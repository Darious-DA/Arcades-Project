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50DD1" w14:textId="77777777" w:rsidR="00572209" w:rsidRDefault="00000000">
      <w:pPr>
        <w:spacing w:line="360" w:lineRule="auto"/>
        <w:jc w:val="center"/>
        <w:rPr>
          <w:sz w:val="40"/>
          <w:szCs w:val="40"/>
          <w:lang w:val="fr-CA"/>
        </w:rPr>
      </w:pPr>
      <w:r>
        <w:rPr>
          <w:rFonts w:hint="eastAsia"/>
          <w:sz w:val="40"/>
          <w:szCs w:val="40"/>
          <w:lang w:val="fr-CA"/>
        </w:rPr>
        <w:t>X</w:t>
      </w:r>
    </w:p>
    <w:p w14:paraId="24BF053D" w14:textId="4319DF12" w:rsidR="00572209" w:rsidRDefault="00000000" w:rsidP="009C1AB2">
      <w:pPr>
        <w:spacing w:after="240" w:line="360" w:lineRule="auto"/>
        <w:jc w:val="center"/>
        <w:rPr>
          <w:lang w:val="fr-CA"/>
        </w:rPr>
      </w:pPr>
      <w:r>
        <w:rPr>
          <w:rFonts w:hint="eastAsia"/>
          <w:lang w:val="fr-CA"/>
        </w:rPr>
        <w:t>[Marx]</w:t>
      </w:r>
    </w:p>
    <w:p w14:paraId="4F38C735" w14:textId="77777777" w:rsidR="00572209" w:rsidRPr="009C1AB2" w:rsidRDefault="00000000">
      <w:pPr>
        <w:spacing w:line="360" w:lineRule="auto"/>
        <w:jc w:val="right"/>
        <w:rPr>
          <w:sz w:val="21"/>
          <w:szCs w:val="21"/>
          <w:lang w:val="fr-CA"/>
        </w:rPr>
      </w:pPr>
      <w:r w:rsidRPr="009C1AB2">
        <w:rPr>
          <w:rFonts w:hint="eastAsia"/>
          <w:sz w:val="21"/>
          <w:szCs w:val="21"/>
          <w:lang w:val="fr-CA"/>
        </w:rPr>
        <w:t>»L</w:t>
      </w:r>
      <w:proofErr w:type="gramStart"/>
      <w:r w:rsidRPr="009C1AB2">
        <w:rPr>
          <w:rFonts w:hint="eastAsia"/>
          <w:sz w:val="21"/>
          <w:szCs w:val="21"/>
          <w:lang w:val="fr-CA"/>
        </w:rPr>
        <w:t>’</w:t>
      </w:r>
      <w:proofErr w:type="gramEnd"/>
      <w:r w:rsidRPr="009C1AB2">
        <w:rPr>
          <w:rFonts w:hint="eastAsia"/>
          <w:sz w:val="21"/>
          <w:szCs w:val="21"/>
          <w:lang w:val="fr-CA"/>
        </w:rPr>
        <w:t>homme qui ach</w:t>
      </w:r>
      <w:r w:rsidRPr="009C1AB2">
        <w:rPr>
          <w:sz w:val="21"/>
          <w:szCs w:val="21"/>
          <w:lang w:val="fr-CA"/>
        </w:rPr>
        <w:t>è</w:t>
      </w:r>
      <w:r w:rsidRPr="009C1AB2">
        <w:rPr>
          <w:rFonts w:hint="eastAsia"/>
          <w:sz w:val="21"/>
          <w:szCs w:val="21"/>
          <w:lang w:val="fr-CA"/>
        </w:rPr>
        <w:t>te et vend r</w:t>
      </w:r>
      <w:r w:rsidRPr="009C1AB2">
        <w:rPr>
          <w:rFonts w:hint="eastAsia"/>
          <w:sz w:val="21"/>
          <w:szCs w:val="21"/>
          <w:lang w:val="fr-CA"/>
        </w:rPr>
        <w:t>é</w:t>
      </w:r>
      <w:r w:rsidRPr="009C1AB2">
        <w:rPr>
          <w:sz w:val="21"/>
          <w:szCs w:val="21"/>
          <w:lang w:val="fr-CA"/>
        </w:rPr>
        <w:t>vè</w:t>
      </w:r>
      <w:r w:rsidRPr="009C1AB2">
        <w:rPr>
          <w:rFonts w:hint="eastAsia"/>
          <w:sz w:val="21"/>
          <w:szCs w:val="21"/>
          <w:lang w:val="fr-CA"/>
        </w:rPr>
        <w:t>le une realite de lui-meme</w:t>
      </w:r>
    </w:p>
    <w:p w14:paraId="503F121F" w14:textId="77777777" w:rsidR="00572209" w:rsidRPr="009C1AB2" w:rsidRDefault="00000000">
      <w:pPr>
        <w:spacing w:line="360" w:lineRule="auto"/>
        <w:jc w:val="right"/>
        <w:rPr>
          <w:sz w:val="21"/>
          <w:szCs w:val="21"/>
          <w:lang w:val="fr-CA"/>
        </w:rPr>
      </w:pPr>
      <w:r w:rsidRPr="009C1AB2">
        <w:rPr>
          <w:rFonts w:hint="eastAsia"/>
          <w:sz w:val="21"/>
          <w:szCs w:val="21"/>
          <w:lang w:val="fr-CA"/>
        </w:rPr>
        <w:t>plus directe et moins arrang</w:t>
      </w:r>
      <w:r w:rsidRPr="009C1AB2">
        <w:rPr>
          <w:sz w:val="21"/>
          <w:szCs w:val="21"/>
          <w:lang w:val="fr-CA"/>
        </w:rPr>
        <w:t>é</w:t>
      </w:r>
      <w:r w:rsidRPr="009C1AB2">
        <w:rPr>
          <w:rFonts w:hint="eastAsia"/>
          <w:sz w:val="21"/>
          <w:szCs w:val="21"/>
          <w:lang w:val="fr-CA"/>
        </w:rPr>
        <w:t>e que l</w:t>
      </w:r>
      <w:proofErr w:type="gramStart"/>
      <w:r w:rsidRPr="009C1AB2">
        <w:rPr>
          <w:rFonts w:hint="eastAsia"/>
          <w:sz w:val="21"/>
          <w:szCs w:val="21"/>
          <w:lang w:val="fr-CA"/>
        </w:rPr>
        <w:t>’</w:t>
      </w:r>
      <w:proofErr w:type="gramEnd"/>
      <w:r w:rsidRPr="009C1AB2">
        <w:rPr>
          <w:rFonts w:hint="eastAsia"/>
          <w:sz w:val="21"/>
          <w:szCs w:val="21"/>
          <w:lang w:val="fr-CA"/>
        </w:rPr>
        <w:t>homme qui discours et combat.«</w:t>
      </w:r>
    </w:p>
    <w:p w14:paraId="1EA70F3F" w14:textId="77777777" w:rsidR="00572209" w:rsidRPr="009C1AB2" w:rsidRDefault="00000000">
      <w:pPr>
        <w:spacing w:line="360" w:lineRule="auto"/>
        <w:jc w:val="right"/>
        <w:rPr>
          <w:sz w:val="21"/>
          <w:szCs w:val="21"/>
          <w:lang w:val="fr-CA"/>
        </w:rPr>
      </w:pPr>
      <w:r w:rsidRPr="009C1AB2">
        <w:rPr>
          <w:rFonts w:hint="eastAsia"/>
          <w:sz w:val="21"/>
          <w:szCs w:val="21"/>
          <w:lang w:val="fr-CA"/>
        </w:rPr>
        <w:t>Maxime Leroy: Les speculations foncieres de Saint-Simon</w:t>
      </w:r>
    </w:p>
    <w:p w14:paraId="0A00B184" w14:textId="77777777" w:rsidR="00572209" w:rsidRPr="009C1AB2" w:rsidRDefault="00000000">
      <w:pPr>
        <w:spacing w:line="360" w:lineRule="auto"/>
        <w:jc w:val="right"/>
        <w:rPr>
          <w:sz w:val="21"/>
          <w:szCs w:val="21"/>
          <w:lang w:val="fr-CA"/>
        </w:rPr>
      </w:pPr>
      <w:r w:rsidRPr="009C1AB2">
        <w:rPr>
          <w:rFonts w:hint="eastAsia"/>
          <w:sz w:val="21"/>
          <w:szCs w:val="21"/>
          <w:lang w:val="fr-CA"/>
        </w:rPr>
        <w:t>et ses quereiles d</w:t>
      </w:r>
      <w:proofErr w:type="gramStart"/>
      <w:r w:rsidRPr="009C1AB2">
        <w:rPr>
          <w:rFonts w:hint="eastAsia"/>
          <w:sz w:val="21"/>
          <w:szCs w:val="21"/>
          <w:lang w:val="fr-CA"/>
        </w:rPr>
        <w:t>’</w:t>
      </w:r>
      <w:proofErr w:type="gramEnd"/>
      <w:r w:rsidRPr="009C1AB2">
        <w:rPr>
          <w:rFonts w:hint="eastAsia"/>
          <w:sz w:val="21"/>
          <w:szCs w:val="21"/>
          <w:lang w:val="fr-CA"/>
        </w:rPr>
        <w:t>affaires avec son associe, le comte de</w:t>
      </w:r>
    </w:p>
    <w:p w14:paraId="57A6CF52" w14:textId="77777777" w:rsidR="00572209" w:rsidRPr="009C1AB2" w:rsidRDefault="00000000">
      <w:pPr>
        <w:spacing w:line="360" w:lineRule="auto"/>
        <w:jc w:val="right"/>
        <w:rPr>
          <w:sz w:val="21"/>
          <w:szCs w:val="21"/>
          <w:lang w:val="fr-CA"/>
        </w:rPr>
      </w:pPr>
      <w:r w:rsidRPr="009C1AB2">
        <w:rPr>
          <w:rFonts w:hint="eastAsia"/>
          <w:sz w:val="21"/>
          <w:szCs w:val="21"/>
          <w:lang w:val="fr-CA"/>
        </w:rPr>
        <w:t xml:space="preserve">Reedern Paris (1925) p </w:t>
      </w:r>
      <w:r w:rsidRPr="009C1AB2">
        <w:rPr>
          <w:sz w:val="21"/>
          <w:szCs w:val="21"/>
          <w:lang w:val="fr-CA"/>
        </w:rPr>
        <w:t>1</w:t>
      </w:r>
    </w:p>
    <w:p w14:paraId="706D0FB3" w14:textId="77777777" w:rsidR="00572209" w:rsidRPr="009C1AB2" w:rsidRDefault="00000000">
      <w:pPr>
        <w:spacing w:line="360" w:lineRule="auto"/>
        <w:jc w:val="right"/>
        <w:rPr>
          <w:sz w:val="21"/>
          <w:szCs w:val="21"/>
          <w:lang w:val="fr-CA"/>
        </w:rPr>
      </w:pPr>
      <w:r w:rsidRPr="009C1AB2">
        <w:rPr>
          <w:rFonts w:hint="eastAsia"/>
          <w:sz w:val="21"/>
          <w:szCs w:val="21"/>
          <w:lang w:val="fr-CA"/>
        </w:rPr>
        <w:t>“</w:t>
      </w:r>
      <w:r w:rsidRPr="009C1AB2">
        <w:rPr>
          <w:sz w:val="21"/>
          <w:szCs w:val="21"/>
        </w:rPr>
        <w:t>购买和销售的人揭示的</w:t>
      </w:r>
      <w:r w:rsidRPr="009C1AB2">
        <w:rPr>
          <w:rFonts w:hint="eastAsia"/>
          <w:sz w:val="21"/>
          <w:szCs w:val="21"/>
        </w:rPr>
        <w:t>自身现实</w:t>
      </w:r>
      <w:r w:rsidRPr="009C1AB2">
        <w:rPr>
          <w:sz w:val="21"/>
          <w:szCs w:val="21"/>
          <w:lang w:val="fr-CA"/>
        </w:rPr>
        <w:t>，</w:t>
      </w:r>
    </w:p>
    <w:p w14:paraId="356C69BC" w14:textId="77777777" w:rsidR="00572209" w:rsidRPr="009C1AB2" w:rsidRDefault="00000000">
      <w:pPr>
        <w:spacing w:line="360" w:lineRule="auto"/>
        <w:jc w:val="right"/>
        <w:rPr>
          <w:sz w:val="21"/>
          <w:szCs w:val="21"/>
        </w:rPr>
      </w:pPr>
      <w:r w:rsidRPr="009C1AB2">
        <w:rPr>
          <w:sz w:val="21"/>
          <w:szCs w:val="21"/>
        </w:rPr>
        <w:t>比演讲和战斗的人更直接、更</w:t>
      </w:r>
      <w:r w:rsidRPr="009C1AB2">
        <w:rPr>
          <w:rFonts w:hint="eastAsia"/>
          <w:sz w:val="21"/>
          <w:szCs w:val="21"/>
        </w:rPr>
        <w:t>真实</w:t>
      </w:r>
      <w:r w:rsidRPr="009C1AB2">
        <w:rPr>
          <w:sz w:val="21"/>
          <w:szCs w:val="21"/>
        </w:rPr>
        <w:t>。</w:t>
      </w:r>
      <w:r w:rsidRPr="009C1AB2">
        <w:rPr>
          <w:rFonts w:hint="eastAsia"/>
          <w:sz w:val="21"/>
          <w:szCs w:val="21"/>
        </w:rPr>
        <w:t>”</w:t>
      </w:r>
    </w:p>
    <w:p w14:paraId="2CAA9EA9" w14:textId="77777777" w:rsidR="00572209" w:rsidRPr="009C1AB2" w:rsidRDefault="00000000">
      <w:pPr>
        <w:spacing w:line="360" w:lineRule="auto"/>
        <w:jc w:val="right"/>
        <w:rPr>
          <w:sz w:val="21"/>
          <w:szCs w:val="21"/>
        </w:rPr>
      </w:pPr>
      <w:r w:rsidRPr="009C1AB2">
        <w:rPr>
          <w:sz w:val="21"/>
          <w:szCs w:val="21"/>
        </w:rPr>
        <w:t>马克西姆</w:t>
      </w:r>
      <w:r w:rsidRPr="009C1AB2">
        <w:rPr>
          <w:sz w:val="21"/>
          <w:szCs w:val="21"/>
        </w:rPr>
        <w:t>·</w:t>
      </w:r>
      <w:r w:rsidRPr="009C1AB2">
        <w:rPr>
          <w:sz w:val="21"/>
          <w:szCs w:val="21"/>
        </w:rPr>
        <w:t>勒罗伊（</w:t>
      </w:r>
      <w:r w:rsidRPr="009C1AB2">
        <w:rPr>
          <w:sz w:val="21"/>
          <w:szCs w:val="21"/>
        </w:rPr>
        <w:t>Maxime Leroy</w:t>
      </w:r>
      <w:r w:rsidRPr="009C1AB2">
        <w:rPr>
          <w:sz w:val="21"/>
          <w:szCs w:val="21"/>
        </w:rPr>
        <w:t>）</w:t>
      </w:r>
      <w:r w:rsidRPr="009C1AB2">
        <w:rPr>
          <w:rStyle w:val="af"/>
          <w:sz w:val="21"/>
          <w:szCs w:val="21"/>
        </w:rPr>
        <w:footnoteReference w:id="1"/>
      </w:r>
      <w:r w:rsidRPr="009C1AB2">
        <w:rPr>
          <w:sz w:val="21"/>
          <w:szCs w:val="21"/>
        </w:rPr>
        <w:t>：</w:t>
      </w:r>
    </w:p>
    <w:p w14:paraId="7B3EE9E3" w14:textId="77777777" w:rsidR="00572209" w:rsidRPr="009C1AB2" w:rsidRDefault="00000000">
      <w:pPr>
        <w:spacing w:line="360" w:lineRule="auto"/>
        <w:jc w:val="right"/>
        <w:rPr>
          <w:sz w:val="21"/>
          <w:szCs w:val="21"/>
        </w:rPr>
      </w:pPr>
      <w:r w:rsidRPr="009C1AB2">
        <w:rPr>
          <w:sz w:val="21"/>
          <w:szCs w:val="21"/>
        </w:rPr>
        <w:t>《圣西门的土地投机及其与合伙人雷德恩伯爵的商业纠纷》</w:t>
      </w:r>
      <w:r w:rsidRPr="009C1AB2">
        <w:rPr>
          <w:rFonts w:hint="eastAsia"/>
          <w:sz w:val="21"/>
          <w:szCs w:val="21"/>
        </w:rPr>
        <w:t>，</w:t>
      </w:r>
    </w:p>
    <w:p w14:paraId="631BE867" w14:textId="528F7C32" w:rsidR="00572209" w:rsidRPr="009C1AB2" w:rsidRDefault="00000000" w:rsidP="009C1AB2">
      <w:pPr>
        <w:spacing w:after="240" w:line="360" w:lineRule="auto"/>
        <w:jc w:val="right"/>
        <w:rPr>
          <w:sz w:val="21"/>
          <w:szCs w:val="21"/>
        </w:rPr>
      </w:pPr>
      <w:r w:rsidRPr="009C1AB2">
        <w:rPr>
          <w:sz w:val="21"/>
          <w:szCs w:val="21"/>
        </w:rPr>
        <w:t>巴黎（</w:t>
      </w:r>
      <w:r w:rsidRPr="009C1AB2">
        <w:rPr>
          <w:sz w:val="21"/>
          <w:szCs w:val="21"/>
        </w:rPr>
        <w:t>1925</w:t>
      </w:r>
      <w:r w:rsidRPr="009C1AB2">
        <w:rPr>
          <w:sz w:val="21"/>
          <w:szCs w:val="21"/>
        </w:rPr>
        <w:t>年），第</w:t>
      </w:r>
      <w:r w:rsidRPr="009C1AB2">
        <w:rPr>
          <w:sz w:val="21"/>
          <w:szCs w:val="21"/>
        </w:rPr>
        <w:t>1</w:t>
      </w:r>
      <w:r w:rsidRPr="009C1AB2">
        <w:rPr>
          <w:sz w:val="21"/>
          <w:szCs w:val="21"/>
        </w:rPr>
        <w:t>页</w:t>
      </w:r>
    </w:p>
    <w:p w14:paraId="17672FD5" w14:textId="77777777" w:rsidR="00572209" w:rsidRDefault="00000000">
      <w:pPr>
        <w:spacing w:line="360" w:lineRule="auto"/>
      </w:pPr>
      <w:r>
        <w:rPr>
          <w:rFonts w:hint="eastAsia"/>
        </w:rPr>
        <w:t xml:space="preserve">»Man </w:t>
      </w:r>
      <w:proofErr w:type="spellStart"/>
      <w:r>
        <w:rPr>
          <w:rFonts w:hint="eastAsia"/>
        </w:rPr>
        <w:t>sieht</w:t>
      </w:r>
      <w:proofErr w:type="spellEnd"/>
      <w:r>
        <w:rPr>
          <w:rFonts w:hint="eastAsia"/>
        </w:rPr>
        <w:t xml:space="preserve">, </w:t>
      </w:r>
      <w:proofErr w:type="spellStart"/>
      <w:r>
        <w:rPr>
          <w:rFonts w:hint="eastAsia"/>
        </w:rPr>
        <w:t>wie</w:t>
      </w:r>
      <w:proofErr w:type="spellEnd"/>
      <w:r>
        <w:rPr>
          <w:rFonts w:hint="eastAsia"/>
        </w:rPr>
        <w:t xml:space="preserve"> die </w:t>
      </w:r>
      <w:proofErr w:type="spellStart"/>
      <w:r>
        <w:rPr>
          <w:rFonts w:hint="eastAsia"/>
        </w:rPr>
        <w:t>Geschichte</w:t>
      </w:r>
      <w:proofErr w:type="spellEnd"/>
      <w:r>
        <w:rPr>
          <w:rFonts w:hint="eastAsia"/>
        </w:rPr>
        <w:t xml:space="preserve"> der </w:t>
      </w:r>
      <w:proofErr w:type="spellStart"/>
      <w:r>
        <w:rPr>
          <w:rFonts w:hint="eastAsia"/>
        </w:rPr>
        <w:t>Industrie</w:t>
      </w:r>
      <w:proofErr w:type="spellEnd"/>
      <w:r>
        <w:rPr>
          <w:rFonts w:hint="eastAsia"/>
        </w:rPr>
        <w:t xml:space="preserve"> und das </w:t>
      </w:r>
      <w:proofErr w:type="spellStart"/>
      <w:r>
        <w:rPr>
          <w:rFonts w:hint="eastAsia"/>
        </w:rPr>
        <w:t>gewordene</w:t>
      </w:r>
      <w:proofErr w:type="spellEnd"/>
      <w:r>
        <w:rPr>
          <w:rFonts w:hint="eastAsia"/>
        </w:rPr>
        <w:t xml:space="preserve"> </w:t>
      </w:r>
      <w:proofErr w:type="spellStart"/>
      <w:r>
        <w:rPr>
          <w:rFonts w:hint="eastAsia"/>
        </w:rPr>
        <w:t>gegen</w:t>
      </w:r>
      <w:r>
        <w:t>s</w:t>
      </w:r>
      <w:r>
        <w:rPr>
          <w:rFonts w:hint="eastAsia"/>
        </w:rPr>
        <w:t>tändliche</w:t>
      </w:r>
      <w:proofErr w:type="spellEnd"/>
      <w:r>
        <w:rPr>
          <w:rFonts w:hint="eastAsia"/>
        </w:rPr>
        <w:t xml:space="preserve"> Dasein der </w:t>
      </w:r>
      <w:proofErr w:type="spellStart"/>
      <w:r>
        <w:rPr>
          <w:rFonts w:hint="eastAsia"/>
        </w:rPr>
        <w:t>Industrie</w:t>
      </w:r>
      <w:proofErr w:type="spellEnd"/>
      <w:r>
        <w:rPr>
          <w:rFonts w:hint="eastAsia"/>
        </w:rPr>
        <w:t xml:space="preserve">, das </w:t>
      </w:r>
      <w:proofErr w:type="spellStart"/>
      <w:r>
        <w:rPr>
          <w:rFonts w:hint="eastAsia"/>
        </w:rPr>
        <w:t>aufgeschlagene</w:t>
      </w:r>
      <w:proofErr w:type="spellEnd"/>
      <w:r>
        <w:rPr>
          <w:rFonts w:hint="eastAsia"/>
        </w:rPr>
        <w:t xml:space="preserve"> Buch der </w:t>
      </w:r>
      <w:proofErr w:type="spellStart"/>
      <w:r>
        <w:rPr>
          <w:rFonts w:hint="eastAsia"/>
        </w:rPr>
        <w:t>menschlichen</w:t>
      </w:r>
      <w:proofErr w:type="spellEnd"/>
      <w:r>
        <w:rPr>
          <w:rFonts w:hint="eastAsia"/>
        </w:rPr>
        <w:t xml:space="preserve"> </w:t>
      </w:r>
      <w:proofErr w:type="spellStart"/>
      <w:r>
        <w:rPr>
          <w:rFonts w:hint="eastAsia"/>
        </w:rPr>
        <w:t>Wesenskräfte</w:t>
      </w:r>
      <w:proofErr w:type="spellEnd"/>
      <w:r>
        <w:rPr>
          <w:rFonts w:hint="eastAsia"/>
        </w:rPr>
        <w:t xml:space="preserve"> ... </w:t>
      </w:r>
      <w:proofErr w:type="spellStart"/>
      <w:r>
        <w:rPr>
          <w:rFonts w:hint="eastAsia"/>
        </w:rPr>
        <w:t>ist</w:t>
      </w:r>
      <w:proofErr w:type="spellEnd"/>
      <w:r>
        <w:rPr>
          <w:rFonts w:hint="eastAsia"/>
        </w:rPr>
        <w:t xml:space="preserve">, die </w:t>
      </w:r>
      <w:proofErr w:type="spellStart"/>
      <w:r>
        <w:rPr>
          <w:rFonts w:hint="eastAsia"/>
        </w:rPr>
        <w:t>bisher</w:t>
      </w:r>
      <w:proofErr w:type="spellEnd"/>
      <w:r>
        <w:rPr>
          <w:rFonts w:hint="eastAsia"/>
        </w:rPr>
        <w:t xml:space="preserve"> </w:t>
      </w:r>
      <w:proofErr w:type="spellStart"/>
      <w:r>
        <w:rPr>
          <w:rFonts w:hint="eastAsia"/>
        </w:rPr>
        <w:t>nicht</w:t>
      </w:r>
      <w:proofErr w:type="spellEnd"/>
      <w:r>
        <w:rPr>
          <w:rFonts w:hint="eastAsia"/>
        </w:rPr>
        <w:t xml:space="preserve"> in </w:t>
      </w:r>
      <w:proofErr w:type="spellStart"/>
      <w:r>
        <w:rPr>
          <w:rFonts w:hint="eastAsia"/>
        </w:rPr>
        <w:t>ihrem</w:t>
      </w:r>
      <w:proofErr w:type="spellEnd"/>
      <w:r>
        <w:rPr>
          <w:rFonts w:hint="eastAsia"/>
        </w:rPr>
        <w:t xml:space="preserve"> </w:t>
      </w:r>
      <w:proofErr w:type="spellStart"/>
      <w:r>
        <w:rPr>
          <w:rFonts w:hint="eastAsia"/>
        </w:rPr>
        <w:t>Zusammenhang</w:t>
      </w:r>
      <w:proofErr w:type="spellEnd"/>
      <w:r>
        <w:rPr>
          <w:rFonts w:hint="eastAsia"/>
        </w:rPr>
        <w:t xml:space="preserve"> </w:t>
      </w:r>
      <w:proofErr w:type="spellStart"/>
      <w:r>
        <w:rPr>
          <w:rFonts w:hint="eastAsia"/>
        </w:rPr>
        <w:t>mit</w:t>
      </w:r>
      <w:proofErr w:type="spellEnd"/>
      <w:r>
        <w:rPr>
          <w:rFonts w:hint="eastAsia"/>
        </w:rPr>
        <w:t xml:space="preserve"> dem </w:t>
      </w:r>
      <w:proofErr w:type="spellStart"/>
      <w:r>
        <w:rPr>
          <w:rFonts w:hint="eastAsia"/>
        </w:rPr>
        <w:t>Wesen</w:t>
      </w:r>
      <w:proofErr w:type="spellEnd"/>
      <w:r>
        <w:rPr>
          <w:rFonts w:hint="eastAsia"/>
        </w:rPr>
        <w:t xml:space="preserve"> des Menschen, </w:t>
      </w:r>
      <w:proofErr w:type="spellStart"/>
      <w:r>
        <w:rPr>
          <w:rFonts w:hint="eastAsia"/>
        </w:rPr>
        <w:t>sondern</w:t>
      </w:r>
      <w:proofErr w:type="spellEnd"/>
      <w:r>
        <w:rPr>
          <w:rFonts w:hint="eastAsia"/>
        </w:rPr>
        <w:t xml:space="preserve"> </w:t>
      </w:r>
      <w:proofErr w:type="spellStart"/>
      <w:r>
        <w:rPr>
          <w:rFonts w:hint="eastAsia"/>
        </w:rPr>
        <w:t>immer</w:t>
      </w:r>
      <w:proofErr w:type="spellEnd"/>
      <w:r>
        <w:rPr>
          <w:rFonts w:hint="eastAsia"/>
        </w:rPr>
        <w:t xml:space="preserve"> </w:t>
      </w:r>
      <w:proofErr w:type="spellStart"/>
      <w:r>
        <w:rPr>
          <w:rFonts w:hint="eastAsia"/>
        </w:rPr>
        <w:t>nur</w:t>
      </w:r>
      <w:proofErr w:type="spellEnd"/>
      <w:r>
        <w:rPr>
          <w:rFonts w:hint="eastAsia"/>
        </w:rPr>
        <w:t xml:space="preserve"> in </w:t>
      </w:r>
      <w:proofErr w:type="spellStart"/>
      <w:r>
        <w:rPr>
          <w:rFonts w:hint="eastAsia"/>
        </w:rPr>
        <w:t>einer</w:t>
      </w:r>
      <w:proofErr w:type="spellEnd"/>
      <w:r>
        <w:rPr>
          <w:rFonts w:hint="eastAsia"/>
        </w:rPr>
        <w:t xml:space="preserve"> </w:t>
      </w:r>
      <w:proofErr w:type="spellStart"/>
      <w:r>
        <w:rPr>
          <w:rFonts w:hint="eastAsia"/>
        </w:rPr>
        <w:t>äußeren</w:t>
      </w:r>
      <w:proofErr w:type="spellEnd"/>
      <w:r>
        <w:rPr>
          <w:rFonts w:hint="eastAsia"/>
        </w:rPr>
        <w:t xml:space="preserve"> N</w:t>
      </w:r>
      <w:r>
        <w:rPr>
          <w:rFonts w:hint="eastAsia"/>
        </w:rPr>
        <w:t>ü</w:t>
      </w:r>
      <w:proofErr w:type="spellStart"/>
      <w:r>
        <w:rPr>
          <w:rFonts w:hint="eastAsia"/>
        </w:rPr>
        <w:t>tzlichkeitsbeziehung</w:t>
      </w:r>
      <w:proofErr w:type="spellEnd"/>
      <w:r>
        <w:rPr>
          <w:rFonts w:hint="eastAsia"/>
        </w:rPr>
        <w:t xml:space="preserve"> </w:t>
      </w:r>
      <w:proofErr w:type="spellStart"/>
      <w:r>
        <w:rPr>
          <w:rFonts w:hint="eastAsia"/>
        </w:rPr>
        <w:t>gefaßt</w:t>
      </w:r>
      <w:proofErr w:type="spellEnd"/>
      <w:r>
        <w:rPr>
          <w:rFonts w:hint="eastAsia"/>
        </w:rPr>
        <w:t xml:space="preserve"> </w:t>
      </w:r>
      <w:proofErr w:type="spellStart"/>
      <w:r>
        <w:rPr>
          <w:rFonts w:hint="eastAsia"/>
        </w:rPr>
        <w:t>wurden</w:t>
      </w:r>
      <w:proofErr w:type="spellEnd"/>
      <w:r>
        <w:rPr>
          <w:rFonts w:hint="eastAsia"/>
        </w:rPr>
        <w:t xml:space="preserve"> ... Die </w:t>
      </w:r>
      <w:proofErr w:type="spellStart"/>
      <w:r>
        <w:rPr>
          <w:rFonts w:hint="eastAsia"/>
        </w:rPr>
        <w:t>Industrie</w:t>
      </w:r>
      <w:proofErr w:type="spellEnd"/>
      <w:r>
        <w:rPr>
          <w:rFonts w:hint="eastAsia"/>
        </w:rPr>
        <w:t xml:space="preserve"> </w:t>
      </w:r>
      <w:proofErr w:type="spellStart"/>
      <w:r>
        <w:rPr>
          <w:rFonts w:hint="eastAsia"/>
        </w:rPr>
        <w:t>ist</w:t>
      </w:r>
      <w:proofErr w:type="spellEnd"/>
      <w:r>
        <w:rPr>
          <w:rFonts w:hint="eastAsia"/>
        </w:rPr>
        <w:t xml:space="preserve"> das </w:t>
      </w:r>
      <w:proofErr w:type="spellStart"/>
      <w:r>
        <w:rPr>
          <w:rFonts w:hint="eastAsia"/>
        </w:rPr>
        <w:t>wirkliche</w:t>
      </w:r>
      <w:proofErr w:type="spellEnd"/>
      <w:r>
        <w:rPr>
          <w:rFonts w:hint="eastAsia"/>
        </w:rPr>
        <w:t xml:space="preserve"> </w:t>
      </w:r>
      <w:proofErr w:type="spellStart"/>
      <w:r>
        <w:rPr>
          <w:rFonts w:hint="eastAsia"/>
        </w:rPr>
        <w:t>geschichtliche</w:t>
      </w:r>
      <w:proofErr w:type="spellEnd"/>
      <w:r>
        <w:rPr>
          <w:rFonts w:hint="eastAsia"/>
        </w:rPr>
        <w:t xml:space="preserve"> </w:t>
      </w:r>
      <w:proofErr w:type="spellStart"/>
      <w:r>
        <w:rPr>
          <w:rFonts w:hint="eastAsia"/>
        </w:rPr>
        <w:t>Verhältnis</w:t>
      </w:r>
      <w:proofErr w:type="spellEnd"/>
      <w:r>
        <w:rPr>
          <w:rFonts w:hint="eastAsia"/>
        </w:rPr>
        <w:t xml:space="preserve"> der </w:t>
      </w:r>
      <w:proofErr w:type="spellStart"/>
      <w:r>
        <w:rPr>
          <w:rFonts w:hint="eastAsia"/>
        </w:rPr>
        <w:t>Natur</w:t>
      </w:r>
      <w:proofErr w:type="spellEnd"/>
      <w:r>
        <w:rPr>
          <w:rFonts w:hint="eastAsia"/>
        </w:rPr>
        <w:t xml:space="preserve"> und </w:t>
      </w:r>
      <w:proofErr w:type="spellStart"/>
      <w:r>
        <w:rPr>
          <w:rFonts w:hint="eastAsia"/>
        </w:rPr>
        <w:t>daher</w:t>
      </w:r>
      <w:proofErr w:type="spellEnd"/>
      <w:r>
        <w:rPr>
          <w:rFonts w:hint="eastAsia"/>
        </w:rPr>
        <w:t xml:space="preserve"> der </w:t>
      </w:r>
      <w:proofErr w:type="spellStart"/>
      <w:r>
        <w:rPr>
          <w:rFonts w:hint="eastAsia"/>
        </w:rPr>
        <w:t>Naturwissenschaft</w:t>
      </w:r>
      <w:proofErr w:type="spellEnd"/>
      <w:r>
        <w:rPr>
          <w:rFonts w:hint="eastAsia"/>
        </w:rPr>
        <w:t xml:space="preserve"> </w:t>
      </w:r>
      <w:proofErr w:type="spellStart"/>
      <w:r>
        <w:rPr>
          <w:rFonts w:hint="eastAsia"/>
        </w:rPr>
        <w:t>zum</w:t>
      </w:r>
      <w:proofErr w:type="spellEnd"/>
      <w:r>
        <w:rPr>
          <w:rFonts w:hint="eastAsia"/>
        </w:rPr>
        <w:t xml:space="preserve"> Menschen.« Karl Marx: </w:t>
      </w:r>
      <w:proofErr w:type="spellStart"/>
      <w:r>
        <w:rPr>
          <w:rFonts w:hint="eastAsia"/>
        </w:rPr>
        <w:t>Nationalökonomie</w:t>
      </w:r>
      <w:proofErr w:type="spellEnd"/>
      <w:r>
        <w:rPr>
          <w:rFonts w:hint="eastAsia"/>
        </w:rPr>
        <w:t xml:space="preserve"> und Philosophie (1844) [Karl Marx: Der </w:t>
      </w:r>
      <w:proofErr w:type="spellStart"/>
      <w:r>
        <w:rPr>
          <w:rFonts w:hint="eastAsia"/>
        </w:rPr>
        <w:t>historische</w:t>
      </w:r>
      <w:proofErr w:type="spellEnd"/>
      <w:r>
        <w:rPr>
          <w:rFonts w:hint="eastAsia"/>
        </w:rPr>
        <w:t xml:space="preserve"> </w:t>
      </w:r>
      <w:proofErr w:type="spellStart"/>
      <w:r>
        <w:rPr>
          <w:rFonts w:hint="eastAsia"/>
        </w:rPr>
        <w:t>Materialismus</w:t>
      </w:r>
      <w:proofErr w:type="spellEnd"/>
      <w:r>
        <w:rPr>
          <w:rFonts w:hint="eastAsia"/>
        </w:rPr>
        <w:t xml:space="preserve"> ed Landshut und Mayer Leipzig (1932) I p 303/ 304] </w:t>
      </w:r>
    </w:p>
    <w:p w14:paraId="40AF9873" w14:textId="77777777" w:rsidR="00572209" w:rsidRDefault="00000000">
      <w:pPr>
        <w:spacing w:line="360" w:lineRule="auto"/>
        <w:jc w:val="right"/>
        <w:rPr>
          <w:lang w:val="fr-CA"/>
        </w:rPr>
      </w:pPr>
      <w:r>
        <w:rPr>
          <w:rFonts w:hint="eastAsia"/>
          <w:lang w:val="fr-CA"/>
        </w:rPr>
        <w:t xml:space="preserve">[X </w:t>
      </w:r>
      <w:r>
        <w:rPr>
          <w:lang w:val="fr-CA"/>
        </w:rPr>
        <w:t>1</w:t>
      </w:r>
      <w:r>
        <w:rPr>
          <w:rFonts w:hint="eastAsia"/>
          <w:lang w:val="fr-CA"/>
        </w:rPr>
        <w:t>,</w:t>
      </w:r>
      <w:r>
        <w:rPr>
          <w:lang w:val="fr-CA"/>
        </w:rPr>
        <w:t>1</w:t>
      </w:r>
      <w:r>
        <w:rPr>
          <w:rFonts w:hint="eastAsia"/>
          <w:lang w:val="fr-CA"/>
        </w:rPr>
        <w:t>]</w:t>
      </w:r>
    </w:p>
    <w:p w14:paraId="632D2BF4" w14:textId="77777777" w:rsidR="00572209" w:rsidRDefault="00000000">
      <w:pPr>
        <w:spacing w:line="360" w:lineRule="auto"/>
      </w:pPr>
      <w:r>
        <w:rPr>
          <w:rFonts w:hint="eastAsia"/>
        </w:rPr>
        <w:t>“</w:t>
      </w:r>
      <w:r>
        <w:t>可见，工业和工业既成的、对象性的存在，是</w:t>
      </w:r>
      <w:r>
        <w:rPr>
          <w:rFonts w:hint="eastAsia"/>
        </w:rPr>
        <w:t>已经</w:t>
      </w:r>
      <w:r>
        <w:t>打开人类本质力量的书卷</w:t>
      </w:r>
      <w:r>
        <w:t>……</w:t>
      </w:r>
      <w:r>
        <w:t>，</w:t>
      </w:r>
      <w:r>
        <w:rPr>
          <w:rFonts w:hint="eastAsia"/>
        </w:rPr>
        <w:t>（</w:t>
      </w:r>
      <w:r>
        <w:t>这些本质力量）迄今</w:t>
      </w:r>
      <w:r>
        <w:rPr>
          <w:rFonts w:hint="eastAsia"/>
        </w:rPr>
        <w:t>只</w:t>
      </w:r>
      <w:r>
        <w:t>被理解为与人的本质无关的外在效用关系</w:t>
      </w:r>
      <w:r>
        <w:t>……</w:t>
      </w:r>
      <w:r>
        <w:t>工业是自然界对人，因而也是自然科学对人的现实的历史关系。</w:t>
      </w:r>
      <w:r>
        <w:rPr>
          <w:rFonts w:hint="eastAsia"/>
        </w:rPr>
        <w:t>”</w:t>
      </w:r>
      <w:r>
        <w:t>卡尔</w:t>
      </w:r>
      <w:r>
        <w:t>·</w:t>
      </w:r>
      <w:r>
        <w:t>马克思：《国民经济学与哲学》</w:t>
      </w:r>
      <w:r>
        <w:rPr>
          <w:rFonts w:hint="eastAsia"/>
        </w:rPr>
        <w:t>（</w:t>
      </w:r>
      <w:proofErr w:type="spellStart"/>
      <w:r>
        <w:rPr>
          <w:rFonts w:hint="eastAsia"/>
          <w:i/>
          <w:iCs/>
        </w:rPr>
        <w:t>Nationalökonomie</w:t>
      </w:r>
      <w:proofErr w:type="spellEnd"/>
      <w:r>
        <w:rPr>
          <w:rFonts w:hint="eastAsia"/>
          <w:i/>
          <w:iCs/>
        </w:rPr>
        <w:t xml:space="preserve"> und Philosophie</w:t>
      </w:r>
      <w:r>
        <w:rPr>
          <w:rFonts w:hint="eastAsia"/>
        </w:rPr>
        <w:t>）</w:t>
      </w:r>
      <w:r>
        <w:rPr>
          <w:rFonts w:hint="eastAsia"/>
          <w:i/>
          <w:iCs/>
        </w:rPr>
        <w:t>（</w:t>
      </w:r>
      <w:r>
        <w:t>1844</w:t>
      </w:r>
      <w:r>
        <w:rPr>
          <w:rFonts w:hint="eastAsia"/>
        </w:rPr>
        <w:t>年）</w:t>
      </w:r>
      <w:r>
        <w:rPr>
          <w:rStyle w:val="af"/>
        </w:rPr>
        <w:footnoteReference w:id="2"/>
      </w:r>
      <w:r>
        <w:t>〔载于卡尔</w:t>
      </w:r>
      <w:r>
        <w:t>·</w:t>
      </w:r>
      <w:r>
        <w:t>马克思：《历史唯物主义》</w:t>
      </w:r>
      <w:r>
        <w:rPr>
          <w:rFonts w:hint="eastAsia"/>
        </w:rPr>
        <w:t>（</w:t>
      </w:r>
      <w:r>
        <w:rPr>
          <w:rFonts w:hint="eastAsia"/>
          <w:i/>
          <w:iCs/>
        </w:rPr>
        <w:t xml:space="preserve">Der </w:t>
      </w:r>
      <w:proofErr w:type="spellStart"/>
      <w:r>
        <w:rPr>
          <w:rFonts w:hint="eastAsia"/>
          <w:i/>
          <w:iCs/>
        </w:rPr>
        <w:t>historische</w:t>
      </w:r>
      <w:proofErr w:type="spellEnd"/>
      <w:r>
        <w:rPr>
          <w:rFonts w:hint="eastAsia"/>
          <w:i/>
          <w:iCs/>
        </w:rPr>
        <w:t xml:space="preserve"> </w:t>
      </w:r>
      <w:proofErr w:type="spellStart"/>
      <w:r>
        <w:rPr>
          <w:rFonts w:hint="eastAsia"/>
          <w:i/>
          <w:iCs/>
        </w:rPr>
        <w:t>Materialismus</w:t>
      </w:r>
      <w:proofErr w:type="spellEnd"/>
      <w:r>
        <w:rPr>
          <w:rFonts w:hint="eastAsia"/>
        </w:rPr>
        <w:t>）</w:t>
      </w:r>
      <w:r>
        <w:rPr>
          <w:rStyle w:val="af"/>
        </w:rPr>
        <w:footnoteReference w:id="3"/>
      </w:r>
      <w:r>
        <w:t>，兰茨胡特和迈尔</w:t>
      </w:r>
      <w:r>
        <w:rPr>
          <w:rStyle w:val="af"/>
        </w:rPr>
        <w:footnoteReference w:id="4"/>
      </w:r>
      <w:r>
        <w:t>编，莱比锡（</w:t>
      </w:r>
      <w:r>
        <w:t>1932</w:t>
      </w:r>
      <w:r>
        <w:t>年），第一卷，第</w:t>
      </w:r>
      <w:r>
        <w:t>303/304</w:t>
      </w:r>
      <w:r>
        <w:t>页〕</w:t>
      </w:r>
    </w:p>
    <w:p w14:paraId="2B78563C" w14:textId="77777777" w:rsidR="00572209" w:rsidRDefault="00000000">
      <w:pPr>
        <w:spacing w:line="360" w:lineRule="auto"/>
        <w:jc w:val="right"/>
      </w:pPr>
      <w:r>
        <w:t>[X</w:t>
      </w:r>
      <w:r>
        <w:rPr>
          <w:rFonts w:hint="eastAsia"/>
        </w:rPr>
        <w:t xml:space="preserve"> </w:t>
      </w:r>
      <w:r>
        <w:t>1,1]</w:t>
      </w:r>
    </w:p>
    <w:p w14:paraId="42910933" w14:textId="77777777" w:rsidR="00572209" w:rsidRDefault="00572209">
      <w:pPr>
        <w:spacing w:line="360" w:lineRule="auto"/>
      </w:pPr>
    </w:p>
    <w:p w14:paraId="21B35AF0" w14:textId="77777777" w:rsidR="00572209" w:rsidRDefault="00000000">
      <w:pPr>
        <w:spacing w:line="360" w:lineRule="auto"/>
      </w:pPr>
      <w:r>
        <w:rPr>
          <w:rFonts w:hint="eastAsia"/>
        </w:rPr>
        <w:t>»</w:t>
      </w:r>
      <w:proofErr w:type="spellStart"/>
      <w:r>
        <w:rPr>
          <w:rFonts w:hint="eastAsia"/>
        </w:rPr>
        <w:t>Nicht</w:t>
      </w:r>
      <w:proofErr w:type="spellEnd"/>
      <w:r>
        <w:rPr>
          <w:rFonts w:hint="eastAsia"/>
        </w:rPr>
        <w:t xml:space="preserve"> </w:t>
      </w:r>
      <w:proofErr w:type="spellStart"/>
      <w:r>
        <w:rPr>
          <w:rFonts w:hint="eastAsia"/>
        </w:rPr>
        <w:t>nur</w:t>
      </w:r>
      <w:proofErr w:type="spellEnd"/>
      <w:r>
        <w:rPr>
          <w:rFonts w:hint="eastAsia"/>
        </w:rPr>
        <w:t xml:space="preserve"> der </w:t>
      </w:r>
      <w:proofErr w:type="spellStart"/>
      <w:r>
        <w:rPr>
          <w:rFonts w:hint="eastAsia"/>
        </w:rPr>
        <w:t>Reichtum</w:t>
      </w:r>
      <w:proofErr w:type="spellEnd"/>
      <w:r>
        <w:rPr>
          <w:rFonts w:hint="eastAsia"/>
        </w:rPr>
        <w:t xml:space="preserve">, </w:t>
      </w:r>
      <w:proofErr w:type="spellStart"/>
      <w:r>
        <w:rPr>
          <w:rFonts w:hint="eastAsia"/>
        </w:rPr>
        <w:t>auch</w:t>
      </w:r>
      <w:proofErr w:type="spellEnd"/>
      <w:r>
        <w:rPr>
          <w:rFonts w:hint="eastAsia"/>
        </w:rPr>
        <w:t xml:space="preserve"> die </w:t>
      </w:r>
      <w:proofErr w:type="spellStart"/>
      <w:r>
        <w:rPr>
          <w:rFonts w:hint="eastAsia"/>
        </w:rPr>
        <w:t>Armut</w:t>
      </w:r>
      <w:proofErr w:type="spellEnd"/>
      <w:r>
        <w:rPr>
          <w:rFonts w:hint="eastAsia"/>
        </w:rPr>
        <w:t xml:space="preserve"> des Menschen </w:t>
      </w:r>
      <w:proofErr w:type="spellStart"/>
      <w:r>
        <w:rPr>
          <w:rFonts w:hint="eastAsia"/>
        </w:rPr>
        <w:t>erhält</w:t>
      </w:r>
      <w:proofErr w:type="spellEnd"/>
      <w:r>
        <w:rPr>
          <w:rFonts w:hint="eastAsia"/>
        </w:rPr>
        <w:t xml:space="preserve"> </w:t>
      </w:r>
      <w:proofErr w:type="spellStart"/>
      <w:r>
        <w:rPr>
          <w:rFonts w:hint="eastAsia"/>
        </w:rPr>
        <w:t>gleichmäßig</w:t>
      </w:r>
      <w:proofErr w:type="spellEnd"/>
      <w:r>
        <w:rPr>
          <w:rFonts w:hint="eastAsia"/>
        </w:rPr>
        <w:t xml:space="preserve"> - </w:t>
      </w:r>
      <w:proofErr w:type="spellStart"/>
      <w:r>
        <w:rPr>
          <w:rFonts w:hint="eastAsia"/>
        </w:rPr>
        <w:t>unter</w:t>
      </w:r>
      <w:proofErr w:type="spellEnd"/>
      <w:r>
        <w:rPr>
          <w:rFonts w:hint="eastAsia"/>
        </w:rPr>
        <w:t xml:space="preserve"> </w:t>
      </w:r>
      <w:proofErr w:type="spellStart"/>
      <w:r>
        <w:rPr>
          <w:rFonts w:hint="eastAsia"/>
        </w:rPr>
        <w:t>Voraussetzung</w:t>
      </w:r>
      <w:proofErr w:type="spellEnd"/>
      <w:r>
        <w:rPr>
          <w:rFonts w:hint="eastAsia"/>
        </w:rPr>
        <w:t xml:space="preserve"> des </w:t>
      </w:r>
      <w:proofErr w:type="spellStart"/>
      <w:r>
        <w:rPr>
          <w:rFonts w:hint="eastAsia"/>
        </w:rPr>
        <w:t>Sozialismus</w:t>
      </w:r>
      <w:proofErr w:type="spellEnd"/>
      <w:r>
        <w:rPr>
          <w:rFonts w:hint="eastAsia"/>
        </w:rPr>
        <w:t xml:space="preserve"> - </w:t>
      </w:r>
      <w:proofErr w:type="spellStart"/>
      <w:r>
        <w:rPr>
          <w:rFonts w:hint="eastAsia"/>
        </w:rPr>
        <w:t>eine</w:t>
      </w:r>
      <w:proofErr w:type="spellEnd"/>
      <w:r>
        <w:rPr>
          <w:rFonts w:hint="eastAsia"/>
        </w:rPr>
        <w:t xml:space="preserve"> </w:t>
      </w:r>
      <w:proofErr w:type="spellStart"/>
      <w:r>
        <w:rPr>
          <w:rFonts w:hint="eastAsia"/>
        </w:rPr>
        <w:t>menschliche</w:t>
      </w:r>
      <w:proofErr w:type="spellEnd"/>
      <w:r>
        <w:rPr>
          <w:rFonts w:hint="eastAsia"/>
        </w:rPr>
        <w:t xml:space="preserve"> und </w:t>
      </w:r>
      <w:proofErr w:type="spellStart"/>
      <w:r>
        <w:rPr>
          <w:rFonts w:hint="eastAsia"/>
        </w:rPr>
        <w:t>daher</w:t>
      </w:r>
      <w:proofErr w:type="spellEnd"/>
      <w:r>
        <w:rPr>
          <w:rFonts w:hint="eastAsia"/>
        </w:rPr>
        <w:t xml:space="preserve"> </w:t>
      </w:r>
      <w:proofErr w:type="spellStart"/>
      <w:r>
        <w:rPr>
          <w:rFonts w:hint="eastAsia"/>
        </w:rPr>
        <w:t>gesellschaftliche</w:t>
      </w:r>
      <w:proofErr w:type="spellEnd"/>
      <w:r>
        <w:rPr>
          <w:rFonts w:hint="eastAsia"/>
        </w:rPr>
        <w:t xml:space="preserve"> </w:t>
      </w:r>
      <w:proofErr w:type="spellStart"/>
      <w:r>
        <w:rPr>
          <w:rFonts w:hint="eastAsia"/>
        </w:rPr>
        <w:t>Bedeutung</w:t>
      </w:r>
      <w:proofErr w:type="spellEnd"/>
      <w:r>
        <w:rPr>
          <w:rFonts w:hint="eastAsia"/>
        </w:rPr>
        <w:t xml:space="preserve">. Sie </w:t>
      </w:r>
      <w:proofErr w:type="spellStart"/>
      <w:r>
        <w:rPr>
          <w:rFonts w:hint="eastAsia"/>
        </w:rPr>
        <w:t>ist</w:t>
      </w:r>
      <w:proofErr w:type="spellEnd"/>
      <w:r>
        <w:rPr>
          <w:rFonts w:hint="eastAsia"/>
        </w:rPr>
        <w:t xml:space="preserve"> das positive Band, we1ches dem Menschen den </w:t>
      </w:r>
      <w:proofErr w:type="spellStart"/>
      <w:r>
        <w:rPr>
          <w:rFonts w:hint="eastAsia"/>
        </w:rPr>
        <w:t>größten</w:t>
      </w:r>
      <w:proofErr w:type="spellEnd"/>
      <w:r>
        <w:rPr>
          <w:rFonts w:hint="eastAsia"/>
        </w:rPr>
        <w:t xml:space="preserve"> </w:t>
      </w:r>
      <w:proofErr w:type="spellStart"/>
      <w:r>
        <w:rPr>
          <w:rFonts w:hint="eastAsia"/>
        </w:rPr>
        <w:t>Reichtum</w:t>
      </w:r>
      <w:proofErr w:type="spellEnd"/>
      <w:r>
        <w:rPr>
          <w:rFonts w:hint="eastAsia"/>
        </w:rPr>
        <w:t xml:space="preserve">, den </w:t>
      </w:r>
      <w:proofErr w:type="spellStart"/>
      <w:r>
        <w:rPr>
          <w:rFonts w:hint="eastAsia"/>
        </w:rPr>
        <w:t>anderen</w:t>
      </w:r>
      <w:proofErr w:type="spellEnd"/>
      <w:r>
        <w:rPr>
          <w:rFonts w:hint="eastAsia"/>
        </w:rPr>
        <w:t xml:space="preserve"> Menschen </w:t>
      </w:r>
      <w:proofErr w:type="spellStart"/>
      <w:r>
        <w:rPr>
          <w:rFonts w:hint="eastAsia"/>
        </w:rPr>
        <w:t>als</w:t>
      </w:r>
      <w:proofErr w:type="spellEnd"/>
      <w:r>
        <w:rPr>
          <w:rFonts w:hint="eastAsia"/>
        </w:rPr>
        <w:t xml:space="preserve"> Bed</w:t>
      </w:r>
      <w:r>
        <w:rPr>
          <w:rFonts w:hint="eastAsia"/>
        </w:rPr>
        <w:t>ü</w:t>
      </w:r>
      <w:proofErr w:type="spellStart"/>
      <w:r>
        <w:rPr>
          <w:rFonts w:hint="eastAsia"/>
        </w:rPr>
        <w:t>rfnis</w:t>
      </w:r>
      <w:proofErr w:type="spellEnd"/>
      <w:r>
        <w:rPr>
          <w:rFonts w:hint="eastAsia"/>
        </w:rPr>
        <w:t xml:space="preserve"> </w:t>
      </w:r>
      <w:proofErr w:type="spellStart"/>
      <w:r>
        <w:rPr>
          <w:rFonts w:hint="eastAsia"/>
        </w:rPr>
        <w:t>empfinden</w:t>
      </w:r>
      <w:proofErr w:type="spellEnd"/>
      <w:r>
        <w:rPr>
          <w:rFonts w:hint="eastAsia"/>
        </w:rPr>
        <w:t xml:space="preserve"> </w:t>
      </w:r>
      <w:proofErr w:type="spellStart"/>
      <w:r>
        <w:rPr>
          <w:rFonts w:hint="eastAsia"/>
        </w:rPr>
        <w:t>laßt</w:t>
      </w:r>
      <w:proofErr w:type="spellEnd"/>
      <w:r>
        <w:rPr>
          <w:rFonts w:hint="eastAsia"/>
        </w:rPr>
        <w:t xml:space="preserve">.« Karl Marx: </w:t>
      </w:r>
      <w:proofErr w:type="spellStart"/>
      <w:r>
        <w:rPr>
          <w:rFonts w:hint="eastAsia"/>
        </w:rPr>
        <w:t>Nationalökonomie</w:t>
      </w:r>
      <w:proofErr w:type="spellEnd"/>
      <w:r>
        <w:rPr>
          <w:rFonts w:hint="eastAsia"/>
        </w:rPr>
        <w:t xml:space="preserve"> und Philosophie [Karl Marx: Der </w:t>
      </w:r>
      <w:proofErr w:type="spellStart"/>
      <w:r>
        <w:rPr>
          <w:rFonts w:hint="eastAsia"/>
        </w:rPr>
        <w:t>historische</w:t>
      </w:r>
      <w:proofErr w:type="spellEnd"/>
      <w:r>
        <w:rPr>
          <w:rFonts w:hint="eastAsia"/>
        </w:rPr>
        <w:t xml:space="preserve"> </w:t>
      </w:r>
      <w:proofErr w:type="spellStart"/>
      <w:r>
        <w:rPr>
          <w:rFonts w:hint="eastAsia"/>
        </w:rPr>
        <w:t>Materialismus</w:t>
      </w:r>
      <w:proofErr w:type="spellEnd"/>
      <w:r>
        <w:rPr>
          <w:rFonts w:hint="eastAsia"/>
        </w:rPr>
        <w:t xml:space="preserve"> ed Landshut und Mayer </w:t>
      </w:r>
      <w:proofErr w:type="spellStart"/>
      <w:r>
        <w:rPr>
          <w:rFonts w:hint="eastAsia"/>
        </w:rPr>
        <w:t>Lpz</w:t>
      </w:r>
      <w:proofErr w:type="spellEnd"/>
      <w:r>
        <w:rPr>
          <w:rFonts w:hint="eastAsia"/>
        </w:rPr>
        <w:t xml:space="preserve"> I 305]</w:t>
      </w:r>
    </w:p>
    <w:p w14:paraId="511AB55B" w14:textId="77777777" w:rsidR="00572209" w:rsidRDefault="00000000">
      <w:pPr>
        <w:spacing w:line="360" w:lineRule="auto"/>
        <w:jc w:val="right"/>
      </w:pPr>
      <w:r>
        <w:rPr>
          <w:rFonts w:hint="eastAsia"/>
        </w:rPr>
        <w:t xml:space="preserve"> [X 1,2]</w:t>
      </w:r>
    </w:p>
    <w:p w14:paraId="3EA94583" w14:textId="77777777" w:rsidR="00572209" w:rsidRDefault="00000000">
      <w:pPr>
        <w:spacing w:line="360" w:lineRule="auto"/>
      </w:pPr>
      <w:r>
        <w:t>“</w:t>
      </w:r>
      <w:r>
        <w:t>在社会主义的前提下，人的富有和人的贫困都同样具有人性的，从而也是社会的意义。贫困是一</w:t>
      </w:r>
      <w:r>
        <w:rPr>
          <w:rFonts w:hint="eastAsia"/>
        </w:rPr>
        <w:t>种</w:t>
      </w:r>
      <w:r>
        <w:t>积极纽带</w:t>
      </w:r>
      <w:r>
        <w:rPr>
          <w:rFonts w:hint="eastAsia"/>
        </w:rPr>
        <w:t>，</w:t>
      </w:r>
      <w:r>
        <w:t>使人感受到他人即是最重要的财富。</w:t>
      </w:r>
      <w:r>
        <w:t>”</w:t>
      </w:r>
      <w:r>
        <w:t>卡尔</w:t>
      </w:r>
      <w:r>
        <w:t>·</w:t>
      </w:r>
      <w:r>
        <w:t>马克思：《国民经济学与哲学》〔</w:t>
      </w:r>
      <w:r>
        <w:rPr>
          <w:rFonts w:hint="eastAsia"/>
        </w:rPr>
        <w:t>参见</w:t>
      </w:r>
      <w:r>
        <w:t>卡尔</w:t>
      </w:r>
      <w:r>
        <w:t>·</w:t>
      </w:r>
      <w:r>
        <w:t>马克思：《历史唯物主义》，兰茨胡特和迈尔编，莱比锡，第一卷，第</w:t>
      </w:r>
      <w:r>
        <w:t>305</w:t>
      </w:r>
      <w:r>
        <w:t>页〕</w:t>
      </w:r>
    </w:p>
    <w:p w14:paraId="51C6FE20" w14:textId="77777777" w:rsidR="00572209" w:rsidRDefault="00000000">
      <w:pPr>
        <w:spacing w:line="360" w:lineRule="auto"/>
        <w:jc w:val="right"/>
      </w:pPr>
      <w:r>
        <w:t>[X 1,2]</w:t>
      </w:r>
    </w:p>
    <w:p w14:paraId="5A0FE684" w14:textId="77777777" w:rsidR="00572209" w:rsidRDefault="00572209">
      <w:pPr>
        <w:spacing w:line="360" w:lineRule="auto"/>
      </w:pPr>
    </w:p>
    <w:p w14:paraId="6B46C930" w14:textId="77777777" w:rsidR="00572209" w:rsidRDefault="00000000">
      <w:pPr>
        <w:spacing w:line="360" w:lineRule="auto"/>
      </w:pPr>
      <w:r>
        <w:rPr>
          <w:rFonts w:hint="eastAsia"/>
        </w:rPr>
        <w:t>»</w:t>
      </w:r>
      <w:proofErr w:type="spellStart"/>
      <w:r>
        <w:rPr>
          <w:rFonts w:hint="eastAsia"/>
        </w:rPr>
        <w:t>Schlußfolgerung</w:t>
      </w:r>
      <w:proofErr w:type="spellEnd"/>
      <w:r>
        <w:rPr>
          <w:rFonts w:hint="eastAsia"/>
        </w:rPr>
        <w:t>, die Marx f</w:t>
      </w:r>
      <w:r>
        <w:rPr>
          <w:rFonts w:hint="eastAsia"/>
        </w:rPr>
        <w:t>ü</w:t>
      </w:r>
      <w:r>
        <w:rPr>
          <w:rFonts w:hint="eastAsia"/>
        </w:rPr>
        <w:t xml:space="preserve">r die </w:t>
      </w:r>
      <w:proofErr w:type="spellStart"/>
      <w:r>
        <w:rPr>
          <w:rFonts w:hint="eastAsia"/>
        </w:rPr>
        <w:t>kapitalistische</w:t>
      </w:r>
      <w:proofErr w:type="spellEnd"/>
      <w:r>
        <w:rPr>
          <w:rFonts w:hint="eastAsia"/>
        </w:rPr>
        <w:t xml:space="preserve"> </w:t>
      </w:r>
      <w:proofErr w:type="spellStart"/>
      <w:r>
        <w:rPr>
          <w:rFonts w:hint="eastAsia"/>
        </w:rPr>
        <w:t>Wirtschaft</w:t>
      </w:r>
      <w:proofErr w:type="spellEnd"/>
      <w:r>
        <w:rPr>
          <w:rFonts w:hint="eastAsia"/>
        </w:rPr>
        <w:t xml:space="preserve"> </w:t>
      </w:r>
      <w:proofErr w:type="spellStart"/>
      <w:r>
        <w:rPr>
          <w:rFonts w:hint="eastAsia"/>
        </w:rPr>
        <w:t>ableitet</w:t>
      </w:r>
      <w:proofErr w:type="spellEnd"/>
      <w:r>
        <w:rPr>
          <w:rFonts w:hint="eastAsia"/>
        </w:rPr>
        <w:t xml:space="preserve">: Der </w:t>
      </w:r>
      <w:proofErr w:type="spellStart"/>
      <w:r>
        <w:rPr>
          <w:rFonts w:hint="eastAsia"/>
        </w:rPr>
        <w:t>Arbeiter</w:t>
      </w:r>
      <w:proofErr w:type="spellEnd"/>
      <w:r>
        <w:rPr>
          <w:rFonts w:hint="eastAsia"/>
        </w:rPr>
        <w:t xml:space="preserve"> </w:t>
      </w:r>
      <w:proofErr w:type="spellStart"/>
      <w:r>
        <w:rPr>
          <w:rFonts w:hint="eastAsia"/>
        </w:rPr>
        <w:t>kann</w:t>
      </w:r>
      <w:proofErr w:type="spellEnd"/>
      <w:r>
        <w:rPr>
          <w:rFonts w:hint="eastAsia"/>
        </w:rPr>
        <w:t xml:space="preserve"> </w:t>
      </w:r>
      <w:proofErr w:type="spellStart"/>
      <w:r>
        <w:rPr>
          <w:rFonts w:hint="eastAsia"/>
        </w:rPr>
        <w:t>mit</w:t>
      </w:r>
      <w:proofErr w:type="spellEnd"/>
      <w:r>
        <w:rPr>
          <w:rFonts w:hint="eastAsia"/>
        </w:rPr>
        <w:t xml:space="preserve"> der </w:t>
      </w:r>
      <w:proofErr w:type="spellStart"/>
      <w:r>
        <w:rPr>
          <w:rFonts w:hint="eastAsia"/>
        </w:rPr>
        <w:t>ihm</w:t>
      </w:r>
      <w:proofErr w:type="spellEnd"/>
      <w:r>
        <w:rPr>
          <w:rFonts w:hint="eastAsia"/>
        </w:rPr>
        <w:t xml:space="preserve"> in </w:t>
      </w:r>
      <w:proofErr w:type="spellStart"/>
      <w:r>
        <w:rPr>
          <w:rFonts w:hint="eastAsia"/>
        </w:rPr>
        <w:t>Lohnform</w:t>
      </w:r>
      <w:proofErr w:type="spellEnd"/>
      <w:r>
        <w:rPr>
          <w:rFonts w:hint="eastAsia"/>
        </w:rPr>
        <w:t xml:space="preserve"> </w:t>
      </w:r>
      <w:proofErr w:type="spellStart"/>
      <w:r>
        <w:rPr>
          <w:rFonts w:hint="eastAsia"/>
        </w:rPr>
        <w:t>zustehenden</w:t>
      </w:r>
      <w:proofErr w:type="spellEnd"/>
      <w:r>
        <w:rPr>
          <w:rFonts w:hint="eastAsia"/>
        </w:rPr>
        <w:t xml:space="preserve"> </w:t>
      </w:r>
      <w:proofErr w:type="spellStart"/>
      <w:r>
        <w:rPr>
          <w:rFonts w:hint="eastAsia"/>
        </w:rPr>
        <w:t>Kaufkraft</w:t>
      </w:r>
      <w:proofErr w:type="spellEnd"/>
      <w:r>
        <w:rPr>
          <w:rFonts w:hint="eastAsia"/>
        </w:rPr>
        <w:t xml:space="preserve"> </w:t>
      </w:r>
      <w:proofErr w:type="spellStart"/>
      <w:r>
        <w:rPr>
          <w:rFonts w:hint="eastAsia"/>
        </w:rPr>
        <w:t>nur</w:t>
      </w:r>
      <w:proofErr w:type="spellEnd"/>
      <w:r>
        <w:rPr>
          <w:rFonts w:hint="eastAsia"/>
        </w:rPr>
        <w:t xml:space="preserve"> </w:t>
      </w:r>
      <w:proofErr w:type="spellStart"/>
      <w:r>
        <w:rPr>
          <w:rFonts w:hint="eastAsia"/>
        </w:rPr>
        <w:t>einen</w:t>
      </w:r>
      <w:proofErr w:type="spellEnd"/>
      <w:r>
        <w:rPr>
          <w:rFonts w:hint="eastAsia"/>
        </w:rPr>
        <w:t xml:space="preserve"> </w:t>
      </w:r>
      <w:proofErr w:type="spellStart"/>
      <w:r>
        <w:rPr>
          <w:rFonts w:hint="eastAsia"/>
        </w:rPr>
        <w:t>Wertbetrag</w:t>
      </w:r>
      <w:proofErr w:type="spellEnd"/>
      <w:r>
        <w:rPr>
          <w:rFonts w:hint="eastAsia"/>
        </w:rPr>
        <w:t xml:space="preserve"> </w:t>
      </w:r>
      <w:proofErr w:type="spellStart"/>
      <w:r>
        <w:rPr>
          <w:rFonts w:hint="eastAsia"/>
        </w:rPr>
        <w:t>kaufen</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dessen</w:t>
      </w:r>
      <w:proofErr w:type="spellEnd"/>
      <w:r>
        <w:rPr>
          <w:rFonts w:hint="eastAsia"/>
        </w:rPr>
        <w:t xml:space="preserve"> Produktion </w:t>
      </w:r>
      <w:proofErr w:type="spellStart"/>
      <w:r>
        <w:rPr>
          <w:rFonts w:hint="eastAsia"/>
        </w:rPr>
        <w:t>nur</w:t>
      </w:r>
      <w:proofErr w:type="spellEnd"/>
      <w:r>
        <w:rPr>
          <w:rFonts w:hint="eastAsia"/>
        </w:rPr>
        <w:t xml:space="preserve"> </w:t>
      </w:r>
      <w:proofErr w:type="spellStart"/>
      <w:r>
        <w:rPr>
          <w:rFonts w:hint="eastAsia"/>
        </w:rPr>
        <w:t>ein</w:t>
      </w:r>
      <w:proofErr w:type="spellEnd"/>
      <w:r>
        <w:rPr>
          <w:rFonts w:hint="eastAsia"/>
        </w:rPr>
        <w:t xml:space="preserve"> </w:t>
      </w:r>
      <w:proofErr w:type="spellStart"/>
      <w:r>
        <w:rPr>
          <w:rFonts w:hint="eastAsia"/>
        </w:rPr>
        <w:t>Bruchteil</w:t>
      </w:r>
      <w:proofErr w:type="spellEnd"/>
      <w:r>
        <w:rPr>
          <w:rFonts w:hint="eastAsia"/>
        </w:rPr>
        <w:t xml:space="preserve"> der von </w:t>
      </w:r>
      <w:proofErr w:type="spellStart"/>
      <w:r>
        <w:rPr>
          <w:rFonts w:hint="eastAsia"/>
        </w:rPr>
        <w:t>ihm</w:t>
      </w:r>
      <w:proofErr w:type="spellEnd"/>
      <w:r>
        <w:rPr>
          <w:rFonts w:hint="eastAsia"/>
        </w:rPr>
        <w:t xml:space="preserve"> </w:t>
      </w:r>
      <w:proofErr w:type="spellStart"/>
      <w:r>
        <w:rPr>
          <w:rFonts w:hint="eastAsia"/>
        </w:rPr>
        <w:t>selbst</w:t>
      </w:r>
      <w:proofErr w:type="spellEnd"/>
      <w:r>
        <w:rPr>
          <w:rFonts w:hint="eastAsia"/>
        </w:rPr>
        <w:t xml:space="preserve"> </w:t>
      </w:r>
      <w:proofErr w:type="spellStart"/>
      <w:r>
        <w:rPr>
          <w:rFonts w:hint="eastAsia"/>
        </w:rPr>
        <w:t>geleisteten</w:t>
      </w:r>
      <w:proofErr w:type="spellEnd"/>
      <w:r>
        <w:rPr>
          <w:rFonts w:hint="eastAsia"/>
        </w:rPr>
        <w:t xml:space="preserve"> Arbeit </w:t>
      </w:r>
      <w:proofErr w:type="spellStart"/>
      <w:r>
        <w:rPr>
          <w:rFonts w:hint="eastAsia"/>
        </w:rPr>
        <w:t>notwendig</w:t>
      </w:r>
      <w:proofErr w:type="spellEnd"/>
      <w:r>
        <w:rPr>
          <w:rFonts w:hint="eastAsia"/>
        </w:rPr>
        <w:t xml:space="preserve"> war. </w:t>
      </w:r>
      <w:proofErr w:type="spellStart"/>
      <w:r>
        <w:rPr>
          <w:rFonts w:hint="eastAsia"/>
        </w:rPr>
        <w:t>Mit</w:t>
      </w:r>
      <w:proofErr w:type="spellEnd"/>
      <w:r>
        <w:rPr>
          <w:rFonts w:hint="eastAsia"/>
        </w:rPr>
        <w:t xml:space="preserve"> </w:t>
      </w:r>
      <w:proofErr w:type="spellStart"/>
      <w:r>
        <w:rPr>
          <w:rFonts w:hint="eastAsia"/>
        </w:rPr>
        <w:t>anderen</w:t>
      </w:r>
      <w:proofErr w:type="spellEnd"/>
      <w:r>
        <w:rPr>
          <w:rFonts w:hint="eastAsia"/>
        </w:rPr>
        <w:t xml:space="preserve"> </w:t>
      </w:r>
      <w:proofErr w:type="spellStart"/>
      <w:r>
        <w:rPr>
          <w:rFonts w:hint="eastAsia"/>
        </w:rPr>
        <w:t>Worten</w:t>
      </w:r>
      <w:proofErr w:type="spellEnd"/>
      <w:r>
        <w:rPr>
          <w:rFonts w:hint="eastAsia"/>
        </w:rPr>
        <w:t xml:space="preserve">: </w:t>
      </w:r>
      <w:proofErr w:type="spellStart"/>
      <w:r>
        <w:rPr>
          <w:rFonts w:hint="eastAsia"/>
        </w:rPr>
        <w:t>Wenn</w:t>
      </w:r>
      <w:proofErr w:type="spellEnd"/>
      <w:r>
        <w:rPr>
          <w:rFonts w:hint="eastAsia"/>
        </w:rPr>
        <w:t xml:space="preserve"> die von </w:t>
      </w:r>
      <w:proofErr w:type="spellStart"/>
      <w:r>
        <w:rPr>
          <w:rFonts w:hint="eastAsia"/>
        </w:rPr>
        <w:t>ihm</w:t>
      </w:r>
      <w:proofErr w:type="spellEnd"/>
      <w:r>
        <w:rPr>
          <w:rFonts w:hint="eastAsia"/>
        </w:rPr>
        <w:t xml:space="preserve"> </w:t>
      </w:r>
      <w:proofErr w:type="spellStart"/>
      <w:r>
        <w:rPr>
          <w:rFonts w:hint="eastAsia"/>
        </w:rPr>
        <w:t>produzierten</w:t>
      </w:r>
      <w:proofErr w:type="spellEnd"/>
      <w:r>
        <w:rPr>
          <w:rFonts w:hint="eastAsia"/>
        </w:rPr>
        <w:t xml:space="preserve"> </w:t>
      </w:r>
      <w:proofErr w:type="spellStart"/>
      <w:r>
        <w:rPr>
          <w:rFonts w:hint="eastAsia"/>
        </w:rPr>
        <w:t>Waren</w:t>
      </w:r>
      <w:proofErr w:type="spellEnd"/>
      <w:r>
        <w:rPr>
          <w:rFonts w:hint="eastAsia"/>
        </w:rPr>
        <w:t xml:space="preserve"> f</w:t>
      </w:r>
      <w:r>
        <w:rPr>
          <w:rFonts w:hint="eastAsia"/>
        </w:rPr>
        <w:t>ü</w:t>
      </w:r>
      <w:r>
        <w:rPr>
          <w:rFonts w:hint="eastAsia"/>
        </w:rPr>
        <w:t xml:space="preserve">r den </w:t>
      </w:r>
      <w:proofErr w:type="spellStart"/>
      <w:r>
        <w:rPr>
          <w:rFonts w:hint="eastAsia"/>
        </w:rPr>
        <w:t>Unternehmer</w:t>
      </w:r>
      <w:proofErr w:type="spellEnd"/>
      <w:r>
        <w:rPr>
          <w:rFonts w:hint="eastAsia"/>
        </w:rPr>
        <w:t xml:space="preserve"> </w:t>
      </w:r>
      <w:proofErr w:type="spellStart"/>
      <w:r>
        <w:rPr>
          <w:rFonts w:hint="eastAsia"/>
        </w:rPr>
        <w:t>gewinnbringend</w:t>
      </w:r>
      <w:proofErr w:type="spellEnd"/>
      <w:r>
        <w:rPr>
          <w:rFonts w:hint="eastAsia"/>
        </w:rPr>
        <w:t xml:space="preserve"> </w:t>
      </w:r>
      <w:proofErr w:type="spellStart"/>
      <w:r>
        <w:rPr>
          <w:rFonts w:hint="eastAsia"/>
        </w:rPr>
        <w:t>veräußerlich</w:t>
      </w:r>
      <w:proofErr w:type="spellEnd"/>
      <w:r>
        <w:rPr>
          <w:rFonts w:hint="eastAsia"/>
        </w:rPr>
        <w:t xml:space="preserve"> sein </w:t>
      </w:r>
      <w:proofErr w:type="spellStart"/>
      <w:r>
        <w:rPr>
          <w:rFonts w:hint="eastAsia"/>
        </w:rPr>
        <w:t>sollen</w:t>
      </w:r>
      <w:proofErr w:type="spellEnd"/>
      <w:r>
        <w:rPr>
          <w:rFonts w:hint="eastAsia"/>
        </w:rPr>
        <w:t xml:space="preserve">, </w:t>
      </w:r>
      <w:proofErr w:type="spellStart"/>
      <w:r>
        <w:rPr>
          <w:rFonts w:hint="eastAsia"/>
        </w:rPr>
        <w:t>muß</w:t>
      </w:r>
      <w:proofErr w:type="spellEnd"/>
      <w:r>
        <w:rPr>
          <w:rFonts w:hint="eastAsia"/>
        </w:rPr>
        <w:t xml:space="preserve"> er </w:t>
      </w:r>
      <w:proofErr w:type="spellStart"/>
      <w:r>
        <w:rPr>
          <w:rFonts w:hint="eastAsia"/>
        </w:rPr>
        <w:t>immer</w:t>
      </w:r>
      <w:proofErr w:type="spellEnd"/>
      <w:r>
        <w:rPr>
          <w:rFonts w:hint="eastAsia"/>
        </w:rPr>
        <w:t xml:space="preserve"> </w:t>
      </w:r>
      <w:proofErr w:type="spellStart"/>
      <w:r>
        <w:rPr>
          <w:rFonts w:hint="eastAsia"/>
        </w:rPr>
        <w:t>Mehrarbeit</w:t>
      </w:r>
      <w:proofErr w:type="spellEnd"/>
      <w:r>
        <w:rPr>
          <w:rFonts w:hint="eastAsia"/>
        </w:rPr>
        <w:t xml:space="preserve"> </w:t>
      </w:r>
      <w:proofErr w:type="spellStart"/>
      <w:r>
        <w:rPr>
          <w:rFonts w:hint="eastAsia"/>
        </w:rPr>
        <w:t>leisten</w:t>
      </w:r>
      <w:proofErr w:type="spellEnd"/>
      <w:r>
        <w:rPr>
          <w:rFonts w:hint="eastAsia"/>
        </w:rPr>
        <w:t>.« Henryk Grossmann: F</w:t>
      </w:r>
      <w:r>
        <w:rPr>
          <w:rFonts w:hint="eastAsia"/>
        </w:rPr>
        <w:t>ü</w:t>
      </w:r>
      <w:proofErr w:type="spellStart"/>
      <w:r>
        <w:rPr>
          <w:rFonts w:hint="eastAsia"/>
        </w:rPr>
        <w:t>nfzig</w:t>
      </w:r>
      <w:proofErr w:type="spellEnd"/>
      <w:r>
        <w:rPr>
          <w:rFonts w:hint="eastAsia"/>
        </w:rPr>
        <w:t xml:space="preserve"> Jahre Kampf um den </w:t>
      </w:r>
      <w:proofErr w:type="spellStart"/>
      <w:r>
        <w:rPr>
          <w:rFonts w:hint="eastAsia"/>
        </w:rPr>
        <w:t>Marxismus</w:t>
      </w:r>
      <w:proofErr w:type="spellEnd"/>
      <w:r>
        <w:rPr>
          <w:rFonts w:hint="eastAsia"/>
        </w:rPr>
        <w:t xml:space="preserve"> (</w:t>
      </w:r>
      <w:proofErr w:type="spellStart"/>
      <w:r>
        <w:rPr>
          <w:rFonts w:hint="eastAsia"/>
        </w:rPr>
        <w:t>Wörterbuch</w:t>
      </w:r>
      <w:proofErr w:type="spellEnd"/>
      <w:r>
        <w:rPr>
          <w:rFonts w:hint="eastAsia"/>
        </w:rPr>
        <w:t xml:space="preserve"> der </w:t>
      </w:r>
      <w:proofErr w:type="spellStart"/>
      <w:r>
        <w:rPr>
          <w:rFonts w:hint="eastAsia"/>
        </w:rPr>
        <w:t>Volkswirtschaft</w:t>
      </w:r>
      <w:proofErr w:type="spellEnd"/>
      <w:r>
        <w:rPr>
          <w:rFonts w:hint="eastAsia"/>
        </w:rPr>
        <w:t xml:space="preserve"> 4 </w:t>
      </w:r>
      <w:proofErr w:type="spellStart"/>
      <w:r>
        <w:rPr>
          <w:rFonts w:hint="eastAsia"/>
        </w:rPr>
        <w:t>Auflage</w:t>
      </w:r>
      <w:proofErr w:type="spellEnd"/>
      <w:r>
        <w:rPr>
          <w:rFonts w:hint="eastAsia"/>
        </w:rPr>
        <w:t xml:space="preserve"> Hg von Ludwig </w:t>
      </w:r>
      <w:proofErr w:type="spellStart"/>
      <w:r>
        <w:rPr>
          <w:rFonts w:hint="eastAsia"/>
        </w:rPr>
        <w:t>Elster</w:t>
      </w:r>
      <w:proofErr w:type="spellEnd"/>
      <w:r>
        <w:rPr>
          <w:rFonts w:hint="eastAsia"/>
        </w:rPr>
        <w:t xml:space="preserve"> III Jena 1933 p 318) </w:t>
      </w:r>
    </w:p>
    <w:p w14:paraId="2F0B4E70" w14:textId="77777777" w:rsidR="00572209" w:rsidRDefault="00000000">
      <w:pPr>
        <w:spacing w:line="360" w:lineRule="auto"/>
        <w:jc w:val="right"/>
      </w:pPr>
      <w:r>
        <w:rPr>
          <w:rFonts w:hint="eastAsia"/>
        </w:rPr>
        <w:t>[X 1,3]</w:t>
      </w:r>
    </w:p>
    <w:p w14:paraId="60253817" w14:textId="77777777" w:rsidR="00572209" w:rsidRDefault="00000000">
      <w:pPr>
        <w:spacing w:line="360" w:lineRule="auto"/>
      </w:pPr>
      <w:r>
        <w:rPr>
          <w:rFonts w:hint="eastAsia"/>
        </w:rPr>
        <w:t>“马克思为资本主义经济推导出的结论：工人凭借以工资形式获得的购买力，只能购买这样一部分价值，而生产这一部分价值，</w:t>
      </w:r>
      <w:r>
        <w:t>仅仅是他自己所付出劳动的</w:t>
      </w:r>
      <w:proofErr w:type="gramStart"/>
      <w:r>
        <w:t>一</w:t>
      </w:r>
      <w:proofErr w:type="gramEnd"/>
      <w:r>
        <w:t>小部分。</w:t>
      </w:r>
      <w:r>
        <w:rPr>
          <w:rFonts w:hint="eastAsia"/>
        </w:rPr>
        <w:t>换言之：如果他所生产的商品要能为企业主带来利润，他就必须始终进行剩余劳动。”亨利克·格罗斯曼（</w:t>
      </w:r>
      <w:r>
        <w:rPr>
          <w:rFonts w:hint="eastAsia"/>
        </w:rPr>
        <w:t>Henryk Grossmann</w:t>
      </w:r>
      <w:r>
        <w:rPr>
          <w:rFonts w:hint="eastAsia"/>
        </w:rPr>
        <w:t>）</w:t>
      </w:r>
      <w:r>
        <w:rPr>
          <w:rStyle w:val="af"/>
          <w:rFonts w:hint="eastAsia"/>
        </w:rPr>
        <w:footnoteReference w:id="5"/>
      </w:r>
      <w:r>
        <w:rPr>
          <w:rFonts w:hint="eastAsia"/>
        </w:rPr>
        <w:t>：《为马克思主义斗争五十年》（</w:t>
      </w:r>
      <w:r>
        <w:rPr>
          <w:rFonts w:hint="eastAsia"/>
          <w:i/>
          <w:iCs/>
        </w:rPr>
        <w:t>F</w:t>
      </w:r>
      <w:r>
        <w:rPr>
          <w:rFonts w:hint="eastAsia"/>
          <w:i/>
          <w:iCs/>
        </w:rPr>
        <w:t>ü</w:t>
      </w:r>
      <w:proofErr w:type="spellStart"/>
      <w:r>
        <w:rPr>
          <w:rFonts w:hint="eastAsia"/>
          <w:i/>
          <w:iCs/>
        </w:rPr>
        <w:t>nfzig</w:t>
      </w:r>
      <w:proofErr w:type="spellEnd"/>
      <w:r>
        <w:rPr>
          <w:rFonts w:hint="eastAsia"/>
          <w:i/>
          <w:iCs/>
        </w:rPr>
        <w:t xml:space="preserve"> Jahre Kampf um den </w:t>
      </w:r>
      <w:proofErr w:type="spellStart"/>
      <w:r>
        <w:rPr>
          <w:rFonts w:hint="eastAsia"/>
          <w:i/>
          <w:iCs/>
        </w:rPr>
        <w:t>Marxismus</w:t>
      </w:r>
      <w:proofErr w:type="spellEnd"/>
      <w:r>
        <w:rPr>
          <w:rFonts w:hint="eastAsia"/>
        </w:rPr>
        <w:t>）〔《国民经济学词典》</w:t>
      </w:r>
      <w:r>
        <w:rPr>
          <w:rFonts w:hint="eastAsia"/>
        </w:rPr>
        <w:t xml:space="preserve"> </w:t>
      </w:r>
      <w:r>
        <w:rPr>
          <w:rFonts w:hint="eastAsia"/>
        </w:rPr>
        <w:t>（</w:t>
      </w:r>
      <w:proofErr w:type="spellStart"/>
      <w:r>
        <w:rPr>
          <w:rFonts w:hint="eastAsia"/>
          <w:i/>
          <w:iCs/>
        </w:rPr>
        <w:t>Wörterbuch</w:t>
      </w:r>
      <w:proofErr w:type="spellEnd"/>
      <w:r>
        <w:rPr>
          <w:rFonts w:hint="eastAsia"/>
          <w:i/>
          <w:iCs/>
        </w:rPr>
        <w:t xml:space="preserve"> der </w:t>
      </w:r>
      <w:proofErr w:type="spellStart"/>
      <w:r>
        <w:rPr>
          <w:rFonts w:hint="eastAsia"/>
          <w:i/>
          <w:iCs/>
        </w:rPr>
        <w:t>Volkswirtschaft</w:t>
      </w:r>
      <w:proofErr w:type="spellEnd"/>
      <w:r>
        <w:rPr>
          <w:rFonts w:hint="eastAsia"/>
        </w:rPr>
        <w:t>）第</w:t>
      </w:r>
      <w:r>
        <w:rPr>
          <w:rFonts w:hint="eastAsia"/>
        </w:rPr>
        <w:t>4</w:t>
      </w:r>
      <w:r>
        <w:rPr>
          <w:rFonts w:hint="eastAsia"/>
        </w:rPr>
        <w:t>版，路德维希·埃尔斯特编，第三卷，耶拿（</w:t>
      </w:r>
      <w:r>
        <w:rPr>
          <w:rFonts w:hint="eastAsia"/>
        </w:rPr>
        <w:t>1933</w:t>
      </w:r>
      <w:r>
        <w:rPr>
          <w:rFonts w:hint="eastAsia"/>
        </w:rPr>
        <w:t>年），第</w:t>
      </w:r>
      <w:r>
        <w:rPr>
          <w:rFonts w:hint="eastAsia"/>
        </w:rPr>
        <w:t>318</w:t>
      </w:r>
      <w:r>
        <w:rPr>
          <w:rFonts w:hint="eastAsia"/>
        </w:rPr>
        <w:t>页〕</w:t>
      </w:r>
    </w:p>
    <w:p w14:paraId="5FCCFB86" w14:textId="77777777" w:rsidR="00572209" w:rsidRDefault="00000000">
      <w:pPr>
        <w:spacing w:line="360" w:lineRule="auto"/>
        <w:jc w:val="right"/>
      </w:pPr>
      <w:r>
        <w:rPr>
          <w:rFonts w:hint="eastAsia"/>
        </w:rPr>
        <w:t>[X 1,3]</w:t>
      </w:r>
    </w:p>
    <w:p w14:paraId="55DA1F8A" w14:textId="77777777" w:rsidR="00572209" w:rsidRDefault="00572209">
      <w:pPr>
        <w:spacing w:line="360" w:lineRule="auto"/>
      </w:pPr>
    </w:p>
    <w:p w14:paraId="1AD603F8" w14:textId="77777777" w:rsidR="00572209" w:rsidRDefault="00000000">
      <w:pPr>
        <w:spacing w:line="360" w:lineRule="auto"/>
        <w:rPr>
          <w:highlight w:val="lightGray"/>
        </w:rPr>
      </w:pPr>
      <w:proofErr w:type="spellStart"/>
      <w:r>
        <w:rPr>
          <w:rFonts w:hint="eastAsia"/>
        </w:rPr>
        <w:t>Ursprung</w:t>
      </w:r>
      <w:proofErr w:type="spellEnd"/>
      <w:r>
        <w:rPr>
          <w:rFonts w:hint="eastAsia"/>
        </w:rPr>
        <w:t xml:space="preserve"> des </w:t>
      </w:r>
      <w:proofErr w:type="spellStart"/>
      <w:r>
        <w:rPr>
          <w:rFonts w:hint="eastAsia"/>
        </w:rPr>
        <w:t>falschen</w:t>
      </w:r>
      <w:proofErr w:type="spellEnd"/>
      <w:r>
        <w:rPr>
          <w:rFonts w:hint="eastAsia"/>
        </w:rPr>
        <w:t xml:space="preserve"> </w:t>
      </w:r>
      <w:proofErr w:type="spellStart"/>
      <w:r>
        <w:rPr>
          <w:rFonts w:hint="eastAsia"/>
        </w:rPr>
        <w:t>Bewußtseins</w:t>
      </w:r>
      <w:proofErr w:type="spellEnd"/>
      <w:r>
        <w:rPr>
          <w:rFonts w:hint="eastAsia"/>
        </w:rPr>
        <w:t xml:space="preserve">: »Die </w:t>
      </w:r>
      <w:proofErr w:type="spellStart"/>
      <w:r>
        <w:rPr>
          <w:rFonts w:hint="eastAsia"/>
        </w:rPr>
        <w:t>Teilung</w:t>
      </w:r>
      <w:proofErr w:type="spellEnd"/>
      <w:r>
        <w:rPr>
          <w:rFonts w:hint="eastAsia"/>
        </w:rPr>
        <w:t xml:space="preserve"> der Arbeit </w:t>
      </w:r>
      <w:proofErr w:type="spellStart"/>
      <w:r>
        <w:rPr>
          <w:rFonts w:hint="eastAsia"/>
        </w:rPr>
        <w:t>wird</w:t>
      </w:r>
      <w:proofErr w:type="spellEnd"/>
      <w:r>
        <w:rPr>
          <w:rFonts w:hint="eastAsia"/>
        </w:rPr>
        <w:t xml:space="preserve"> erst </w:t>
      </w:r>
      <w:proofErr w:type="spellStart"/>
      <w:r>
        <w:rPr>
          <w:rFonts w:hint="eastAsia"/>
        </w:rPr>
        <w:t>wirklich</w:t>
      </w:r>
      <w:proofErr w:type="spellEnd"/>
      <w:r>
        <w:rPr>
          <w:rFonts w:hint="eastAsia"/>
        </w:rPr>
        <w:t xml:space="preserve"> </w:t>
      </w:r>
      <w:proofErr w:type="spellStart"/>
      <w:r>
        <w:rPr>
          <w:rFonts w:hint="eastAsia"/>
          <w:highlight w:val="lightGray"/>
        </w:rPr>
        <w:t>Teilung</w:t>
      </w:r>
      <w:proofErr w:type="spellEnd"/>
      <w:r>
        <w:rPr>
          <w:rFonts w:hint="eastAsia"/>
          <w:highlight w:val="lightGray"/>
        </w:rPr>
        <w:t xml:space="preserve"> von dem </w:t>
      </w:r>
      <w:proofErr w:type="spellStart"/>
      <w:r>
        <w:rPr>
          <w:rFonts w:hint="eastAsia"/>
          <w:highlight w:val="lightGray"/>
        </w:rPr>
        <w:t>Augenblick</w:t>
      </w:r>
      <w:proofErr w:type="spellEnd"/>
      <w:r>
        <w:rPr>
          <w:rFonts w:hint="eastAsia"/>
          <w:highlight w:val="lightGray"/>
        </w:rPr>
        <w:t xml:space="preserve"> an, wo </w:t>
      </w:r>
      <w:proofErr w:type="spellStart"/>
      <w:r>
        <w:rPr>
          <w:rFonts w:hint="eastAsia"/>
          <w:highlight w:val="lightGray"/>
        </w:rPr>
        <w:t>eine</w:t>
      </w:r>
      <w:proofErr w:type="spellEnd"/>
      <w:r>
        <w:rPr>
          <w:rFonts w:hint="eastAsia"/>
          <w:highlight w:val="lightGray"/>
        </w:rPr>
        <w:t xml:space="preserve"> </w:t>
      </w:r>
      <w:proofErr w:type="spellStart"/>
      <w:r>
        <w:rPr>
          <w:rFonts w:hint="eastAsia"/>
          <w:highlight w:val="lightGray"/>
        </w:rPr>
        <w:t>Teilung</w:t>
      </w:r>
      <w:proofErr w:type="spellEnd"/>
      <w:r>
        <w:rPr>
          <w:rFonts w:hint="eastAsia"/>
          <w:highlight w:val="lightGray"/>
        </w:rPr>
        <w:t xml:space="preserve"> der ... </w:t>
      </w:r>
      <w:proofErr w:type="spellStart"/>
      <w:r>
        <w:rPr>
          <w:rFonts w:hint="eastAsia"/>
          <w:highlight w:val="lightGray"/>
        </w:rPr>
        <w:t>materiellen</w:t>
      </w:r>
      <w:proofErr w:type="spellEnd"/>
      <w:r>
        <w:rPr>
          <w:rFonts w:hint="eastAsia"/>
          <w:highlight w:val="lightGray"/>
        </w:rPr>
        <w:t xml:space="preserve"> und </w:t>
      </w:r>
      <w:proofErr w:type="spellStart"/>
      <w:r>
        <w:rPr>
          <w:rFonts w:hint="eastAsia"/>
          <w:highlight w:val="lightGray"/>
        </w:rPr>
        <w:t>geistigen</w:t>
      </w:r>
      <w:proofErr w:type="spellEnd"/>
      <w:r>
        <w:rPr>
          <w:rFonts w:hint="eastAsia"/>
          <w:highlight w:val="lightGray"/>
        </w:rPr>
        <w:t xml:space="preserve"> Arbeit </w:t>
      </w:r>
      <w:proofErr w:type="spellStart"/>
      <w:r>
        <w:rPr>
          <w:rFonts w:hint="eastAsia"/>
          <w:highlight w:val="lightGray"/>
        </w:rPr>
        <w:t>eintritt</w:t>
      </w:r>
      <w:proofErr w:type="spellEnd"/>
      <w:r>
        <w:rPr>
          <w:rFonts w:hint="eastAsia"/>
          <w:highlight w:val="lightGray"/>
        </w:rPr>
        <w:t xml:space="preserve">. Von </w:t>
      </w:r>
      <w:proofErr w:type="spellStart"/>
      <w:r>
        <w:rPr>
          <w:rFonts w:hint="eastAsia"/>
          <w:highlight w:val="lightGray"/>
        </w:rPr>
        <w:t>diesem</w:t>
      </w:r>
      <w:proofErr w:type="spellEnd"/>
      <w:r>
        <w:rPr>
          <w:rFonts w:hint="eastAsia"/>
          <w:highlight w:val="lightGray"/>
        </w:rPr>
        <w:t xml:space="preserve"> </w:t>
      </w:r>
      <w:proofErr w:type="spellStart"/>
      <w:r>
        <w:rPr>
          <w:rFonts w:hint="eastAsia"/>
          <w:highlight w:val="lightGray"/>
        </w:rPr>
        <w:t>Augenblicke</w:t>
      </w:r>
      <w:proofErr w:type="spellEnd"/>
      <w:r>
        <w:rPr>
          <w:rFonts w:hint="eastAsia"/>
          <w:highlight w:val="lightGray"/>
        </w:rPr>
        <w:t xml:space="preserve"> an </w:t>
      </w:r>
      <w:proofErr w:type="spellStart"/>
      <w:r>
        <w:rPr>
          <w:rFonts w:hint="eastAsia"/>
          <w:highlight w:val="lightGray"/>
        </w:rPr>
        <w:t>kann</w:t>
      </w:r>
      <w:proofErr w:type="spellEnd"/>
      <w:r>
        <w:rPr>
          <w:rFonts w:hint="eastAsia"/>
          <w:highlight w:val="lightGray"/>
        </w:rPr>
        <w:t xml:space="preserve"> </w:t>
      </w:r>
      <w:proofErr w:type="spellStart"/>
      <w:r>
        <w:rPr>
          <w:rFonts w:hint="eastAsia"/>
          <w:highlight w:val="lightGray"/>
        </w:rPr>
        <w:t>sich</w:t>
      </w:r>
      <w:proofErr w:type="spellEnd"/>
      <w:r>
        <w:rPr>
          <w:rFonts w:hint="eastAsia"/>
          <w:highlight w:val="lightGray"/>
        </w:rPr>
        <w:t xml:space="preserve"> das </w:t>
      </w:r>
      <w:proofErr w:type="spellStart"/>
      <w:r>
        <w:rPr>
          <w:rFonts w:hint="eastAsia"/>
          <w:highlight w:val="lightGray"/>
        </w:rPr>
        <w:t>Bewußtsein</w:t>
      </w:r>
      <w:proofErr w:type="spellEnd"/>
      <w:r>
        <w:rPr>
          <w:rFonts w:hint="eastAsia"/>
          <w:highlight w:val="lightGray"/>
        </w:rPr>
        <w:t xml:space="preserve"> </w:t>
      </w:r>
      <w:proofErr w:type="spellStart"/>
      <w:r>
        <w:rPr>
          <w:rFonts w:hint="eastAsia"/>
          <w:highlight w:val="lightGray"/>
        </w:rPr>
        <w:t>wirklich</w:t>
      </w:r>
      <w:proofErr w:type="spellEnd"/>
      <w:r>
        <w:rPr>
          <w:rFonts w:hint="eastAsia"/>
          <w:highlight w:val="lightGray"/>
        </w:rPr>
        <w:t xml:space="preserve"> </w:t>
      </w:r>
      <w:proofErr w:type="spellStart"/>
      <w:r>
        <w:rPr>
          <w:rFonts w:hint="eastAsia"/>
          <w:highlight w:val="lightGray"/>
        </w:rPr>
        <w:t>einbilden</w:t>
      </w:r>
      <w:proofErr w:type="spellEnd"/>
      <w:r>
        <w:rPr>
          <w:rFonts w:hint="eastAsia"/>
          <w:highlight w:val="lightGray"/>
        </w:rPr>
        <w:t xml:space="preserve">, </w:t>
      </w:r>
      <w:proofErr w:type="spellStart"/>
      <w:r>
        <w:rPr>
          <w:rFonts w:hint="eastAsia"/>
          <w:highlight w:val="lightGray"/>
        </w:rPr>
        <w:t>etwas</w:t>
      </w:r>
      <w:proofErr w:type="spellEnd"/>
      <w:r>
        <w:rPr>
          <w:rFonts w:hint="eastAsia"/>
          <w:highlight w:val="lightGray"/>
        </w:rPr>
        <w:t xml:space="preserve"> </w:t>
      </w:r>
      <w:proofErr w:type="spellStart"/>
      <w:r>
        <w:rPr>
          <w:rFonts w:hint="eastAsia"/>
          <w:highlight w:val="lightGray"/>
        </w:rPr>
        <w:t>anderes</w:t>
      </w:r>
      <w:proofErr w:type="spellEnd"/>
      <w:r>
        <w:rPr>
          <w:rFonts w:hint="eastAsia"/>
          <w:highlight w:val="lightGray"/>
        </w:rPr>
        <w:t xml:space="preserve"> </w:t>
      </w:r>
      <w:proofErr w:type="spellStart"/>
      <w:r>
        <w:rPr>
          <w:rFonts w:hint="eastAsia"/>
          <w:highlight w:val="lightGray"/>
        </w:rPr>
        <w:t>als</w:t>
      </w:r>
      <w:proofErr w:type="spellEnd"/>
      <w:r>
        <w:rPr>
          <w:rFonts w:hint="eastAsia"/>
          <w:highlight w:val="lightGray"/>
        </w:rPr>
        <w:t xml:space="preserve"> das </w:t>
      </w:r>
      <w:proofErr w:type="spellStart"/>
      <w:r>
        <w:rPr>
          <w:rFonts w:hint="eastAsia"/>
          <w:highlight w:val="lightGray"/>
        </w:rPr>
        <w:t>Bewußtsein</w:t>
      </w:r>
      <w:proofErr w:type="spellEnd"/>
      <w:r>
        <w:rPr>
          <w:rFonts w:hint="eastAsia"/>
          <w:highlight w:val="lightGray"/>
        </w:rPr>
        <w:t xml:space="preserve"> der </w:t>
      </w:r>
      <w:proofErr w:type="spellStart"/>
      <w:r>
        <w:rPr>
          <w:rFonts w:hint="eastAsia"/>
          <w:highlight w:val="lightGray"/>
        </w:rPr>
        <w:t>bestehenden</w:t>
      </w:r>
      <w:proofErr w:type="spellEnd"/>
      <w:r>
        <w:rPr>
          <w:rFonts w:hint="eastAsia"/>
          <w:highlight w:val="lightGray"/>
        </w:rPr>
        <w:t xml:space="preserve"> ... Praxis </w:t>
      </w:r>
      <w:proofErr w:type="spellStart"/>
      <w:r>
        <w:rPr>
          <w:rFonts w:hint="eastAsia"/>
          <w:highlight w:val="lightGray"/>
        </w:rPr>
        <w:t>zu</w:t>
      </w:r>
      <w:proofErr w:type="spellEnd"/>
      <w:r>
        <w:rPr>
          <w:rFonts w:hint="eastAsia"/>
          <w:highlight w:val="lightGray"/>
        </w:rPr>
        <w:t xml:space="preserve"> sein, </w:t>
      </w:r>
      <w:proofErr w:type="spellStart"/>
      <w:r>
        <w:rPr>
          <w:rFonts w:hint="eastAsia"/>
          <w:highlight w:val="lightGray"/>
        </w:rPr>
        <w:t>wirklich</w:t>
      </w:r>
      <w:proofErr w:type="spellEnd"/>
      <w:r>
        <w:rPr>
          <w:rFonts w:hint="eastAsia"/>
          <w:highlight w:val="lightGray"/>
        </w:rPr>
        <w:t xml:space="preserve"> </w:t>
      </w:r>
      <w:proofErr w:type="spellStart"/>
      <w:r>
        <w:rPr>
          <w:rFonts w:hint="eastAsia"/>
          <w:highlight w:val="lightGray"/>
        </w:rPr>
        <w:t>etwas</w:t>
      </w:r>
      <w:proofErr w:type="spellEnd"/>
      <w:r>
        <w:rPr>
          <w:rFonts w:hint="eastAsia"/>
          <w:highlight w:val="lightGray"/>
        </w:rPr>
        <w:t xml:space="preserve"> </w:t>
      </w:r>
      <w:proofErr w:type="spellStart"/>
      <w:r>
        <w:rPr>
          <w:rFonts w:hint="eastAsia"/>
          <w:highlight w:val="lightGray"/>
        </w:rPr>
        <w:t>vorzustellen</w:t>
      </w:r>
      <w:proofErr w:type="spellEnd"/>
      <w:r>
        <w:rPr>
          <w:rFonts w:hint="eastAsia"/>
          <w:highlight w:val="lightGray"/>
        </w:rPr>
        <w:t xml:space="preserve">, </w:t>
      </w:r>
      <w:proofErr w:type="spellStart"/>
      <w:r>
        <w:rPr>
          <w:rFonts w:hint="eastAsia"/>
          <w:highlight w:val="lightGray"/>
        </w:rPr>
        <w:t>ohne</w:t>
      </w:r>
      <w:proofErr w:type="spellEnd"/>
      <w:r>
        <w:rPr>
          <w:rFonts w:hint="eastAsia"/>
          <w:highlight w:val="lightGray"/>
        </w:rPr>
        <w:t xml:space="preserve"> </w:t>
      </w:r>
      <w:proofErr w:type="spellStart"/>
      <w:r>
        <w:rPr>
          <w:rFonts w:hint="eastAsia"/>
          <w:highlight w:val="lightGray"/>
        </w:rPr>
        <w:t>etwas</w:t>
      </w:r>
      <w:proofErr w:type="spellEnd"/>
      <w:r>
        <w:rPr>
          <w:rFonts w:hint="eastAsia"/>
          <w:highlight w:val="lightGray"/>
        </w:rPr>
        <w:t xml:space="preserve"> </w:t>
      </w:r>
      <w:proofErr w:type="spellStart"/>
      <w:r>
        <w:rPr>
          <w:rFonts w:hint="eastAsia"/>
          <w:highlight w:val="lightGray"/>
        </w:rPr>
        <w:t>Wirkliches</w:t>
      </w:r>
      <w:proofErr w:type="spellEnd"/>
      <w:r>
        <w:rPr>
          <w:rFonts w:hint="eastAsia"/>
          <w:highlight w:val="lightGray"/>
        </w:rPr>
        <w:t xml:space="preserve"> </w:t>
      </w:r>
      <w:proofErr w:type="spellStart"/>
      <w:proofErr w:type="gramStart"/>
      <w:r>
        <w:rPr>
          <w:rFonts w:hint="eastAsia"/>
          <w:highlight w:val="lightGray"/>
        </w:rPr>
        <w:t>vorzustellen</w:t>
      </w:r>
      <w:proofErr w:type="spellEnd"/>
      <w:r>
        <w:rPr>
          <w:rFonts w:hint="eastAsia"/>
          <w:highlight w:val="lightGray"/>
        </w:rPr>
        <w:t>.«</w:t>
      </w:r>
      <w:proofErr w:type="gramEnd"/>
      <w:r>
        <w:rPr>
          <w:rFonts w:hint="eastAsia"/>
          <w:highlight w:val="lightGray"/>
        </w:rPr>
        <w:t xml:space="preserve"> Marx </w:t>
      </w:r>
      <w:proofErr w:type="spellStart"/>
      <w:r>
        <w:rPr>
          <w:rFonts w:hint="eastAsia"/>
          <w:highlight w:val="lightGray"/>
        </w:rPr>
        <w:t>und</w:t>
      </w:r>
      <w:proofErr w:type="spellEnd"/>
      <w:r>
        <w:rPr>
          <w:rFonts w:hint="eastAsia"/>
          <w:highlight w:val="lightGray"/>
        </w:rPr>
        <w:t xml:space="preserve"> Engels </w:t>
      </w:r>
      <w:r>
        <w:rPr>
          <w:rFonts w:hint="eastAsia"/>
          <w:highlight w:val="lightGray"/>
        </w:rPr>
        <w:t>ü</w:t>
      </w:r>
      <w:proofErr w:type="spellStart"/>
      <w:r>
        <w:rPr>
          <w:rFonts w:hint="eastAsia"/>
          <w:highlight w:val="lightGray"/>
        </w:rPr>
        <w:t>ber</w:t>
      </w:r>
      <w:proofErr w:type="spellEnd"/>
      <w:r>
        <w:rPr>
          <w:rFonts w:hint="eastAsia"/>
          <w:highlight w:val="lightGray"/>
        </w:rPr>
        <w:t xml:space="preserve"> Feuerbach (Marx-Engels </w:t>
      </w:r>
      <w:proofErr w:type="spellStart"/>
      <w:r>
        <w:rPr>
          <w:rFonts w:hint="eastAsia"/>
          <w:highlight w:val="lightGray"/>
        </w:rPr>
        <w:t>Archiv</w:t>
      </w:r>
      <w:proofErr w:type="spellEnd"/>
      <w:r>
        <w:rPr>
          <w:rFonts w:hint="eastAsia"/>
          <w:highlight w:val="lightGray"/>
        </w:rPr>
        <w:t xml:space="preserve"> hg von D </w:t>
      </w:r>
      <w:proofErr w:type="spellStart"/>
      <w:r>
        <w:rPr>
          <w:rFonts w:hint="eastAsia"/>
          <w:highlight w:val="lightGray"/>
        </w:rPr>
        <w:t>Rjazanov</w:t>
      </w:r>
      <w:proofErr w:type="spellEnd"/>
      <w:r>
        <w:rPr>
          <w:rFonts w:hint="eastAsia"/>
          <w:highlight w:val="lightGray"/>
        </w:rPr>
        <w:t xml:space="preserve"> I Frankfurt a/M (1928) p 248, Aus dem </w:t>
      </w:r>
      <w:proofErr w:type="spellStart"/>
      <w:r>
        <w:rPr>
          <w:rFonts w:hint="eastAsia"/>
          <w:highlight w:val="lightGray"/>
        </w:rPr>
        <w:t>literarischen</w:t>
      </w:r>
      <w:proofErr w:type="spellEnd"/>
      <w:r>
        <w:rPr>
          <w:rFonts w:hint="eastAsia"/>
          <w:highlight w:val="lightGray"/>
        </w:rPr>
        <w:t xml:space="preserve"> </w:t>
      </w:r>
      <w:proofErr w:type="spellStart"/>
      <w:r>
        <w:rPr>
          <w:rFonts w:hint="eastAsia"/>
          <w:highlight w:val="lightGray"/>
        </w:rPr>
        <w:t>Nachlaß</w:t>
      </w:r>
      <w:proofErr w:type="spellEnd"/>
      <w:r>
        <w:rPr>
          <w:rFonts w:hint="eastAsia"/>
          <w:highlight w:val="lightGray"/>
        </w:rPr>
        <w:t xml:space="preserve"> von Marx </w:t>
      </w:r>
      <w:proofErr w:type="spellStart"/>
      <w:r>
        <w:rPr>
          <w:rFonts w:hint="eastAsia"/>
          <w:highlight w:val="lightGray"/>
        </w:rPr>
        <w:t>und</w:t>
      </w:r>
      <w:proofErr w:type="spellEnd"/>
      <w:r>
        <w:rPr>
          <w:rFonts w:hint="eastAsia"/>
          <w:highlight w:val="lightGray"/>
        </w:rPr>
        <w:t xml:space="preserve"> Engels)</w:t>
      </w:r>
    </w:p>
    <w:p w14:paraId="2BF8E57F" w14:textId="77777777" w:rsidR="00572209" w:rsidRDefault="00000000">
      <w:pPr>
        <w:spacing w:line="360" w:lineRule="auto"/>
        <w:jc w:val="right"/>
        <w:rPr>
          <w:highlight w:val="lightGray"/>
        </w:rPr>
      </w:pPr>
      <w:r>
        <w:rPr>
          <w:rFonts w:hint="eastAsia"/>
          <w:highlight w:val="lightGray"/>
        </w:rPr>
        <w:t xml:space="preserve"> [X 1,4]</w:t>
      </w:r>
    </w:p>
    <w:p w14:paraId="32DA3060" w14:textId="555650F9" w:rsidR="00572209" w:rsidRDefault="00000000">
      <w:pPr>
        <w:spacing w:line="360" w:lineRule="auto"/>
        <w:rPr>
          <w:highlight w:val="lightGray"/>
        </w:rPr>
      </w:pPr>
      <w:r>
        <w:rPr>
          <w:rFonts w:hint="eastAsia"/>
          <w:highlight w:val="lightGray"/>
        </w:rPr>
        <w:t>虚假意识的起源：“</w:t>
      </w:r>
      <w:r w:rsidRPr="002827D7">
        <w:rPr>
          <w:rFonts w:hint="eastAsia"/>
          <w:highlight w:val="lightGray"/>
        </w:rPr>
        <w:t>从物质劳动和精神劳动开始分开的那一刻起，劳动分工才真正成为分工。从那一刻起，意识才能真正想象自己与现有的实践意识不同</w:t>
      </w:r>
      <w:r>
        <w:rPr>
          <w:rFonts w:hint="eastAsia"/>
          <w:highlight w:val="lightGray"/>
        </w:rPr>
        <w:t>......</w:t>
      </w:r>
      <w:r w:rsidRPr="002827D7">
        <w:rPr>
          <w:rFonts w:hint="eastAsia"/>
          <w:highlight w:val="lightGray"/>
        </w:rPr>
        <w:t>它</w:t>
      </w:r>
      <w:r>
        <w:rPr>
          <w:rFonts w:hint="eastAsia"/>
          <w:highlight w:val="lightGray"/>
        </w:rPr>
        <w:t>无需</w:t>
      </w:r>
      <w:r w:rsidRPr="002827D7">
        <w:rPr>
          <w:rFonts w:hint="eastAsia"/>
          <w:highlight w:val="lightGray"/>
        </w:rPr>
        <w:t>想象某种现实的东西</w:t>
      </w:r>
      <w:r>
        <w:rPr>
          <w:rFonts w:hint="eastAsia"/>
          <w:highlight w:val="lightGray"/>
        </w:rPr>
        <w:t>，</w:t>
      </w:r>
      <w:r w:rsidRPr="002827D7">
        <w:rPr>
          <w:rFonts w:hint="eastAsia"/>
          <w:highlight w:val="lightGray"/>
        </w:rPr>
        <w:t>就能现实地想象某种东西。</w:t>
      </w:r>
      <w:r>
        <w:rPr>
          <w:rFonts w:hint="eastAsia"/>
          <w:highlight w:val="lightGray"/>
        </w:rPr>
        <w:t>”马克思和恩格斯论费尔巴哈〔《马克思恩格斯文库》（</w:t>
      </w:r>
      <w:r>
        <w:rPr>
          <w:rFonts w:hint="eastAsia"/>
          <w:i/>
          <w:iCs/>
          <w:highlight w:val="lightGray"/>
        </w:rPr>
        <w:t xml:space="preserve">Marx Engels </w:t>
      </w:r>
      <w:proofErr w:type="spellStart"/>
      <w:r>
        <w:rPr>
          <w:rFonts w:hint="eastAsia"/>
          <w:i/>
          <w:iCs/>
          <w:highlight w:val="lightGray"/>
        </w:rPr>
        <w:t>Archiv</w:t>
      </w:r>
      <w:proofErr w:type="spellEnd"/>
      <w:r>
        <w:rPr>
          <w:rFonts w:hint="eastAsia"/>
          <w:highlight w:val="lightGray"/>
        </w:rPr>
        <w:t>），</w:t>
      </w:r>
      <w:r>
        <w:rPr>
          <w:rFonts w:hint="eastAsia"/>
          <w:highlight w:val="lightGray"/>
        </w:rPr>
        <w:t xml:space="preserve">D. </w:t>
      </w:r>
      <w:r>
        <w:rPr>
          <w:rFonts w:hint="eastAsia"/>
          <w:highlight w:val="lightGray"/>
        </w:rPr>
        <w:t>梁赞诺夫</w:t>
      </w:r>
      <w:r>
        <w:rPr>
          <w:rStyle w:val="af"/>
          <w:rFonts w:hint="eastAsia"/>
          <w:highlight w:val="lightGray"/>
        </w:rPr>
        <w:footnoteReference w:id="6"/>
      </w:r>
      <w:r>
        <w:rPr>
          <w:rFonts w:hint="eastAsia"/>
          <w:highlight w:val="lightGray"/>
        </w:rPr>
        <w:t>编，第</w:t>
      </w:r>
      <w:r>
        <w:rPr>
          <w:rFonts w:hint="eastAsia"/>
          <w:highlight w:val="lightGray"/>
        </w:rPr>
        <w:t>1</w:t>
      </w:r>
      <w:r>
        <w:rPr>
          <w:rFonts w:hint="eastAsia"/>
          <w:highlight w:val="lightGray"/>
        </w:rPr>
        <w:t>卷，美茵河畔法兰克福（</w:t>
      </w:r>
      <w:r>
        <w:rPr>
          <w:rFonts w:hint="eastAsia"/>
          <w:highlight w:val="lightGray"/>
        </w:rPr>
        <w:t>1928</w:t>
      </w:r>
      <w:r>
        <w:rPr>
          <w:rFonts w:hint="eastAsia"/>
          <w:highlight w:val="lightGray"/>
        </w:rPr>
        <w:t>年），第</w:t>
      </w:r>
      <w:r>
        <w:rPr>
          <w:rFonts w:hint="eastAsia"/>
          <w:highlight w:val="lightGray"/>
        </w:rPr>
        <w:t>248</w:t>
      </w:r>
      <w:r>
        <w:rPr>
          <w:rFonts w:hint="eastAsia"/>
          <w:highlight w:val="lightGray"/>
        </w:rPr>
        <w:t>页，摘自马克思和恩格斯的遗稿〕</w:t>
      </w:r>
    </w:p>
    <w:p w14:paraId="542B2CAC" w14:textId="1F312DAA" w:rsidR="00572209" w:rsidRDefault="00000000" w:rsidP="009C1AB2">
      <w:pPr>
        <w:spacing w:line="360" w:lineRule="auto"/>
        <w:jc w:val="right"/>
      </w:pPr>
      <w:r>
        <w:rPr>
          <w:rFonts w:hint="eastAsia"/>
          <w:highlight w:val="lightGray"/>
        </w:rPr>
        <w:t>[X 1,4]</w:t>
      </w:r>
    </w:p>
    <w:p w14:paraId="0B6234AD" w14:textId="77777777" w:rsidR="009C1AB2" w:rsidRDefault="00000000">
      <w:pPr>
        <w:spacing w:line="360" w:lineRule="auto"/>
      </w:pPr>
      <w:r>
        <w:rPr>
          <w:rFonts w:hint="eastAsia"/>
        </w:rPr>
        <w:t xml:space="preserve">Eine Stelle </w:t>
      </w:r>
      <w:r>
        <w:rPr>
          <w:rFonts w:hint="eastAsia"/>
        </w:rPr>
        <w:t>ü</w:t>
      </w:r>
      <w:proofErr w:type="spellStart"/>
      <w:r>
        <w:rPr>
          <w:rFonts w:hint="eastAsia"/>
        </w:rPr>
        <w:t>ber</w:t>
      </w:r>
      <w:proofErr w:type="spellEnd"/>
      <w:r>
        <w:rPr>
          <w:rFonts w:hint="eastAsia"/>
        </w:rPr>
        <w:t xml:space="preserve"> die Revolution </w:t>
      </w:r>
      <w:proofErr w:type="spellStart"/>
      <w:r>
        <w:rPr>
          <w:rFonts w:hint="eastAsia"/>
        </w:rPr>
        <w:t>als</w:t>
      </w:r>
      <w:proofErr w:type="spellEnd"/>
      <w:r>
        <w:rPr>
          <w:rFonts w:hint="eastAsia"/>
        </w:rPr>
        <w:t xml:space="preserve"> de(n) »j</w:t>
      </w:r>
      <w:r>
        <w:rPr>
          <w:rFonts w:hint="eastAsia"/>
        </w:rPr>
        <w:t>ü</w:t>
      </w:r>
      <w:proofErr w:type="spellStart"/>
      <w:r>
        <w:rPr>
          <w:rFonts w:hint="eastAsia"/>
        </w:rPr>
        <w:t>ngsten</w:t>
      </w:r>
      <w:proofErr w:type="spellEnd"/>
      <w:r>
        <w:rPr>
          <w:rFonts w:hint="eastAsia"/>
        </w:rPr>
        <w:t xml:space="preserve"> Tag«, der dem von Bruno Bauer </w:t>
      </w:r>
      <w:proofErr w:type="spellStart"/>
      <w:r>
        <w:rPr>
          <w:rFonts w:hint="eastAsia"/>
        </w:rPr>
        <w:t>erträumten</w:t>
      </w:r>
      <w:proofErr w:type="spellEnd"/>
      <w:r>
        <w:rPr>
          <w:rFonts w:hint="eastAsia"/>
        </w:rPr>
        <w:t xml:space="preserve">, der den </w:t>
      </w:r>
      <w:proofErr w:type="spellStart"/>
      <w:r>
        <w:rPr>
          <w:rFonts w:hint="eastAsia"/>
        </w:rPr>
        <w:t>Sieg</w:t>
      </w:r>
      <w:proofErr w:type="spellEnd"/>
      <w:r>
        <w:rPr>
          <w:rFonts w:hint="eastAsia"/>
        </w:rPr>
        <w:t xml:space="preserve"> des </w:t>
      </w:r>
      <w:proofErr w:type="spellStart"/>
      <w:r>
        <w:rPr>
          <w:rFonts w:hint="eastAsia"/>
        </w:rPr>
        <w:t>kritischen</w:t>
      </w:r>
      <w:proofErr w:type="spellEnd"/>
      <w:r>
        <w:rPr>
          <w:rFonts w:hint="eastAsia"/>
        </w:rPr>
        <w:t xml:space="preserve"> </w:t>
      </w:r>
      <w:proofErr w:type="spellStart"/>
      <w:r>
        <w:rPr>
          <w:rFonts w:hint="eastAsia"/>
        </w:rPr>
        <w:t>Bewußtseins</w:t>
      </w:r>
      <w:proofErr w:type="spellEnd"/>
      <w:r>
        <w:rPr>
          <w:rFonts w:hint="eastAsia"/>
        </w:rPr>
        <w:t xml:space="preserve"> </w:t>
      </w:r>
      <w:proofErr w:type="spellStart"/>
      <w:r>
        <w:rPr>
          <w:rFonts w:hint="eastAsia"/>
        </w:rPr>
        <w:t>herauff</w:t>
      </w:r>
      <w:proofErr w:type="spellEnd"/>
      <w:r>
        <w:rPr>
          <w:rFonts w:hint="eastAsia"/>
        </w:rPr>
        <w:t>ü</w:t>
      </w:r>
      <w:proofErr w:type="spellStart"/>
      <w:r>
        <w:rPr>
          <w:rFonts w:hint="eastAsia"/>
        </w:rPr>
        <w:t>hre</w:t>
      </w:r>
      <w:proofErr w:type="spellEnd"/>
      <w:r>
        <w:rPr>
          <w:rFonts w:hint="eastAsia"/>
        </w:rPr>
        <w:t xml:space="preserve">, </w:t>
      </w:r>
      <w:proofErr w:type="spellStart"/>
      <w:r>
        <w:rPr>
          <w:rFonts w:hint="eastAsia"/>
        </w:rPr>
        <w:t>entgegengesetzt</w:t>
      </w:r>
      <w:proofErr w:type="spellEnd"/>
      <w:r>
        <w:rPr>
          <w:rFonts w:hint="eastAsia"/>
        </w:rPr>
        <w:t xml:space="preserve"> </w:t>
      </w:r>
      <w:proofErr w:type="spellStart"/>
      <w:r>
        <w:rPr>
          <w:rFonts w:hint="eastAsia"/>
        </w:rPr>
        <w:t>wird</w:t>
      </w:r>
      <w:proofErr w:type="spellEnd"/>
      <w:r>
        <w:rPr>
          <w:rFonts w:hint="eastAsia"/>
        </w:rPr>
        <w:t xml:space="preserve">: »Der </w:t>
      </w:r>
      <w:proofErr w:type="spellStart"/>
      <w:r>
        <w:rPr>
          <w:rFonts w:hint="eastAsia"/>
        </w:rPr>
        <w:t>heilige</w:t>
      </w:r>
      <w:proofErr w:type="spellEnd"/>
      <w:r>
        <w:rPr>
          <w:rFonts w:hint="eastAsia"/>
        </w:rPr>
        <w:t xml:space="preserve"> </w:t>
      </w:r>
      <w:proofErr w:type="spellStart"/>
      <w:r>
        <w:rPr>
          <w:rFonts w:hint="eastAsia"/>
        </w:rPr>
        <w:t>Kirchenvater</w:t>
      </w:r>
      <w:proofErr w:type="spellEnd"/>
      <w:r>
        <w:rPr>
          <w:rFonts w:hint="eastAsia"/>
        </w:rPr>
        <w:t xml:space="preserve"> </w:t>
      </w:r>
      <w:proofErr w:type="spellStart"/>
      <w:r>
        <w:rPr>
          <w:rFonts w:hint="eastAsia"/>
        </w:rPr>
        <w:t>wird</w:t>
      </w:r>
      <w:proofErr w:type="spellEnd"/>
      <w:r>
        <w:rPr>
          <w:rFonts w:hint="eastAsia"/>
        </w:rPr>
        <w:t xml:space="preserve"> </w:t>
      </w:r>
      <w:proofErr w:type="spellStart"/>
      <w:r>
        <w:rPr>
          <w:rFonts w:hint="eastAsia"/>
        </w:rPr>
        <w:t>sich</w:t>
      </w:r>
      <w:proofErr w:type="spellEnd"/>
      <w:r>
        <w:rPr>
          <w:rFonts w:hint="eastAsia"/>
        </w:rPr>
        <w:t xml:space="preserve"> </w:t>
      </w:r>
      <w:proofErr w:type="spellStart"/>
      <w:r>
        <w:rPr>
          <w:rFonts w:hint="eastAsia"/>
        </w:rPr>
        <w:t>doch</w:t>
      </w:r>
      <w:proofErr w:type="spellEnd"/>
      <w:r>
        <w:rPr>
          <w:rFonts w:hint="eastAsia"/>
        </w:rPr>
        <w:t xml:space="preserve"> </w:t>
      </w:r>
      <w:proofErr w:type="spellStart"/>
      <w:r>
        <w:rPr>
          <w:rFonts w:hint="eastAsia"/>
        </w:rPr>
        <w:t>sehr</w:t>
      </w:r>
      <w:proofErr w:type="spellEnd"/>
      <w:r>
        <w:rPr>
          <w:rFonts w:hint="eastAsia"/>
        </w:rPr>
        <w:t xml:space="preserve"> </w:t>
      </w:r>
      <w:proofErr w:type="spellStart"/>
      <w:r>
        <w:rPr>
          <w:rFonts w:hint="eastAsia"/>
        </w:rPr>
        <w:t>verwundern</w:t>
      </w:r>
      <w:proofErr w:type="spellEnd"/>
      <w:r>
        <w:rPr>
          <w:rFonts w:hint="eastAsia"/>
        </w:rPr>
        <w:t xml:space="preserve">, </w:t>
      </w:r>
      <w:proofErr w:type="spellStart"/>
      <w:r>
        <w:rPr>
          <w:rFonts w:hint="eastAsia"/>
        </w:rPr>
        <w:t>wenn</w:t>
      </w:r>
      <w:proofErr w:type="spellEnd"/>
      <w:r>
        <w:rPr>
          <w:rFonts w:hint="eastAsia"/>
        </w:rPr>
        <w:t xml:space="preserve"> der j</w:t>
      </w:r>
      <w:r>
        <w:rPr>
          <w:rFonts w:hint="eastAsia"/>
        </w:rPr>
        <w:t>ü</w:t>
      </w:r>
      <w:proofErr w:type="spellStart"/>
      <w:r>
        <w:rPr>
          <w:rFonts w:hint="eastAsia"/>
        </w:rPr>
        <w:t>ngste</w:t>
      </w:r>
      <w:proofErr w:type="spellEnd"/>
      <w:r>
        <w:rPr>
          <w:rFonts w:hint="eastAsia"/>
        </w:rPr>
        <w:t xml:space="preserve"> Tag ... </w:t>
      </w:r>
      <w:r>
        <w:rPr>
          <w:rFonts w:hint="eastAsia"/>
        </w:rPr>
        <w:t>ü</w:t>
      </w:r>
      <w:proofErr w:type="spellStart"/>
      <w:r>
        <w:rPr>
          <w:rFonts w:hint="eastAsia"/>
        </w:rPr>
        <w:t>ber</w:t>
      </w:r>
      <w:proofErr w:type="spellEnd"/>
      <w:r>
        <w:rPr>
          <w:rFonts w:hint="eastAsia"/>
        </w:rPr>
        <w:t xml:space="preserve"> in </w:t>
      </w:r>
      <w:proofErr w:type="spellStart"/>
      <w:r>
        <w:rPr>
          <w:rFonts w:hint="eastAsia"/>
        </w:rPr>
        <w:t>hereinbricht</w:t>
      </w:r>
      <w:proofErr w:type="spellEnd"/>
      <w:r>
        <w:rPr>
          <w:rFonts w:hint="eastAsia"/>
        </w:rPr>
        <w:t xml:space="preserve"> - </w:t>
      </w:r>
      <w:proofErr w:type="spellStart"/>
      <w:r>
        <w:rPr>
          <w:rFonts w:hint="eastAsia"/>
        </w:rPr>
        <w:t>ein</w:t>
      </w:r>
      <w:proofErr w:type="spellEnd"/>
      <w:r>
        <w:rPr>
          <w:rFonts w:hint="eastAsia"/>
        </w:rPr>
        <w:t xml:space="preserve"> Tag, </w:t>
      </w:r>
      <w:proofErr w:type="spellStart"/>
      <w:r>
        <w:rPr>
          <w:rFonts w:hint="eastAsia"/>
        </w:rPr>
        <w:t>dessen</w:t>
      </w:r>
      <w:proofErr w:type="spellEnd"/>
      <w:r>
        <w:rPr>
          <w:rFonts w:hint="eastAsia"/>
        </w:rPr>
        <w:t xml:space="preserve"> </w:t>
      </w:r>
      <w:proofErr w:type="spellStart"/>
      <w:r>
        <w:rPr>
          <w:rFonts w:hint="eastAsia"/>
        </w:rPr>
        <w:t>Morgenrot</w:t>
      </w:r>
      <w:proofErr w:type="spellEnd"/>
      <w:r>
        <w:rPr>
          <w:rFonts w:hint="eastAsia"/>
        </w:rPr>
        <w:t xml:space="preserve"> der </w:t>
      </w:r>
      <w:proofErr w:type="spellStart"/>
      <w:r>
        <w:rPr>
          <w:rFonts w:hint="eastAsia"/>
        </w:rPr>
        <w:t>Widerschein</w:t>
      </w:r>
      <w:proofErr w:type="spellEnd"/>
      <w:r>
        <w:rPr>
          <w:rFonts w:hint="eastAsia"/>
        </w:rPr>
        <w:t xml:space="preserve"> </w:t>
      </w:r>
      <w:proofErr w:type="spellStart"/>
      <w:r>
        <w:rPr>
          <w:rFonts w:hint="eastAsia"/>
        </w:rPr>
        <w:t>brennender</w:t>
      </w:r>
      <w:proofErr w:type="spellEnd"/>
      <w:r>
        <w:rPr>
          <w:rFonts w:hint="eastAsia"/>
        </w:rPr>
        <w:t xml:space="preserve"> </w:t>
      </w:r>
      <w:proofErr w:type="spellStart"/>
      <w:r>
        <w:rPr>
          <w:rFonts w:hint="eastAsia"/>
        </w:rPr>
        <w:t>Städte</w:t>
      </w:r>
      <w:proofErr w:type="spellEnd"/>
      <w:r>
        <w:rPr>
          <w:rFonts w:hint="eastAsia"/>
        </w:rPr>
        <w:t xml:space="preserve"> am Himmel </w:t>
      </w:r>
      <w:proofErr w:type="spellStart"/>
      <w:r>
        <w:rPr>
          <w:rFonts w:hint="eastAsia"/>
        </w:rPr>
        <w:t>ist</w:t>
      </w:r>
      <w:proofErr w:type="spellEnd"/>
      <w:r>
        <w:rPr>
          <w:rFonts w:hint="eastAsia"/>
        </w:rPr>
        <w:t xml:space="preserve">, </w:t>
      </w:r>
      <w:proofErr w:type="spellStart"/>
      <w:r>
        <w:rPr>
          <w:rFonts w:hint="eastAsia"/>
        </w:rPr>
        <w:t>wenn</w:t>
      </w:r>
      <w:proofErr w:type="spellEnd"/>
      <w:r>
        <w:rPr>
          <w:rFonts w:hint="eastAsia"/>
        </w:rPr>
        <w:t xml:space="preserve"> </w:t>
      </w:r>
      <w:proofErr w:type="spellStart"/>
      <w:r>
        <w:rPr>
          <w:rFonts w:hint="eastAsia"/>
        </w:rPr>
        <w:t>unter</w:t>
      </w:r>
      <w:proofErr w:type="spellEnd"/>
      <w:r>
        <w:rPr>
          <w:rFonts w:hint="eastAsia"/>
        </w:rPr>
        <w:t xml:space="preserve"> </w:t>
      </w:r>
      <w:proofErr w:type="spellStart"/>
      <w:r>
        <w:rPr>
          <w:rFonts w:hint="eastAsia"/>
        </w:rPr>
        <w:t>diesen</w:t>
      </w:r>
      <w:proofErr w:type="spellEnd"/>
      <w:r>
        <w:rPr>
          <w:rFonts w:hint="eastAsia"/>
        </w:rPr>
        <w:t xml:space="preserve"> </w:t>
      </w:r>
      <w:r>
        <w:rPr>
          <w:rFonts w:hint="eastAsia"/>
        </w:rPr>
        <w:t>›</w:t>
      </w:r>
      <w:proofErr w:type="spellStart"/>
      <w:r>
        <w:rPr>
          <w:rFonts w:hint="eastAsia"/>
        </w:rPr>
        <w:t>himmlischen</w:t>
      </w:r>
      <w:proofErr w:type="spellEnd"/>
      <w:r>
        <w:rPr>
          <w:rFonts w:hint="eastAsia"/>
        </w:rPr>
        <w:t xml:space="preserve"> </w:t>
      </w:r>
      <w:proofErr w:type="spellStart"/>
      <w:r>
        <w:rPr>
          <w:rFonts w:hint="eastAsia"/>
        </w:rPr>
        <w:t>Harmonien</w:t>
      </w:r>
      <w:proofErr w:type="spellEnd"/>
      <w:r>
        <w:rPr>
          <w:rFonts w:hint="eastAsia"/>
        </w:rPr>
        <w:t>‹</w:t>
      </w:r>
      <w:r>
        <w:rPr>
          <w:rFonts w:hint="eastAsia"/>
        </w:rPr>
        <w:t xml:space="preserve"> die Melodie der Marseillaise und Carmagnole </w:t>
      </w:r>
      <w:proofErr w:type="spellStart"/>
      <w:r>
        <w:rPr>
          <w:rFonts w:hint="eastAsia"/>
        </w:rPr>
        <w:t>mit</w:t>
      </w:r>
      <w:proofErr w:type="spellEnd"/>
      <w:r>
        <w:rPr>
          <w:rFonts w:hint="eastAsia"/>
        </w:rPr>
        <w:t xml:space="preserve"> </w:t>
      </w:r>
      <w:proofErr w:type="spellStart"/>
      <w:r>
        <w:rPr>
          <w:rFonts w:hint="eastAsia"/>
        </w:rPr>
        <w:t>obligatem</w:t>
      </w:r>
      <w:proofErr w:type="spellEnd"/>
      <w:r>
        <w:rPr>
          <w:rFonts w:hint="eastAsia"/>
        </w:rPr>
        <w:t xml:space="preserve"> </w:t>
      </w:r>
      <w:proofErr w:type="spellStart"/>
      <w:r>
        <w:rPr>
          <w:rFonts w:hint="eastAsia"/>
        </w:rPr>
        <w:t>Kanonendonner</w:t>
      </w:r>
      <w:proofErr w:type="spellEnd"/>
      <w:r>
        <w:rPr>
          <w:rFonts w:hint="eastAsia"/>
        </w:rPr>
        <w:t xml:space="preserve"> an sein </w:t>
      </w:r>
      <w:proofErr w:type="spellStart"/>
      <w:r>
        <w:rPr>
          <w:rFonts w:hint="eastAsia"/>
        </w:rPr>
        <w:t>Ohr</w:t>
      </w:r>
      <w:proofErr w:type="spellEnd"/>
      <w:r>
        <w:rPr>
          <w:rFonts w:hint="eastAsia"/>
        </w:rPr>
        <w:t xml:space="preserve"> </w:t>
      </w:r>
      <w:proofErr w:type="spellStart"/>
      <w:r>
        <w:rPr>
          <w:rFonts w:hint="eastAsia"/>
        </w:rPr>
        <w:t>schallt</w:t>
      </w:r>
      <w:proofErr w:type="spellEnd"/>
      <w:r>
        <w:rPr>
          <w:rFonts w:hint="eastAsia"/>
        </w:rPr>
        <w:t xml:space="preserve"> und die Guillotine </w:t>
      </w:r>
      <w:proofErr w:type="spellStart"/>
      <w:r>
        <w:rPr>
          <w:rFonts w:hint="eastAsia"/>
        </w:rPr>
        <w:t>dazu</w:t>
      </w:r>
      <w:proofErr w:type="spellEnd"/>
      <w:r>
        <w:rPr>
          <w:rFonts w:hint="eastAsia"/>
        </w:rPr>
        <w:t xml:space="preserve"> den Takt </w:t>
      </w:r>
      <w:proofErr w:type="spellStart"/>
      <w:r>
        <w:rPr>
          <w:rFonts w:hint="eastAsia"/>
        </w:rPr>
        <w:t>schlägt</w:t>
      </w:r>
      <w:proofErr w:type="spellEnd"/>
      <w:r>
        <w:rPr>
          <w:rFonts w:hint="eastAsia"/>
        </w:rPr>
        <w:t xml:space="preserve">, </w:t>
      </w:r>
      <w:proofErr w:type="spellStart"/>
      <w:r>
        <w:rPr>
          <w:rFonts w:hint="eastAsia"/>
        </w:rPr>
        <w:t>wenn</w:t>
      </w:r>
      <w:proofErr w:type="spellEnd"/>
      <w:r>
        <w:rPr>
          <w:rFonts w:hint="eastAsia"/>
        </w:rPr>
        <w:t xml:space="preserve"> die </w:t>
      </w:r>
      <w:proofErr w:type="spellStart"/>
      <w:r>
        <w:rPr>
          <w:rFonts w:hint="eastAsia"/>
        </w:rPr>
        <w:t>verruchte</w:t>
      </w:r>
      <w:proofErr w:type="spellEnd"/>
      <w:r>
        <w:rPr>
          <w:rFonts w:hint="eastAsia"/>
        </w:rPr>
        <w:t xml:space="preserve"> </w:t>
      </w:r>
      <w:r>
        <w:rPr>
          <w:rFonts w:hint="eastAsia"/>
        </w:rPr>
        <w:t>›</w:t>
      </w:r>
      <w:r>
        <w:rPr>
          <w:rFonts w:hint="eastAsia"/>
        </w:rPr>
        <w:t>Masse</w:t>
      </w:r>
      <w:r>
        <w:rPr>
          <w:rFonts w:hint="eastAsia"/>
        </w:rPr>
        <w:t>‹</w:t>
      </w:r>
      <w:r>
        <w:rPr>
          <w:rFonts w:hint="eastAsia"/>
        </w:rPr>
        <w:t xml:space="preserve"> </w:t>
      </w:r>
      <w:proofErr w:type="spellStart"/>
      <w:r w:rsidRPr="002827D7">
        <w:rPr>
          <w:rFonts w:hint="eastAsia"/>
        </w:rPr>
        <w:t>ça</w:t>
      </w:r>
      <w:proofErr w:type="spellEnd"/>
      <w:r w:rsidRPr="002827D7">
        <w:rPr>
          <w:rFonts w:hint="eastAsia"/>
        </w:rPr>
        <w:t xml:space="preserve"> </w:t>
      </w:r>
      <w:proofErr w:type="spellStart"/>
      <w:r w:rsidRPr="002827D7">
        <w:rPr>
          <w:rFonts w:hint="eastAsia"/>
        </w:rPr>
        <w:t>ira</w:t>
      </w:r>
      <w:proofErr w:type="spellEnd"/>
      <w:r w:rsidRPr="002827D7">
        <w:rPr>
          <w:rFonts w:hint="eastAsia"/>
        </w:rPr>
        <w:t xml:space="preserve">, </w:t>
      </w:r>
      <w:proofErr w:type="spellStart"/>
      <w:r w:rsidRPr="002827D7">
        <w:rPr>
          <w:rFonts w:hint="eastAsia"/>
        </w:rPr>
        <w:t>ça</w:t>
      </w:r>
      <w:proofErr w:type="spellEnd"/>
      <w:r w:rsidRPr="002827D7">
        <w:rPr>
          <w:rFonts w:hint="eastAsia"/>
        </w:rPr>
        <w:t xml:space="preserve"> </w:t>
      </w:r>
      <w:proofErr w:type="spellStart"/>
      <w:r w:rsidRPr="002827D7">
        <w:rPr>
          <w:rFonts w:hint="eastAsia"/>
        </w:rPr>
        <w:t>ira</w:t>
      </w:r>
      <w:proofErr w:type="spellEnd"/>
      <w:r w:rsidRPr="002827D7">
        <w:rPr>
          <w:rFonts w:hint="eastAsia"/>
        </w:rPr>
        <w:t>...</w:t>
      </w:r>
      <w:r>
        <w:rPr>
          <w:rFonts w:hint="eastAsia"/>
        </w:rPr>
        <w:t xml:space="preserve"> </w:t>
      </w:r>
      <w:proofErr w:type="spellStart"/>
      <w:r>
        <w:rPr>
          <w:rFonts w:hint="eastAsia"/>
        </w:rPr>
        <w:t>br</w:t>
      </w:r>
      <w:proofErr w:type="spellEnd"/>
      <w:r>
        <w:rPr>
          <w:rFonts w:hint="eastAsia"/>
        </w:rPr>
        <w:t>ü</w:t>
      </w:r>
      <w:proofErr w:type="spellStart"/>
      <w:r>
        <w:rPr>
          <w:rFonts w:hint="eastAsia"/>
        </w:rPr>
        <w:t>llt</w:t>
      </w:r>
      <w:proofErr w:type="spellEnd"/>
      <w:r>
        <w:rPr>
          <w:rFonts w:hint="eastAsia"/>
        </w:rPr>
        <w:t xml:space="preserve"> und das </w:t>
      </w:r>
      <w:r>
        <w:rPr>
          <w:rFonts w:hint="eastAsia"/>
        </w:rPr>
        <w:t>›</w:t>
      </w:r>
      <w:proofErr w:type="spellStart"/>
      <w:r>
        <w:rPr>
          <w:rFonts w:hint="eastAsia"/>
        </w:rPr>
        <w:t>Selbstbewußtsein</w:t>
      </w:r>
      <w:proofErr w:type="spellEnd"/>
      <w:r>
        <w:rPr>
          <w:rFonts w:hint="eastAsia"/>
        </w:rPr>
        <w:t>‹</w:t>
      </w:r>
      <w:r>
        <w:rPr>
          <w:rFonts w:hint="eastAsia"/>
        </w:rPr>
        <w:t xml:space="preserve"> ... </w:t>
      </w:r>
      <w:proofErr w:type="spellStart"/>
      <w:r>
        <w:rPr>
          <w:rFonts w:hint="eastAsia"/>
        </w:rPr>
        <w:t>vermittels</w:t>
      </w:r>
      <w:proofErr w:type="spellEnd"/>
      <w:r>
        <w:rPr>
          <w:rFonts w:hint="eastAsia"/>
        </w:rPr>
        <w:t xml:space="preserve"> der </w:t>
      </w:r>
      <w:proofErr w:type="spellStart"/>
      <w:r>
        <w:rPr>
          <w:rFonts w:hint="eastAsia"/>
        </w:rPr>
        <w:t>Laterne</w:t>
      </w:r>
      <w:proofErr w:type="spellEnd"/>
      <w:r>
        <w:rPr>
          <w:rFonts w:hint="eastAsia"/>
        </w:rPr>
        <w:t xml:space="preserve"> </w:t>
      </w:r>
      <w:proofErr w:type="spellStart"/>
      <w:proofErr w:type="gramStart"/>
      <w:r>
        <w:rPr>
          <w:rFonts w:hint="eastAsia"/>
        </w:rPr>
        <w:t>aufhebt</w:t>
      </w:r>
      <w:proofErr w:type="spellEnd"/>
      <w:r>
        <w:rPr>
          <w:rFonts w:hint="eastAsia"/>
        </w:rPr>
        <w:t>.«</w:t>
      </w:r>
      <w:proofErr w:type="gramEnd"/>
      <w:r>
        <w:rPr>
          <w:rFonts w:hint="eastAsia"/>
        </w:rPr>
        <w:t xml:space="preserve"> Marx </w:t>
      </w:r>
      <w:proofErr w:type="spellStart"/>
      <w:r>
        <w:rPr>
          <w:rFonts w:hint="eastAsia"/>
        </w:rPr>
        <w:t>und</w:t>
      </w:r>
      <w:proofErr w:type="spellEnd"/>
      <w:r>
        <w:rPr>
          <w:rFonts w:hint="eastAsia"/>
        </w:rPr>
        <w:t xml:space="preserve"> Engels </w:t>
      </w:r>
      <w:r>
        <w:rPr>
          <w:rFonts w:hint="eastAsia"/>
        </w:rPr>
        <w:t>ü</w:t>
      </w:r>
      <w:proofErr w:type="spellStart"/>
      <w:r>
        <w:rPr>
          <w:rFonts w:hint="eastAsia"/>
        </w:rPr>
        <w:t>ber</w:t>
      </w:r>
      <w:proofErr w:type="spellEnd"/>
      <w:r>
        <w:rPr>
          <w:rFonts w:hint="eastAsia"/>
        </w:rPr>
        <w:t xml:space="preserve"> Feuerbach. Aus dem </w:t>
      </w:r>
      <w:proofErr w:type="spellStart"/>
      <w:r>
        <w:rPr>
          <w:rFonts w:hint="eastAsia"/>
        </w:rPr>
        <w:t>literarischen</w:t>
      </w:r>
      <w:proofErr w:type="spellEnd"/>
      <w:r>
        <w:rPr>
          <w:rFonts w:hint="eastAsia"/>
        </w:rPr>
        <w:t xml:space="preserve"> </w:t>
      </w:r>
      <w:proofErr w:type="spellStart"/>
      <w:r>
        <w:rPr>
          <w:rFonts w:hint="eastAsia"/>
        </w:rPr>
        <w:t>Nachlaß</w:t>
      </w:r>
      <w:proofErr w:type="spellEnd"/>
      <w:r>
        <w:rPr>
          <w:rFonts w:hint="eastAsia"/>
        </w:rPr>
        <w:t xml:space="preserve"> von Marx </w:t>
      </w:r>
      <w:proofErr w:type="spellStart"/>
      <w:r>
        <w:rPr>
          <w:rFonts w:hint="eastAsia"/>
        </w:rPr>
        <w:t>und</w:t>
      </w:r>
      <w:proofErr w:type="spellEnd"/>
      <w:r>
        <w:rPr>
          <w:rFonts w:hint="eastAsia"/>
        </w:rPr>
        <w:t xml:space="preserve"> Engels (Marx-Engels-</w:t>
      </w:r>
      <w:proofErr w:type="spellStart"/>
      <w:r>
        <w:rPr>
          <w:rFonts w:hint="eastAsia"/>
        </w:rPr>
        <w:t>Archiv</w:t>
      </w:r>
      <w:proofErr w:type="spellEnd"/>
      <w:r>
        <w:rPr>
          <w:rFonts w:hint="eastAsia"/>
        </w:rPr>
        <w:t xml:space="preserve"> hg von D </w:t>
      </w:r>
      <w:proofErr w:type="spellStart"/>
      <w:r>
        <w:rPr>
          <w:rFonts w:hint="eastAsia"/>
        </w:rPr>
        <w:t>Rjazanov</w:t>
      </w:r>
      <w:proofErr w:type="spellEnd"/>
      <w:r>
        <w:rPr>
          <w:rFonts w:hint="eastAsia"/>
        </w:rPr>
        <w:t xml:space="preserve"> I Frankfurt a/M p258)</w:t>
      </w:r>
    </w:p>
    <w:p w14:paraId="175DA23F" w14:textId="0199FBEC" w:rsidR="00572209" w:rsidRDefault="00000000" w:rsidP="009C1AB2">
      <w:pPr>
        <w:spacing w:line="360" w:lineRule="auto"/>
        <w:jc w:val="right"/>
      </w:pPr>
      <w:r>
        <w:rPr>
          <w:rFonts w:hint="eastAsia"/>
        </w:rPr>
        <w:t>[X 1,5]</w:t>
      </w:r>
    </w:p>
    <w:p w14:paraId="4798D443" w14:textId="77777777" w:rsidR="009C1AB2" w:rsidRDefault="00000000">
      <w:pPr>
        <w:spacing w:line="360" w:lineRule="auto"/>
      </w:pPr>
      <w:r>
        <w:rPr>
          <w:rFonts w:hint="eastAsia"/>
        </w:rPr>
        <w:t>一段关于革命作为“末日审判”的文字，与布鲁诺·鲍威尔（</w:t>
      </w:r>
      <w:r>
        <w:rPr>
          <w:rFonts w:hint="eastAsia"/>
        </w:rPr>
        <w:t>Bruno Bauer</w:t>
      </w:r>
      <w:r>
        <w:rPr>
          <w:rFonts w:hint="eastAsia"/>
        </w:rPr>
        <w:t>）</w:t>
      </w:r>
      <w:r>
        <w:rPr>
          <w:rStyle w:val="af"/>
          <w:rFonts w:hint="eastAsia"/>
        </w:rPr>
        <w:footnoteReference w:id="7"/>
      </w:r>
      <w:r>
        <w:rPr>
          <w:rFonts w:hint="eastAsia"/>
        </w:rPr>
        <w:t>所梦想的、带来批判意识胜利的“末日审判”相对立：</w:t>
      </w:r>
      <w:proofErr w:type="gramStart"/>
      <w:r>
        <w:rPr>
          <w:rFonts w:hint="eastAsia"/>
        </w:rPr>
        <w:t>“</w:t>
      </w:r>
      <w:proofErr w:type="gramEnd"/>
      <w:r>
        <w:rPr>
          <w:rFonts w:hint="eastAsia"/>
        </w:rPr>
        <w:t>这位神圣的教父将会非常</w:t>
      </w:r>
      <w:r>
        <w:rPr>
          <w:rFonts w:hint="eastAsia"/>
        </w:rPr>
        <w:lastRenderedPageBreak/>
        <w:t>惊讶，如果末日审判突然降临——这一天，朝霞是天空中燃烧城市的反光，在这些‘天籁’之下，《马赛曲》（</w:t>
      </w:r>
      <w:r>
        <w:rPr>
          <w:rFonts w:hint="eastAsia"/>
          <w:i/>
          <w:iCs/>
        </w:rPr>
        <w:t>Marseillaise</w:t>
      </w:r>
      <w:r>
        <w:rPr>
          <w:rFonts w:hint="eastAsia"/>
        </w:rPr>
        <w:t>）</w:t>
      </w:r>
      <w:r>
        <w:rPr>
          <w:rStyle w:val="af"/>
          <w:rFonts w:hint="eastAsia"/>
        </w:rPr>
        <w:footnoteReference w:id="8"/>
      </w:r>
      <w:r>
        <w:rPr>
          <w:rFonts w:hint="eastAsia"/>
        </w:rPr>
        <w:t>和《卡马尼奥拉》（</w:t>
      </w:r>
      <w:r>
        <w:rPr>
          <w:rFonts w:hint="eastAsia"/>
          <w:i/>
          <w:iCs/>
        </w:rPr>
        <w:t>Carmagnole</w:t>
      </w:r>
      <w:r>
        <w:rPr>
          <w:rFonts w:hint="eastAsia"/>
        </w:rPr>
        <w:t>）</w:t>
      </w:r>
      <w:r>
        <w:rPr>
          <w:rStyle w:val="af"/>
          <w:rFonts w:hint="eastAsia"/>
        </w:rPr>
        <w:footnoteReference w:id="9"/>
      </w:r>
      <w:r>
        <w:rPr>
          <w:rFonts w:hint="eastAsia"/>
        </w:rPr>
        <w:t>的旋律夹杂着必不可少的炮声传入他的耳中，断头台为之打着节拍，当可恶的‘群众’吼叫着</w:t>
      </w:r>
      <w:r w:rsidRPr="002827D7">
        <w:rPr>
          <w:rFonts w:hint="eastAsia"/>
        </w:rPr>
        <w:t>“</w:t>
      </w:r>
      <w:proofErr w:type="spellStart"/>
      <w:r w:rsidRPr="002827D7">
        <w:rPr>
          <w:rFonts w:hint="eastAsia"/>
        </w:rPr>
        <w:t>ça</w:t>
      </w:r>
      <w:proofErr w:type="spellEnd"/>
      <w:r w:rsidRPr="002827D7">
        <w:rPr>
          <w:rFonts w:hint="eastAsia"/>
        </w:rPr>
        <w:t xml:space="preserve"> </w:t>
      </w:r>
      <w:proofErr w:type="spellStart"/>
      <w:r w:rsidRPr="002827D7">
        <w:rPr>
          <w:rFonts w:hint="eastAsia"/>
        </w:rPr>
        <w:t>ira</w:t>
      </w:r>
      <w:proofErr w:type="spellEnd"/>
      <w:r w:rsidRPr="002827D7">
        <w:rPr>
          <w:rFonts w:hint="eastAsia"/>
        </w:rPr>
        <w:t xml:space="preserve">, </w:t>
      </w:r>
      <w:proofErr w:type="spellStart"/>
      <w:r w:rsidRPr="002827D7">
        <w:rPr>
          <w:rFonts w:hint="eastAsia"/>
        </w:rPr>
        <w:t>ça</w:t>
      </w:r>
      <w:proofErr w:type="spellEnd"/>
      <w:r w:rsidRPr="002827D7">
        <w:rPr>
          <w:rFonts w:hint="eastAsia"/>
        </w:rPr>
        <w:t xml:space="preserve"> </w:t>
      </w:r>
      <w:proofErr w:type="spellStart"/>
      <w:r w:rsidRPr="002827D7">
        <w:rPr>
          <w:rFonts w:hint="eastAsia"/>
        </w:rPr>
        <w:t>ira</w:t>
      </w:r>
      <w:proofErr w:type="spellEnd"/>
      <w:r w:rsidRPr="002827D7">
        <w:rPr>
          <w:rFonts w:hint="eastAsia"/>
        </w:rPr>
        <w:t>”（“会实现的，会实现的”）</w:t>
      </w:r>
      <w:r w:rsidRPr="002827D7">
        <w:rPr>
          <w:rStyle w:val="af"/>
          <w:rFonts w:hint="eastAsia"/>
        </w:rPr>
        <w:footnoteReference w:id="10"/>
      </w:r>
      <w:r>
        <w:rPr>
          <w:rFonts w:hint="eastAsia"/>
        </w:rPr>
        <w:t>……，而‘自我意识’……借路灯杆被扬弃了</w:t>
      </w:r>
      <w:r>
        <w:rPr>
          <w:rStyle w:val="af"/>
          <w:rFonts w:hint="eastAsia"/>
        </w:rPr>
        <w:footnoteReference w:id="11"/>
      </w:r>
      <w:r>
        <w:rPr>
          <w:rFonts w:hint="eastAsia"/>
        </w:rPr>
        <w:t>。</w:t>
      </w:r>
      <w:proofErr w:type="gramStart"/>
      <w:r>
        <w:rPr>
          <w:rFonts w:hint="eastAsia"/>
        </w:rPr>
        <w:t>”</w:t>
      </w:r>
      <w:proofErr w:type="gramEnd"/>
      <w:r>
        <w:rPr>
          <w:rFonts w:hint="eastAsia"/>
        </w:rPr>
        <w:t>马克思和恩格斯论费尔巴哈</w:t>
      </w:r>
      <w:proofErr w:type="gramStart"/>
      <w:r>
        <w:rPr>
          <w:rFonts w:hint="eastAsia"/>
        </w:rPr>
        <w:t>〔</w:t>
      </w:r>
      <w:proofErr w:type="gramEnd"/>
      <w:r>
        <w:rPr>
          <w:rFonts w:hint="eastAsia"/>
        </w:rPr>
        <w:t>《马克思恩格斯文库》（</w:t>
      </w:r>
      <w:r>
        <w:rPr>
          <w:rFonts w:hint="eastAsia"/>
          <w:i/>
          <w:iCs/>
        </w:rPr>
        <w:t xml:space="preserve">Marx Engels </w:t>
      </w:r>
      <w:proofErr w:type="spellStart"/>
      <w:r>
        <w:rPr>
          <w:rFonts w:hint="eastAsia"/>
          <w:i/>
          <w:iCs/>
        </w:rPr>
        <w:t>Archiv</w:t>
      </w:r>
      <w:proofErr w:type="spellEnd"/>
      <w:r>
        <w:rPr>
          <w:rFonts w:hint="eastAsia"/>
        </w:rPr>
        <w:t>），</w:t>
      </w:r>
      <w:r>
        <w:rPr>
          <w:rFonts w:hint="eastAsia"/>
        </w:rPr>
        <w:t xml:space="preserve">D. </w:t>
      </w:r>
      <w:r>
        <w:rPr>
          <w:rFonts w:hint="eastAsia"/>
        </w:rPr>
        <w:t>梁赞诺夫编，第</w:t>
      </w:r>
      <w:r>
        <w:rPr>
          <w:rFonts w:hint="eastAsia"/>
        </w:rPr>
        <w:t>1</w:t>
      </w:r>
      <w:r>
        <w:rPr>
          <w:rFonts w:hint="eastAsia"/>
        </w:rPr>
        <w:t>卷，美茵河畔法兰克福（</w:t>
      </w:r>
      <w:r>
        <w:rPr>
          <w:rFonts w:hint="eastAsia"/>
        </w:rPr>
        <w:t>1928</w:t>
      </w:r>
      <w:r>
        <w:rPr>
          <w:rFonts w:hint="eastAsia"/>
        </w:rPr>
        <w:t>年），第</w:t>
      </w:r>
      <w:r>
        <w:rPr>
          <w:rFonts w:hint="eastAsia"/>
        </w:rPr>
        <w:t>248</w:t>
      </w:r>
      <w:r>
        <w:rPr>
          <w:rFonts w:hint="eastAsia"/>
        </w:rPr>
        <w:t>页，摘自马克思和恩格斯的遗稿</w:t>
      </w:r>
      <w:r w:rsidR="009C1AB2">
        <w:rPr>
          <w:rFonts w:hint="eastAsia"/>
        </w:rPr>
        <w:t>。</w:t>
      </w:r>
    </w:p>
    <w:p w14:paraId="13653E68" w14:textId="4D13DB37" w:rsidR="00572209" w:rsidRDefault="00000000" w:rsidP="009C1AB2">
      <w:pPr>
        <w:spacing w:line="360" w:lineRule="auto"/>
        <w:jc w:val="right"/>
      </w:pPr>
      <w:r>
        <w:rPr>
          <w:rFonts w:hint="eastAsia"/>
        </w:rPr>
        <w:t>[X 1,5]</w:t>
      </w:r>
    </w:p>
    <w:p w14:paraId="279C3FE8" w14:textId="77777777" w:rsidR="009C1AB2" w:rsidRDefault="00000000">
      <w:pPr>
        <w:spacing w:line="360" w:lineRule="auto"/>
        <w:rPr>
          <w:lang w:val="fr-CA"/>
        </w:rPr>
      </w:pPr>
      <w:proofErr w:type="spellStart"/>
      <w:r w:rsidRPr="002827D7">
        <w:rPr>
          <w:rFonts w:hint="eastAsia"/>
        </w:rPr>
        <w:t>Selbstentfremdung</w:t>
      </w:r>
      <w:proofErr w:type="spellEnd"/>
      <w:r w:rsidRPr="002827D7">
        <w:rPr>
          <w:rFonts w:hint="eastAsia"/>
        </w:rPr>
        <w:t xml:space="preserve">: »Der </w:t>
      </w:r>
      <w:proofErr w:type="spellStart"/>
      <w:r w:rsidRPr="002827D7">
        <w:rPr>
          <w:rFonts w:hint="eastAsia"/>
        </w:rPr>
        <w:t>Arbeiter</w:t>
      </w:r>
      <w:proofErr w:type="spellEnd"/>
      <w:r w:rsidRPr="002827D7">
        <w:rPr>
          <w:rFonts w:hint="eastAsia"/>
        </w:rPr>
        <w:t xml:space="preserve"> </w:t>
      </w:r>
      <w:proofErr w:type="spellStart"/>
      <w:r w:rsidRPr="002827D7">
        <w:rPr>
          <w:rFonts w:hint="eastAsia"/>
        </w:rPr>
        <w:t>produziert</w:t>
      </w:r>
      <w:proofErr w:type="spellEnd"/>
      <w:r w:rsidRPr="002827D7">
        <w:rPr>
          <w:rFonts w:hint="eastAsia"/>
        </w:rPr>
        <w:t xml:space="preserve"> das Kapital, das Kapital </w:t>
      </w:r>
      <w:proofErr w:type="spellStart"/>
      <w:r w:rsidRPr="002827D7">
        <w:rPr>
          <w:rFonts w:hint="eastAsia"/>
        </w:rPr>
        <w:t>produziert</w:t>
      </w:r>
      <w:proofErr w:type="spellEnd"/>
      <w:r w:rsidRPr="002827D7">
        <w:rPr>
          <w:rFonts w:hint="eastAsia"/>
        </w:rPr>
        <w:t xml:space="preserve"> </w:t>
      </w:r>
      <w:proofErr w:type="spellStart"/>
      <w:r w:rsidRPr="002827D7">
        <w:rPr>
          <w:rFonts w:hint="eastAsia"/>
        </w:rPr>
        <w:t>ihn</w:t>
      </w:r>
      <w:proofErr w:type="spellEnd"/>
      <w:r w:rsidRPr="002827D7">
        <w:rPr>
          <w:rFonts w:hint="eastAsia"/>
        </w:rPr>
        <w:t xml:space="preserve">, er also </w:t>
      </w:r>
      <w:proofErr w:type="spellStart"/>
      <w:r w:rsidRPr="002827D7">
        <w:rPr>
          <w:rFonts w:hint="eastAsia"/>
        </w:rPr>
        <w:t>sich</w:t>
      </w:r>
      <w:proofErr w:type="spellEnd"/>
      <w:r w:rsidRPr="002827D7">
        <w:rPr>
          <w:rFonts w:hint="eastAsia"/>
        </w:rPr>
        <w:t xml:space="preserve"> </w:t>
      </w:r>
      <w:proofErr w:type="spellStart"/>
      <w:r w:rsidRPr="002827D7">
        <w:rPr>
          <w:rFonts w:hint="eastAsia"/>
        </w:rPr>
        <w:t>selbst</w:t>
      </w:r>
      <w:proofErr w:type="spellEnd"/>
      <w:r w:rsidRPr="002827D7">
        <w:rPr>
          <w:rFonts w:hint="eastAsia"/>
        </w:rPr>
        <w:t xml:space="preserve">, und ... seine </w:t>
      </w:r>
      <w:proofErr w:type="spellStart"/>
      <w:r w:rsidRPr="002827D7">
        <w:rPr>
          <w:rFonts w:hint="eastAsia"/>
        </w:rPr>
        <w:t>menschlichen</w:t>
      </w:r>
      <w:proofErr w:type="spellEnd"/>
      <w:r w:rsidRPr="002827D7">
        <w:rPr>
          <w:rFonts w:hint="eastAsia"/>
        </w:rPr>
        <w:t xml:space="preserve"> </w:t>
      </w:r>
      <w:proofErr w:type="spellStart"/>
      <w:r w:rsidRPr="002827D7">
        <w:rPr>
          <w:rFonts w:hint="eastAsia"/>
        </w:rPr>
        <w:t>Eigenschaften</w:t>
      </w:r>
      <w:proofErr w:type="spellEnd"/>
      <w:r w:rsidRPr="002827D7">
        <w:rPr>
          <w:rFonts w:hint="eastAsia"/>
        </w:rPr>
        <w:t xml:space="preserve"> ..., </w:t>
      </w:r>
      <w:proofErr w:type="spellStart"/>
      <w:r w:rsidRPr="002827D7">
        <w:rPr>
          <w:rFonts w:hint="eastAsia"/>
        </w:rPr>
        <w:t>insofern</w:t>
      </w:r>
      <w:proofErr w:type="spellEnd"/>
      <w:r w:rsidRPr="002827D7">
        <w:rPr>
          <w:rFonts w:hint="eastAsia"/>
        </w:rPr>
        <w:t xml:space="preserve"> </w:t>
      </w:r>
      <w:proofErr w:type="spellStart"/>
      <w:r w:rsidRPr="002827D7">
        <w:rPr>
          <w:rFonts w:hint="eastAsia"/>
        </w:rPr>
        <w:t>sie</w:t>
      </w:r>
      <w:proofErr w:type="spellEnd"/>
      <w:r w:rsidRPr="002827D7">
        <w:rPr>
          <w:rFonts w:hint="eastAsia"/>
        </w:rPr>
        <w:t xml:space="preserve"> f</w:t>
      </w:r>
      <w:r w:rsidRPr="002827D7">
        <w:rPr>
          <w:rFonts w:hint="eastAsia"/>
        </w:rPr>
        <w:t>ü</w:t>
      </w:r>
      <w:r w:rsidRPr="002827D7">
        <w:rPr>
          <w:rFonts w:hint="eastAsia"/>
        </w:rPr>
        <w:t xml:space="preserve">r das </w:t>
      </w:r>
      <w:proofErr w:type="spellStart"/>
      <w:r w:rsidRPr="002827D7">
        <w:rPr>
          <w:rFonts w:hint="eastAsia"/>
        </w:rPr>
        <w:t>ihm</w:t>
      </w:r>
      <w:proofErr w:type="spellEnd"/>
      <w:r w:rsidRPr="002827D7">
        <w:rPr>
          <w:lang w:val="de-DE"/>
        </w:rPr>
        <w:t xml:space="preserve"> f</w:t>
      </w:r>
      <w:r w:rsidRPr="002827D7">
        <w:rPr>
          <w:rFonts w:hint="eastAsia"/>
        </w:rPr>
        <w:t>rem</w:t>
      </w:r>
      <w:r w:rsidRPr="002827D7">
        <w:rPr>
          <w:lang w:val="de-DE"/>
        </w:rPr>
        <w:t>d</w:t>
      </w:r>
      <w:r w:rsidRPr="002827D7">
        <w:rPr>
          <w:rFonts w:hint="eastAsia"/>
        </w:rPr>
        <w:t xml:space="preserve">e Kapital da </w:t>
      </w:r>
      <w:proofErr w:type="spellStart"/>
      <w:r w:rsidRPr="002827D7">
        <w:rPr>
          <w:rFonts w:hint="eastAsia"/>
        </w:rPr>
        <w:t>sind</w:t>
      </w:r>
      <w:proofErr w:type="spellEnd"/>
      <w:r w:rsidRPr="002827D7">
        <w:rPr>
          <w:rFonts w:hint="eastAsia"/>
        </w:rPr>
        <w:t xml:space="preserve"> ... Der </w:t>
      </w:r>
      <w:proofErr w:type="spellStart"/>
      <w:r w:rsidRPr="002827D7">
        <w:rPr>
          <w:rFonts w:hint="eastAsia"/>
        </w:rPr>
        <w:t>Arbeiter</w:t>
      </w:r>
      <w:proofErr w:type="spellEnd"/>
      <w:r w:rsidRPr="002827D7">
        <w:rPr>
          <w:rFonts w:hint="eastAsia"/>
        </w:rPr>
        <w:t xml:space="preserve"> </w:t>
      </w:r>
      <w:proofErr w:type="spellStart"/>
      <w:r w:rsidRPr="002827D7">
        <w:rPr>
          <w:rFonts w:hint="eastAsia"/>
        </w:rPr>
        <w:t>ist</w:t>
      </w:r>
      <w:proofErr w:type="spellEnd"/>
      <w:r w:rsidRPr="002827D7">
        <w:rPr>
          <w:rFonts w:hint="eastAsia"/>
        </w:rPr>
        <w:t xml:space="preserve"> </w:t>
      </w:r>
      <w:proofErr w:type="spellStart"/>
      <w:r w:rsidRPr="002827D7">
        <w:rPr>
          <w:rFonts w:hint="eastAsia"/>
        </w:rPr>
        <w:t>nur</w:t>
      </w:r>
      <w:proofErr w:type="spellEnd"/>
      <w:r w:rsidRPr="002827D7">
        <w:rPr>
          <w:rFonts w:hint="eastAsia"/>
        </w:rPr>
        <w:t xml:space="preserve"> </w:t>
      </w:r>
      <w:proofErr w:type="spellStart"/>
      <w:r w:rsidRPr="002827D7">
        <w:rPr>
          <w:rFonts w:hint="eastAsia"/>
        </w:rPr>
        <w:t>als</w:t>
      </w:r>
      <w:proofErr w:type="spellEnd"/>
      <w:r w:rsidRPr="002827D7">
        <w:rPr>
          <w:rFonts w:hint="eastAsia"/>
        </w:rPr>
        <w:t xml:space="preserve"> </w:t>
      </w:r>
      <w:proofErr w:type="spellStart"/>
      <w:r w:rsidRPr="002827D7">
        <w:rPr>
          <w:rFonts w:hint="eastAsia"/>
        </w:rPr>
        <w:t>Arbeiter</w:t>
      </w:r>
      <w:proofErr w:type="spellEnd"/>
      <w:r w:rsidRPr="002827D7">
        <w:rPr>
          <w:rFonts w:hint="eastAsia"/>
        </w:rPr>
        <w:t xml:space="preserve"> da, </w:t>
      </w:r>
      <w:proofErr w:type="spellStart"/>
      <w:r w:rsidRPr="002827D7">
        <w:rPr>
          <w:rFonts w:hint="eastAsia"/>
        </w:rPr>
        <w:t>sobald</w:t>
      </w:r>
      <w:proofErr w:type="spellEnd"/>
      <w:r w:rsidRPr="002827D7">
        <w:rPr>
          <w:rFonts w:hint="eastAsia"/>
        </w:rPr>
        <w:t xml:space="preserve"> er f</w:t>
      </w:r>
      <w:r w:rsidRPr="002827D7">
        <w:rPr>
          <w:rFonts w:hint="eastAsia"/>
        </w:rPr>
        <w:t>ü</w:t>
      </w:r>
      <w:r w:rsidRPr="002827D7">
        <w:rPr>
          <w:rFonts w:hint="eastAsia"/>
        </w:rPr>
        <w:t xml:space="preserve">r </w:t>
      </w:r>
      <w:proofErr w:type="spellStart"/>
      <w:r w:rsidRPr="002827D7">
        <w:rPr>
          <w:rFonts w:hint="eastAsia"/>
        </w:rPr>
        <w:t>sich</w:t>
      </w:r>
      <w:proofErr w:type="spellEnd"/>
      <w:r w:rsidRPr="002827D7">
        <w:rPr>
          <w:rFonts w:hint="eastAsia"/>
        </w:rPr>
        <w:t xml:space="preserve"> </w:t>
      </w:r>
      <w:proofErr w:type="spellStart"/>
      <w:r w:rsidRPr="002827D7">
        <w:rPr>
          <w:rFonts w:hint="eastAsia"/>
        </w:rPr>
        <w:t>als</w:t>
      </w:r>
      <w:proofErr w:type="spellEnd"/>
      <w:r w:rsidRPr="002827D7">
        <w:rPr>
          <w:rFonts w:hint="eastAsia"/>
        </w:rPr>
        <w:t xml:space="preserve"> Kapital da </w:t>
      </w:r>
      <w:proofErr w:type="spellStart"/>
      <w:r w:rsidRPr="002827D7">
        <w:rPr>
          <w:rFonts w:hint="eastAsia"/>
        </w:rPr>
        <w:t>ist</w:t>
      </w:r>
      <w:proofErr w:type="spellEnd"/>
      <w:r w:rsidRPr="002827D7">
        <w:rPr>
          <w:rFonts w:hint="eastAsia"/>
        </w:rPr>
        <w:t xml:space="preserve"> und er </w:t>
      </w:r>
      <w:proofErr w:type="spellStart"/>
      <w:r w:rsidRPr="002827D7">
        <w:rPr>
          <w:rFonts w:hint="eastAsia"/>
        </w:rPr>
        <w:t>ist</w:t>
      </w:r>
      <w:proofErr w:type="spellEnd"/>
      <w:r w:rsidRPr="002827D7">
        <w:rPr>
          <w:rFonts w:hint="eastAsia"/>
        </w:rPr>
        <w:t xml:space="preserve"> </w:t>
      </w:r>
      <w:proofErr w:type="spellStart"/>
      <w:r w:rsidRPr="002827D7">
        <w:rPr>
          <w:rFonts w:hint="eastAsia"/>
        </w:rPr>
        <w:t>nur</w:t>
      </w:r>
      <w:proofErr w:type="spellEnd"/>
      <w:r w:rsidRPr="002827D7">
        <w:rPr>
          <w:rFonts w:hint="eastAsia"/>
        </w:rPr>
        <w:t xml:space="preserve"> </w:t>
      </w:r>
      <w:proofErr w:type="spellStart"/>
      <w:r w:rsidRPr="002827D7">
        <w:rPr>
          <w:rFonts w:hint="eastAsia"/>
        </w:rPr>
        <w:t>als</w:t>
      </w:r>
      <w:proofErr w:type="spellEnd"/>
      <w:r w:rsidRPr="002827D7">
        <w:rPr>
          <w:rFonts w:hint="eastAsia"/>
        </w:rPr>
        <w:t xml:space="preserve"> Kapital da, </w:t>
      </w:r>
      <w:proofErr w:type="spellStart"/>
      <w:r w:rsidRPr="002827D7">
        <w:rPr>
          <w:rFonts w:hint="eastAsia"/>
        </w:rPr>
        <w:t>sobald</w:t>
      </w:r>
      <w:proofErr w:type="spellEnd"/>
      <w:r w:rsidRPr="002827D7">
        <w:rPr>
          <w:rFonts w:hint="eastAsia"/>
        </w:rPr>
        <w:t xml:space="preserve"> </w:t>
      </w:r>
      <w:proofErr w:type="spellStart"/>
      <w:r w:rsidRPr="002827D7">
        <w:rPr>
          <w:rFonts w:hint="eastAsia"/>
        </w:rPr>
        <w:t>ein</w:t>
      </w:r>
      <w:proofErr w:type="spellEnd"/>
      <w:r w:rsidRPr="002827D7">
        <w:rPr>
          <w:rFonts w:hint="eastAsia"/>
        </w:rPr>
        <w:t xml:space="preserve"> Kapital f</w:t>
      </w:r>
      <w:r w:rsidRPr="002827D7">
        <w:rPr>
          <w:rFonts w:hint="eastAsia"/>
        </w:rPr>
        <w:t>ü</w:t>
      </w:r>
      <w:r w:rsidRPr="002827D7">
        <w:rPr>
          <w:rFonts w:hint="eastAsia"/>
        </w:rPr>
        <w:t xml:space="preserve">r </w:t>
      </w:r>
      <w:proofErr w:type="spellStart"/>
      <w:r w:rsidRPr="002827D7">
        <w:rPr>
          <w:rFonts w:hint="eastAsia"/>
        </w:rPr>
        <w:t>ihn</w:t>
      </w:r>
      <w:proofErr w:type="spellEnd"/>
      <w:r w:rsidRPr="002827D7">
        <w:rPr>
          <w:rFonts w:hint="eastAsia"/>
        </w:rPr>
        <w:t xml:space="preserve"> da </w:t>
      </w:r>
      <w:proofErr w:type="spellStart"/>
      <w:r w:rsidRPr="002827D7">
        <w:rPr>
          <w:rFonts w:hint="eastAsia"/>
        </w:rPr>
        <w:t>ist</w:t>
      </w:r>
      <w:proofErr w:type="spellEnd"/>
      <w:r w:rsidRPr="002827D7">
        <w:rPr>
          <w:rFonts w:hint="eastAsia"/>
        </w:rPr>
        <w:t xml:space="preserve">. </w:t>
      </w:r>
      <w:r w:rsidRPr="002827D7">
        <w:rPr>
          <w:rFonts w:hint="eastAsia"/>
          <w:lang w:val="fr-CA"/>
        </w:rPr>
        <w:t>Das Dasein des Kapitals ist sein Dasein... wie es den Inhalt seines Lebens auf eine ihm gleichg</w:t>
      </w:r>
      <w:r w:rsidRPr="002827D7">
        <w:rPr>
          <w:rFonts w:hint="eastAsia"/>
          <w:lang w:val="fr-CA"/>
        </w:rPr>
        <w:t>ü</w:t>
      </w:r>
      <w:r w:rsidRPr="002827D7">
        <w:rPr>
          <w:rFonts w:hint="eastAsia"/>
          <w:lang w:val="fr-CA"/>
        </w:rPr>
        <w:t>ltige Weise bestimmt ... Die Produktion produziert den Menschen ... als ein ... entmenschtes Wesen.« Karl Marx: Der historische Materialismus Die Fr</w:t>
      </w:r>
      <w:r w:rsidRPr="002827D7">
        <w:rPr>
          <w:rFonts w:hint="eastAsia"/>
          <w:lang w:val="fr-CA"/>
        </w:rPr>
        <w:t>ü</w:t>
      </w:r>
      <w:r w:rsidRPr="002827D7">
        <w:rPr>
          <w:rFonts w:hint="eastAsia"/>
          <w:lang w:val="fr-CA"/>
        </w:rPr>
        <w:t xml:space="preserve">hschriften hg von Landshut und Mayer Lpz I p 361/62 (Nationalökonomie und Philosophie) </w:t>
      </w:r>
    </w:p>
    <w:p w14:paraId="2E17E13E" w14:textId="0DCDB4C2" w:rsidR="00572209" w:rsidRPr="002827D7" w:rsidRDefault="00000000" w:rsidP="009C1AB2">
      <w:pPr>
        <w:spacing w:line="360" w:lineRule="auto"/>
        <w:jc w:val="right"/>
        <w:rPr>
          <w:lang w:val="fr-CA"/>
        </w:rPr>
      </w:pPr>
      <w:r w:rsidRPr="002827D7">
        <w:rPr>
          <w:rFonts w:hint="eastAsia"/>
          <w:lang w:val="fr-CA"/>
        </w:rPr>
        <w:t>[X 1 a, 1]</w:t>
      </w:r>
    </w:p>
    <w:p w14:paraId="020DD36C" w14:textId="77777777" w:rsidR="009C1AB2" w:rsidRDefault="00000000">
      <w:pPr>
        <w:spacing w:line="360" w:lineRule="auto"/>
      </w:pPr>
      <w:r w:rsidRPr="002827D7">
        <w:rPr>
          <w:rFonts w:hint="eastAsia"/>
        </w:rPr>
        <w:t>自我异化</w:t>
      </w:r>
      <w:r w:rsidRPr="00EA67E3">
        <w:rPr>
          <w:rFonts w:hint="eastAsia"/>
          <w:lang w:val="fr-CA"/>
        </w:rPr>
        <w:t>（</w:t>
      </w:r>
      <w:r w:rsidRPr="00EA67E3">
        <w:rPr>
          <w:rFonts w:hint="eastAsia"/>
          <w:lang w:val="fr-CA"/>
        </w:rPr>
        <w:t>Selbstentfremdung</w:t>
      </w:r>
      <w:r w:rsidRPr="00EA67E3">
        <w:rPr>
          <w:rFonts w:hint="eastAsia"/>
          <w:lang w:val="fr-CA"/>
        </w:rPr>
        <w:t>）：“</w:t>
      </w:r>
      <w:r w:rsidRPr="002827D7">
        <w:rPr>
          <w:rFonts w:hint="eastAsia"/>
        </w:rPr>
        <w:t>工人生产资本</w:t>
      </w:r>
      <w:r w:rsidRPr="00EA67E3">
        <w:rPr>
          <w:rFonts w:hint="eastAsia"/>
          <w:lang w:val="fr-CA"/>
        </w:rPr>
        <w:t>，</w:t>
      </w:r>
      <w:r w:rsidRPr="002827D7">
        <w:rPr>
          <w:rFonts w:hint="eastAsia"/>
        </w:rPr>
        <w:t>而资本生产工人</w:t>
      </w:r>
      <w:r w:rsidRPr="00EA67E3">
        <w:rPr>
          <w:rFonts w:hint="eastAsia"/>
          <w:lang w:val="fr-CA"/>
        </w:rPr>
        <w:t>，</w:t>
      </w:r>
      <w:r w:rsidRPr="002827D7">
        <w:rPr>
          <w:rFonts w:hint="eastAsia"/>
        </w:rPr>
        <w:t>因而工人生产自身</w:t>
      </w:r>
      <w:r w:rsidRPr="00EA67E3">
        <w:rPr>
          <w:rFonts w:hint="eastAsia"/>
          <w:lang w:val="fr-CA"/>
        </w:rPr>
        <w:t>，</w:t>
      </w:r>
      <w:r w:rsidRPr="002827D7">
        <w:rPr>
          <w:rFonts w:hint="eastAsia"/>
        </w:rPr>
        <w:t>以及</w:t>
      </w:r>
      <w:r w:rsidRPr="00EA67E3">
        <w:rPr>
          <w:rFonts w:hint="eastAsia"/>
          <w:lang w:val="fr-CA"/>
        </w:rPr>
        <w:t>……</w:t>
      </w:r>
      <w:r w:rsidRPr="002827D7">
        <w:rPr>
          <w:rFonts w:hint="eastAsia"/>
        </w:rPr>
        <w:t>他的人性特征</w:t>
      </w:r>
      <w:r w:rsidRPr="00EA67E3">
        <w:rPr>
          <w:rFonts w:hint="eastAsia"/>
          <w:lang w:val="fr-CA"/>
        </w:rPr>
        <w:t>……</w:t>
      </w:r>
      <w:r w:rsidRPr="002827D7">
        <w:rPr>
          <w:rFonts w:hint="eastAsia"/>
        </w:rPr>
        <w:t>只要这些特征对异己的资本有用。工人只是作为工人存在，只有当他自身存在为资本时才是如此；他只是作为资本存在，只有当有一个资本为他存在时才是如此。资本的存在就是他的存在……它以一种对他漠不关心的方式决定着他生命的内容……生产将人生产出来……作为一个……被去人化的存在。”卡尔·马克思：《历史唯物主义</w:t>
      </w:r>
      <w:r w:rsidRPr="002827D7">
        <w:rPr>
          <w:rFonts w:hint="eastAsia"/>
        </w:rPr>
        <w:t xml:space="preserve"> </w:t>
      </w:r>
      <w:r w:rsidRPr="002827D7">
        <w:rPr>
          <w:rFonts w:hint="eastAsia"/>
        </w:rPr>
        <w:t>早期著作》，兰茨胡特与迈尔编，莱比锡，第一卷，第</w:t>
      </w:r>
      <w:r w:rsidRPr="002827D7">
        <w:rPr>
          <w:rFonts w:hint="eastAsia"/>
        </w:rPr>
        <w:t>361/62</w:t>
      </w:r>
      <w:r w:rsidRPr="002827D7">
        <w:rPr>
          <w:rFonts w:hint="eastAsia"/>
        </w:rPr>
        <w:t>页（《国民经济学与哲学》）</w:t>
      </w:r>
    </w:p>
    <w:p w14:paraId="68CB4773" w14:textId="677478C6" w:rsidR="00572209" w:rsidRDefault="00000000" w:rsidP="009C1AB2">
      <w:pPr>
        <w:spacing w:line="360" w:lineRule="auto"/>
        <w:jc w:val="right"/>
      </w:pPr>
      <w:r w:rsidRPr="002827D7">
        <w:rPr>
          <w:rFonts w:hint="eastAsia"/>
        </w:rPr>
        <w:t>[X 1 a, 1]</w:t>
      </w:r>
    </w:p>
    <w:p w14:paraId="0CA0A67D" w14:textId="77777777" w:rsidR="009C1AB2" w:rsidRDefault="00000000">
      <w:pPr>
        <w:spacing w:line="360" w:lineRule="auto"/>
      </w:pPr>
      <w:r>
        <w:rPr>
          <w:rFonts w:hint="eastAsia"/>
        </w:rPr>
        <w:t xml:space="preserve">Zur </w:t>
      </w:r>
      <w:proofErr w:type="spellStart"/>
      <w:r>
        <w:rPr>
          <w:rFonts w:hint="eastAsia"/>
        </w:rPr>
        <w:t>Lehre</w:t>
      </w:r>
      <w:proofErr w:type="spellEnd"/>
      <w:r>
        <w:rPr>
          <w:rFonts w:hint="eastAsia"/>
        </w:rPr>
        <w:t xml:space="preserve"> von den </w:t>
      </w:r>
      <w:proofErr w:type="spellStart"/>
      <w:r>
        <w:rPr>
          <w:rFonts w:hint="eastAsia"/>
        </w:rPr>
        <w:t>Revolutionen</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Innervationen</w:t>
      </w:r>
      <w:proofErr w:type="spellEnd"/>
      <w:r>
        <w:rPr>
          <w:rFonts w:hint="eastAsia"/>
        </w:rPr>
        <w:t xml:space="preserve"> des </w:t>
      </w:r>
      <w:proofErr w:type="spellStart"/>
      <w:r>
        <w:rPr>
          <w:rFonts w:hint="eastAsia"/>
        </w:rPr>
        <w:t>Kollektivs</w:t>
      </w:r>
      <w:proofErr w:type="spellEnd"/>
      <w:r>
        <w:rPr>
          <w:rFonts w:hint="eastAsia"/>
        </w:rPr>
        <w:t xml:space="preserve">: »Die </w:t>
      </w:r>
      <w:proofErr w:type="spellStart"/>
      <w:r>
        <w:rPr>
          <w:rFonts w:hint="eastAsia"/>
        </w:rPr>
        <w:t>Aufhebung</w:t>
      </w:r>
      <w:proofErr w:type="spellEnd"/>
      <w:r>
        <w:rPr>
          <w:rFonts w:hint="eastAsia"/>
        </w:rPr>
        <w:t xml:space="preserve"> des </w:t>
      </w:r>
      <w:proofErr w:type="spellStart"/>
      <w:r>
        <w:rPr>
          <w:rFonts w:hint="eastAsia"/>
        </w:rPr>
        <w:t>Privateigentums</w:t>
      </w:r>
      <w:proofErr w:type="spellEnd"/>
      <w:r>
        <w:rPr>
          <w:rFonts w:hint="eastAsia"/>
        </w:rPr>
        <w:t xml:space="preserve"> </w:t>
      </w:r>
      <w:proofErr w:type="spellStart"/>
      <w:r>
        <w:rPr>
          <w:rFonts w:hint="eastAsia"/>
        </w:rPr>
        <w:t>ist</w:t>
      </w:r>
      <w:proofErr w:type="spellEnd"/>
      <w:r>
        <w:rPr>
          <w:rFonts w:hint="eastAsia"/>
        </w:rPr>
        <w:t xml:space="preserve">... die </w:t>
      </w:r>
      <w:proofErr w:type="spellStart"/>
      <w:r>
        <w:rPr>
          <w:rFonts w:hint="eastAsia"/>
        </w:rPr>
        <w:t>vollständige</w:t>
      </w:r>
      <w:proofErr w:type="spellEnd"/>
      <w:r>
        <w:rPr>
          <w:rFonts w:hint="eastAsia"/>
        </w:rPr>
        <w:t xml:space="preserve"> </w:t>
      </w:r>
      <w:proofErr w:type="spellStart"/>
      <w:r>
        <w:rPr>
          <w:rFonts w:hint="eastAsia"/>
        </w:rPr>
        <w:t>Emanzipation</w:t>
      </w:r>
      <w:proofErr w:type="spellEnd"/>
      <w:r>
        <w:rPr>
          <w:rFonts w:hint="eastAsia"/>
        </w:rPr>
        <w:t xml:space="preserve"> </w:t>
      </w:r>
      <w:proofErr w:type="spellStart"/>
      <w:r>
        <w:rPr>
          <w:rFonts w:hint="eastAsia"/>
        </w:rPr>
        <w:t>aller</w:t>
      </w:r>
      <w:proofErr w:type="spellEnd"/>
      <w:r>
        <w:rPr>
          <w:rFonts w:hint="eastAsia"/>
        </w:rPr>
        <w:t xml:space="preserve"> </w:t>
      </w:r>
      <w:proofErr w:type="spellStart"/>
      <w:r>
        <w:rPr>
          <w:rFonts w:hint="eastAsia"/>
        </w:rPr>
        <w:t>menschlichen</w:t>
      </w:r>
      <w:proofErr w:type="spellEnd"/>
      <w:r>
        <w:rPr>
          <w:rFonts w:hint="eastAsia"/>
        </w:rPr>
        <w:t xml:space="preserve"> </w:t>
      </w:r>
      <w:proofErr w:type="spellStart"/>
      <w:r>
        <w:rPr>
          <w:rFonts w:hint="eastAsia"/>
        </w:rPr>
        <w:t>Sinne</w:t>
      </w:r>
      <w:proofErr w:type="spellEnd"/>
      <w:r>
        <w:rPr>
          <w:rFonts w:hint="eastAsia"/>
        </w:rPr>
        <w:t xml:space="preserve"> ...; </w:t>
      </w:r>
      <w:proofErr w:type="spellStart"/>
      <w:r>
        <w:rPr>
          <w:rFonts w:hint="eastAsia"/>
        </w:rPr>
        <w:t>aber</w:t>
      </w:r>
      <w:proofErr w:type="spellEnd"/>
      <w:r>
        <w:rPr>
          <w:rFonts w:hint="eastAsia"/>
        </w:rPr>
        <w:t xml:space="preserve"> </w:t>
      </w:r>
      <w:proofErr w:type="spellStart"/>
      <w:r>
        <w:rPr>
          <w:rFonts w:hint="eastAsia"/>
        </w:rPr>
        <w:t>sie</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diese</w:t>
      </w:r>
      <w:proofErr w:type="spellEnd"/>
      <w:r>
        <w:rPr>
          <w:rFonts w:hint="eastAsia"/>
        </w:rPr>
        <w:t xml:space="preserve"> </w:t>
      </w:r>
      <w:proofErr w:type="spellStart"/>
      <w:r>
        <w:rPr>
          <w:rFonts w:hint="eastAsia"/>
        </w:rPr>
        <w:t>Emanzipation</w:t>
      </w:r>
      <w:proofErr w:type="spellEnd"/>
      <w:r>
        <w:rPr>
          <w:rFonts w:hint="eastAsia"/>
        </w:rPr>
        <w:t xml:space="preserve"> ... </w:t>
      </w:r>
      <w:proofErr w:type="spellStart"/>
      <w:r>
        <w:rPr>
          <w:rFonts w:hint="eastAsia"/>
        </w:rPr>
        <w:t>dadurch</w:t>
      </w:r>
      <w:proofErr w:type="spellEnd"/>
      <w:r>
        <w:rPr>
          <w:rFonts w:hint="eastAsia"/>
        </w:rPr>
        <w:t xml:space="preserve">, </w:t>
      </w:r>
      <w:proofErr w:type="spellStart"/>
      <w:r>
        <w:rPr>
          <w:rFonts w:hint="eastAsia"/>
        </w:rPr>
        <w:t>daß</w:t>
      </w:r>
      <w:proofErr w:type="spellEnd"/>
      <w:r>
        <w:rPr>
          <w:rFonts w:hint="eastAsia"/>
        </w:rPr>
        <w:t xml:space="preserve"> ... die </w:t>
      </w:r>
      <w:proofErr w:type="spellStart"/>
      <w:r>
        <w:rPr>
          <w:rFonts w:hint="eastAsia"/>
        </w:rPr>
        <w:t>Sinne</w:t>
      </w:r>
      <w:proofErr w:type="spellEnd"/>
      <w:r>
        <w:rPr>
          <w:rFonts w:hint="eastAsia"/>
        </w:rPr>
        <w:t xml:space="preserve"> und der Geist der </w:t>
      </w:r>
      <w:proofErr w:type="spellStart"/>
      <w:r>
        <w:rPr>
          <w:rFonts w:hint="eastAsia"/>
        </w:rPr>
        <w:t>anderen</w:t>
      </w:r>
      <w:proofErr w:type="spellEnd"/>
      <w:r>
        <w:rPr>
          <w:rFonts w:hint="eastAsia"/>
        </w:rPr>
        <w:t xml:space="preserve"> </w:t>
      </w:r>
      <w:r>
        <w:rPr>
          <w:rFonts w:hint="eastAsia"/>
        </w:rPr>
        <w:lastRenderedPageBreak/>
        <w:t xml:space="preserve">Menschen </w:t>
      </w:r>
      <w:proofErr w:type="spellStart"/>
      <w:r>
        <w:rPr>
          <w:rFonts w:hint="eastAsia"/>
        </w:rPr>
        <w:t>meine</w:t>
      </w:r>
      <w:proofErr w:type="spellEnd"/>
      <w:r>
        <w:rPr>
          <w:rFonts w:hint="eastAsia"/>
        </w:rPr>
        <w:t xml:space="preserve"> </w:t>
      </w:r>
      <w:proofErr w:type="spellStart"/>
      <w:r>
        <w:rPr>
          <w:rFonts w:hint="eastAsia"/>
        </w:rPr>
        <w:t>eigene</w:t>
      </w:r>
      <w:proofErr w:type="spellEnd"/>
      <w:r>
        <w:rPr>
          <w:rFonts w:hint="eastAsia"/>
        </w:rPr>
        <w:t xml:space="preserve"> </w:t>
      </w:r>
      <w:proofErr w:type="spellStart"/>
      <w:r>
        <w:rPr>
          <w:rFonts w:hint="eastAsia"/>
        </w:rPr>
        <w:t>Aneignung</w:t>
      </w:r>
      <w:proofErr w:type="spellEnd"/>
      <w:r>
        <w:rPr>
          <w:rFonts w:hint="eastAsia"/>
        </w:rPr>
        <w:t xml:space="preserve"> </w:t>
      </w:r>
      <w:proofErr w:type="spellStart"/>
      <w:r>
        <w:rPr>
          <w:rFonts w:hint="eastAsia"/>
        </w:rPr>
        <w:t>geworden</w:t>
      </w:r>
      <w:proofErr w:type="spellEnd"/>
      <w:r>
        <w:rPr>
          <w:rFonts w:hint="eastAsia"/>
        </w:rPr>
        <w:t xml:space="preserve">. </w:t>
      </w:r>
      <w:proofErr w:type="spellStart"/>
      <w:r>
        <w:rPr>
          <w:rFonts w:hint="eastAsia"/>
        </w:rPr>
        <w:t>Außer</w:t>
      </w:r>
      <w:proofErr w:type="spellEnd"/>
      <w:r>
        <w:rPr>
          <w:rFonts w:hint="eastAsia"/>
        </w:rPr>
        <w:t xml:space="preserve"> </w:t>
      </w:r>
      <w:proofErr w:type="spellStart"/>
      <w:r>
        <w:rPr>
          <w:rFonts w:hint="eastAsia"/>
        </w:rPr>
        <w:t>diesen</w:t>
      </w:r>
      <w:proofErr w:type="spellEnd"/>
      <w:r>
        <w:rPr>
          <w:rFonts w:hint="eastAsia"/>
        </w:rPr>
        <w:t xml:space="preserve"> </w:t>
      </w:r>
      <w:proofErr w:type="spellStart"/>
      <w:r>
        <w:rPr>
          <w:rFonts w:hint="eastAsia"/>
        </w:rPr>
        <w:t>unmittelbaren</w:t>
      </w:r>
      <w:proofErr w:type="spellEnd"/>
      <w:r>
        <w:rPr>
          <w:rFonts w:hint="eastAsia"/>
        </w:rPr>
        <w:t xml:space="preserve"> </w:t>
      </w:r>
      <w:proofErr w:type="spellStart"/>
      <w:r>
        <w:rPr>
          <w:rFonts w:hint="eastAsia"/>
        </w:rPr>
        <w:t>Organen</w:t>
      </w:r>
      <w:proofErr w:type="spellEnd"/>
      <w:r>
        <w:rPr>
          <w:rFonts w:hint="eastAsia"/>
        </w:rPr>
        <w:t xml:space="preserve"> </w:t>
      </w:r>
      <w:proofErr w:type="spellStart"/>
      <w:r>
        <w:rPr>
          <w:rFonts w:hint="eastAsia"/>
        </w:rPr>
        <w:t>bilden</w:t>
      </w:r>
      <w:proofErr w:type="spellEnd"/>
      <w:r>
        <w:rPr>
          <w:rFonts w:hint="eastAsia"/>
        </w:rPr>
        <w:t xml:space="preserve"> </w:t>
      </w:r>
      <w:proofErr w:type="spellStart"/>
      <w:r>
        <w:rPr>
          <w:rFonts w:hint="eastAsia"/>
        </w:rPr>
        <w:t>sich</w:t>
      </w:r>
      <w:proofErr w:type="spellEnd"/>
      <w:r>
        <w:rPr>
          <w:rFonts w:hint="eastAsia"/>
        </w:rPr>
        <w:t xml:space="preserve"> </w:t>
      </w:r>
      <w:proofErr w:type="spellStart"/>
      <w:r>
        <w:rPr>
          <w:rFonts w:hint="eastAsia"/>
        </w:rPr>
        <w:t>daher</w:t>
      </w:r>
      <w:proofErr w:type="spellEnd"/>
      <w:r>
        <w:rPr>
          <w:rFonts w:hint="eastAsia"/>
        </w:rPr>
        <w:t xml:space="preserve"> </w:t>
      </w:r>
      <w:proofErr w:type="spellStart"/>
      <w:r>
        <w:rPr>
          <w:rFonts w:hint="eastAsia"/>
        </w:rPr>
        <w:t>gesellschaftliche</w:t>
      </w:r>
      <w:proofErr w:type="spellEnd"/>
      <w:r>
        <w:rPr>
          <w:rFonts w:hint="eastAsia"/>
        </w:rPr>
        <w:t xml:space="preserve"> </w:t>
      </w:r>
      <w:proofErr w:type="spellStart"/>
      <w:r>
        <w:rPr>
          <w:rFonts w:hint="eastAsia"/>
        </w:rPr>
        <w:t>Organe</w:t>
      </w:r>
      <w:proofErr w:type="spellEnd"/>
      <w:r>
        <w:rPr>
          <w:rFonts w:hint="eastAsia"/>
        </w:rPr>
        <w:t xml:space="preserve">.... also z. B. die </w:t>
      </w:r>
      <w:proofErr w:type="spellStart"/>
      <w:r>
        <w:rPr>
          <w:rFonts w:hint="eastAsia"/>
        </w:rPr>
        <w:t>Tätigkeit</w:t>
      </w:r>
      <w:proofErr w:type="spellEnd"/>
      <w:r>
        <w:rPr>
          <w:rFonts w:hint="eastAsia"/>
        </w:rPr>
        <w:t xml:space="preserve"> in </w:t>
      </w:r>
      <w:proofErr w:type="spellStart"/>
      <w:r>
        <w:rPr>
          <w:rFonts w:hint="eastAsia"/>
        </w:rPr>
        <w:t>unmittelbarer</w:t>
      </w:r>
      <w:proofErr w:type="spellEnd"/>
      <w:r>
        <w:rPr>
          <w:rFonts w:hint="eastAsia"/>
        </w:rPr>
        <w:t xml:space="preserve"> Gesellschaft </w:t>
      </w:r>
      <w:proofErr w:type="spellStart"/>
      <w:r>
        <w:rPr>
          <w:rFonts w:hint="eastAsia"/>
        </w:rPr>
        <w:t>mit</w:t>
      </w:r>
      <w:proofErr w:type="spellEnd"/>
      <w:r>
        <w:rPr>
          <w:rFonts w:hint="eastAsia"/>
        </w:rPr>
        <w:t xml:space="preserve"> </w:t>
      </w:r>
      <w:proofErr w:type="spellStart"/>
      <w:r>
        <w:rPr>
          <w:rFonts w:hint="eastAsia"/>
        </w:rPr>
        <w:t>anderen</w:t>
      </w:r>
      <w:proofErr w:type="spellEnd"/>
      <w:r>
        <w:rPr>
          <w:rFonts w:hint="eastAsia"/>
        </w:rPr>
        <w:t xml:space="preserve"> ... </w:t>
      </w:r>
      <w:proofErr w:type="spellStart"/>
      <w:r>
        <w:rPr>
          <w:rFonts w:hint="eastAsia"/>
        </w:rPr>
        <w:t>ist</w:t>
      </w:r>
      <w:proofErr w:type="spellEnd"/>
      <w:r>
        <w:rPr>
          <w:rFonts w:hint="eastAsia"/>
        </w:rPr>
        <w:t xml:space="preserve"> </w:t>
      </w:r>
      <w:proofErr w:type="spellStart"/>
      <w:r>
        <w:rPr>
          <w:rFonts w:hint="eastAsia"/>
        </w:rPr>
        <w:t>ein</w:t>
      </w:r>
      <w:proofErr w:type="spellEnd"/>
      <w:r>
        <w:rPr>
          <w:rFonts w:hint="eastAsia"/>
        </w:rPr>
        <w:t xml:space="preserve"> Organ </w:t>
      </w:r>
      <w:proofErr w:type="spellStart"/>
      <w:r>
        <w:rPr>
          <w:rFonts w:hint="eastAsia"/>
        </w:rPr>
        <w:t>einer</w:t>
      </w:r>
      <w:proofErr w:type="spellEnd"/>
      <w:r>
        <w:rPr>
          <w:rFonts w:hint="eastAsia"/>
        </w:rPr>
        <w:t xml:space="preserve"> </w:t>
      </w:r>
      <w:proofErr w:type="spellStart"/>
      <w:r>
        <w:rPr>
          <w:rFonts w:hint="eastAsia"/>
        </w:rPr>
        <w:t>Lebensäußerung</w:t>
      </w:r>
      <w:proofErr w:type="spellEnd"/>
      <w:r>
        <w:rPr>
          <w:rFonts w:hint="eastAsia"/>
        </w:rPr>
        <w:t xml:space="preserve"> </w:t>
      </w:r>
      <w:proofErr w:type="spellStart"/>
      <w:r>
        <w:rPr>
          <w:rFonts w:hint="eastAsia"/>
        </w:rPr>
        <w:t>geworden</w:t>
      </w:r>
      <w:proofErr w:type="spellEnd"/>
      <w:r>
        <w:rPr>
          <w:rFonts w:hint="eastAsia"/>
        </w:rPr>
        <w:t xml:space="preserve"> und </w:t>
      </w:r>
      <w:proofErr w:type="spellStart"/>
      <w:r>
        <w:rPr>
          <w:rFonts w:hint="eastAsia"/>
        </w:rPr>
        <w:t>eine</w:t>
      </w:r>
      <w:proofErr w:type="spellEnd"/>
      <w:r>
        <w:rPr>
          <w:rFonts w:hint="eastAsia"/>
        </w:rPr>
        <w:t xml:space="preserve"> Weise der </w:t>
      </w:r>
      <w:proofErr w:type="spellStart"/>
      <w:r>
        <w:rPr>
          <w:rFonts w:hint="eastAsia"/>
        </w:rPr>
        <w:t>Aneignung</w:t>
      </w:r>
      <w:proofErr w:type="spellEnd"/>
      <w:r>
        <w:rPr>
          <w:rFonts w:hint="eastAsia"/>
        </w:rPr>
        <w:t xml:space="preserve"> des </w:t>
      </w:r>
      <w:proofErr w:type="spellStart"/>
      <w:r>
        <w:rPr>
          <w:rFonts w:hint="eastAsia"/>
        </w:rPr>
        <w:t>menschlichen</w:t>
      </w:r>
      <w:proofErr w:type="spellEnd"/>
      <w:r>
        <w:rPr>
          <w:rFonts w:hint="eastAsia"/>
        </w:rPr>
        <w:t xml:space="preserve"> Lebens. Es </w:t>
      </w:r>
      <w:proofErr w:type="spellStart"/>
      <w:r>
        <w:rPr>
          <w:rFonts w:hint="eastAsia"/>
        </w:rPr>
        <w:t>versteht</w:t>
      </w:r>
      <w:proofErr w:type="spellEnd"/>
      <w:r>
        <w:rPr>
          <w:rFonts w:hint="eastAsia"/>
        </w:rPr>
        <w:t xml:space="preserve"> </w:t>
      </w:r>
      <w:proofErr w:type="spellStart"/>
      <w:r>
        <w:rPr>
          <w:rFonts w:hint="eastAsia"/>
        </w:rPr>
        <w:t>sich</w:t>
      </w:r>
      <w:proofErr w:type="spellEnd"/>
      <w:r>
        <w:rPr>
          <w:rFonts w:hint="eastAsia"/>
        </w:rPr>
        <w:t xml:space="preserve">, </w:t>
      </w:r>
      <w:proofErr w:type="spellStart"/>
      <w:r>
        <w:rPr>
          <w:rFonts w:hint="eastAsia"/>
        </w:rPr>
        <w:t>daß</w:t>
      </w:r>
      <w:proofErr w:type="spellEnd"/>
      <w:r>
        <w:rPr>
          <w:rFonts w:hint="eastAsia"/>
        </w:rPr>
        <w:t xml:space="preserve"> das </w:t>
      </w:r>
      <w:proofErr w:type="spellStart"/>
      <w:r>
        <w:rPr>
          <w:rFonts w:hint="eastAsia"/>
        </w:rPr>
        <w:t>menschliche</w:t>
      </w:r>
      <w:proofErr w:type="spellEnd"/>
      <w:r>
        <w:rPr>
          <w:rFonts w:hint="eastAsia"/>
        </w:rPr>
        <w:t xml:space="preserve"> Auge </w:t>
      </w:r>
      <w:proofErr w:type="spellStart"/>
      <w:r>
        <w:rPr>
          <w:rFonts w:hint="eastAsia"/>
        </w:rPr>
        <w:t>anders</w:t>
      </w:r>
      <w:proofErr w:type="spellEnd"/>
      <w:r>
        <w:rPr>
          <w:rFonts w:hint="eastAsia"/>
        </w:rPr>
        <w:t xml:space="preserve"> </w:t>
      </w:r>
      <w:proofErr w:type="spellStart"/>
      <w:r>
        <w:rPr>
          <w:rFonts w:hint="eastAsia"/>
        </w:rPr>
        <w:t>gefaßt</w:t>
      </w:r>
      <w:proofErr w:type="spellEnd"/>
      <w:r>
        <w:rPr>
          <w:rFonts w:hint="eastAsia"/>
        </w:rPr>
        <w:t xml:space="preserve">, </w:t>
      </w:r>
      <w:proofErr w:type="spellStart"/>
      <w:r>
        <w:rPr>
          <w:rFonts w:hint="eastAsia"/>
        </w:rPr>
        <w:t>als</w:t>
      </w:r>
      <w:proofErr w:type="spellEnd"/>
      <w:r>
        <w:rPr>
          <w:rFonts w:hint="eastAsia"/>
        </w:rPr>
        <w:t xml:space="preserve"> das </w:t>
      </w:r>
      <w:proofErr w:type="spellStart"/>
      <w:r>
        <w:rPr>
          <w:rFonts w:hint="eastAsia"/>
        </w:rPr>
        <w:t>rohe</w:t>
      </w:r>
      <w:proofErr w:type="spellEnd"/>
      <w:r>
        <w:rPr>
          <w:rFonts w:hint="eastAsia"/>
        </w:rPr>
        <w:t xml:space="preserve">, </w:t>
      </w:r>
      <w:proofErr w:type="spellStart"/>
      <w:r>
        <w:rPr>
          <w:rFonts w:hint="eastAsia"/>
        </w:rPr>
        <w:t>unmenschliche</w:t>
      </w:r>
      <w:proofErr w:type="spellEnd"/>
      <w:r>
        <w:rPr>
          <w:rFonts w:hint="eastAsia"/>
        </w:rPr>
        <w:t xml:space="preserve"> Auge, das </w:t>
      </w:r>
      <w:proofErr w:type="spellStart"/>
      <w:r>
        <w:rPr>
          <w:rFonts w:hint="eastAsia"/>
        </w:rPr>
        <w:t>menschliche</w:t>
      </w:r>
      <w:proofErr w:type="spellEnd"/>
      <w:r>
        <w:rPr>
          <w:rFonts w:hint="eastAsia"/>
        </w:rPr>
        <w:t xml:space="preserve"> </w:t>
      </w:r>
      <w:proofErr w:type="spellStart"/>
      <w:r>
        <w:rPr>
          <w:rFonts w:hint="eastAsia"/>
        </w:rPr>
        <w:t>Ohr</w:t>
      </w:r>
      <w:proofErr w:type="spellEnd"/>
      <w:r>
        <w:rPr>
          <w:rFonts w:hint="eastAsia"/>
        </w:rPr>
        <w:t xml:space="preserve"> </w:t>
      </w:r>
      <w:proofErr w:type="spellStart"/>
      <w:r>
        <w:rPr>
          <w:rFonts w:hint="eastAsia"/>
        </w:rPr>
        <w:t>anders</w:t>
      </w:r>
      <w:proofErr w:type="spellEnd"/>
      <w:r>
        <w:rPr>
          <w:rFonts w:hint="eastAsia"/>
        </w:rPr>
        <w:t xml:space="preserve"> </w:t>
      </w:r>
      <w:proofErr w:type="spellStart"/>
      <w:r>
        <w:rPr>
          <w:rFonts w:hint="eastAsia"/>
        </w:rPr>
        <w:t>als</w:t>
      </w:r>
      <w:proofErr w:type="spellEnd"/>
      <w:r>
        <w:rPr>
          <w:rFonts w:hint="eastAsia"/>
        </w:rPr>
        <w:t xml:space="preserve"> das </w:t>
      </w:r>
      <w:proofErr w:type="spellStart"/>
      <w:r>
        <w:rPr>
          <w:rFonts w:hint="eastAsia"/>
        </w:rPr>
        <w:t>rohe</w:t>
      </w:r>
      <w:proofErr w:type="spellEnd"/>
      <w:r>
        <w:rPr>
          <w:rFonts w:hint="eastAsia"/>
        </w:rPr>
        <w:t xml:space="preserve"> </w:t>
      </w:r>
      <w:proofErr w:type="spellStart"/>
      <w:r>
        <w:rPr>
          <w:rFonts w:hint="eastAsia"/>
        </w:rPr>
        <w:t>Ohr</w:t>
      </w:r>
      <w:proofErr w:type="spellEnd"/>
      <w:r>
        <w:rPr>
          <w:rFonts w:hint="eastAsia"/>
        </w:rPr>
        <w:t xml:space="preserve"> etc.« Karl Marx: Der </w:t>
      </w:r>
      <w:proofErr w:type="spellStart"/>
      <w:r>
        <w:rPr>
          <w:rFonts w:hint="eastAsia"/>
        </w:rPr>
        <w:t>historische</w:t>
      </w:r>
      <w:proofErr w:type="spellEnd"/>
      <w:r>
        <w:rPr>
          <w:rFonts w:hint="eastAsia"/>
        </w:rPr>
        <w:t xml:space="preserve"> </w:t>
      </w:r>
      <w:proofErr w:type="spellStart"/>
      <w:r>
        <w:rPr>
          <w:rFonts w:hint="eastAsia"/>
        </w:rPr>
        <w:t>Materialismus</w:t>
      </w:r>
      <w:proofErr w:type="spellEnd"/>
      <w:r>
        <w:rPr>
          <w:rFonts w:hint="eastAsia"/>
        </w:rPr>
        <w:t xml:space="preserve"> Die Fr</w:t>
      </w:r>
      <w:r>
        <w:rPr>
          <w:rFonts w:hint="eastAsia"/>
        </w:rPr>
        <w:t>ü</w:t>
      </w:r>
      <w:proofErr w:type="spellStart"/>
      <w:r>
        <w:rPr>
          <w:rFonts w:hint="eastAsia"/>
        </w:rPr>
        <w:t>hschriften</w:t>
      </w:r>
      <w:proofErr w:type="spellEnd"/>
      <w:r>
        <w:rPr>
          <w:rFonts w:hint="eastAsia"/>
        </w:rPr>
        <w:t xml:space="preserve"> </w:t>
      </w:r>
      <w:proofErr w:type="spellStart"/>
      <w:r>
        <w:rPr>
          <w:rFonts w:hint="eastAsia"/>
        </w:rPr>
        <w:t>Lpz</w:t>
      </w:r>
      <w:proofErr w:type="spellEnd"/>
      <w:r>
        <w:rPr>
          <w:rFonts w:hint="eastAsia"/>
        </w:rPr>
        <w:t xml:space="preserve"> I p 300/301 (</w:t>
      </w:r>
      <w:proofErr w:type="spellStart"/>
      <w:r>
        <w:rPr>
          <w:rFonts w:hint="eastAsia"/>
        </w:rPr>
        <w:t>Nationalökonomie</w:t>
      </w:r>
      <w:proofErr w:type="spellEnd"/>
      <w:r>
        <w:rPr>
          <w:rFonts w:hint="eastAsia"/>
        </w:rPr>
        <w:t xml:space="preserve"> und Philosophie) </w:t>
      </w:r>
    </w:p>
    <w:p w14:paraId="5981088D" w14:textId="7A4A3A04" w:rsidR="00572209" w:rsidRDefault="00000000" w:rsidP="009C1AB2">
      <w:pPr>
        <w:spacing w:line="360" w:lineRule="auto"/>
        <w:jc w:val="right"/>
      </w:pPr>
      <w:r>
        <w:rPr>
          <w:rFonts w:hint="eastAsia"/>
        </w:rPr>
        <w:t>[X 1 a, 2]</w:t>
      </w:r>
    </w:p>
    <w:p w14:paraId="6FDF0BAB" w14:textId="77777777" w:rsidR="009C1AB2" w:rsidRDefault="00000000">
      <w:pPr>
        <w:spacing w:line="360" w:lineRule="auto"/>
      </w:pPr>
      <w:r>
        <w:rPr>
          <w:rFonts w:hint="eastAsia"/>
        </w:rPr>
        <w:t>关于革命作为集体神经支配（</w:t>
      </w:r>
      <w:proofErr w:type="spellStart"/>
      <w:r>
        <w:rPr>
          <w:rFonts w:hint="eastAsia"/>
        </w:rPr>
        <w:t>Innervationen</w:t>
      </w:r>
      <w:proofErr w:type="spellEnd"/>
      <w:r>
        <w:rPr>
          <w:rFonts w:hint="eastAsia"/>
        </w:rPr>
        <w:t xml:space="preserve"> des </w:t>
      </w:r>
      <w:proofErr w:type="spellStart"/>
      <w:r>
        <w:rPr>
          <w:rFonts w:hint="eastAsia"/>
        </w:rPr>
        <w:t>Kollektivs</w:t>
      </w:r>
      <w:proofErr w:type="spellEnd"/>
      <w:r>
        <w:rPr>
          <w:rFonts w:hint="eastAsia"/>
        </w:rPr>
        <w:t>）的学说：“私有财产的扬弃，是人的一切感觉和特性的彻底解放；但这种扬弃之所以是这种解放，正是因为……感觉和精神在别人身上成了我自己的占有。因此，除了这些直接的器官以外，还形成社会的器官……例如，同别人直接交往的活动等等，成了我的生命表现的器官和对人的生命的一种占有方式。不言而喻，人的眼睛与野性的、非人的眼睛得到的享受不同，人的耳朵与野性的耳朵得到的享受不同，等等。”卡尔·马克思：《历史唯物主义</w:t>
      </w:r>
      <w:r>
        <w:rPr>
          <w:rFonts w:hint="eastAsia"/>
        </w:rPr>
        <w:t xml:space="preserve"> </w:t>
      </w:r>
      <w:r>
        <w:rPr>
          <w:rFonts w:hint="eastAsia"/>
        </w:rPr>
        <w:t>早期著作》，莱比锡，第一卷，第</w:t>
      </w:r>
      <w:r>
        <w:rPr>
          <w:rFonts w:hint="eastAsia"/>
        </w:rPr>
        <w:t>300/301</w:t>
      </w:r>
      <w:r>
        <w:rPr>
          <w:rFonts w:hint="eastAsia"/>
        </w:rPr>
        <w:t>页（《国民经济学与哲学》）</w:t>
      </w:r>
    </w:p>
    <w:p w14:paraId="065606A8" w14:textId="5ACF9ECD" w:rsidR="00572209" w:rsidRDefault="00000000" w:rsidP="009C1AB2">
      <w:pPr>
        <w:spacing w:line="360" w:lineRule="auto"/>
        <w:jc w:val="right"/>
      </w:pPr>
      <w:r>
        <w:rPr>
          <w:rFonts w:hint="eastAsia"/>
        </w:rPr>
        <w:t>[X 1 a, 2]</w:t>
      </w:r>
    </w:p>
    <w:p w14:paraId="6789EF02" w14:textId="77777777" w:rsidR="009C1AB2" w:rsidRDefault="00000000">
      <w:pPr>
        <w:spacing w:line="360" w:lineRule="auto"/>
      </w:pPr>
      <w:r>
        <w:rPr>
          <w:rFonts w:hint="eastAsia"/>
        </w:rPr>
        <w:t xml:space="preserve">»Die in der </w:t>
      </w:r>
      <w:proofErr w:type="spellStart"/>
      <w:r>
        <w:rPr>
          <w:rFonts w:hint="eastAsia"/>
        </w:rPr>
        <w:t>menschlichen</w:t>
      </w:r>
      <w:proofErr w:type="spellEnd"/>
      <w:r>
        <w:rPr>
          <w:rFonts w:hint="eastAsia"/>
        </w:rPr>
        <w:t xml:space="preserve"> </w:t>
      </w:r>
      <w:proofErr w:type="spellStart"/>
      <w:r>
        <w:rPr>
          <w:rFonts w:hint="eastAsia"/>
        </w:rPr>
        <w:t>Geschichte</w:t>
      </w:r>
      <w:proofErr w:type="spellEnd"/>
      <w:r>
        <w:rPr>
          <w:rFonts w:hint="eastAsia"/>
        </w:rPr>
        <w:t xml:space="preserve"> - dem </w:t>
      </w:r>
      <w:proofErr w:type="spellStart"/>
      <w:r>
        <w:rPr>
          <w:rFonts w:hint="eastAsia"/>
        </w:rPr>
        <w:t>Entstehungsakt</w:t>
      </w:r>
      <w:proofErr w:type="spellEnd"/>
      <w:r>
        <w:rPr>
          <w:rFonts w:hint="eastAsia"/>
        </w:rPr>
        <w:t xml:space="preserve"> der </w:t>
      </w:r>
      <w:proofErr w:type="spellStart"/>
      <w:r>
        <w:rPr>
          <w:rFonts w:hint="eastAsia"/>
        </w:rPr>
        <w:t>menschlichen</w:t>
      </w:r>
      <w:proofErr w:type="spellEnd"/>
      <w:r>
        <w:rPr>
          <w:rFonts w:hint="eastAsia"/>
        </w:rPr>
        <w:t xml:space="preserve"> Gesellschaft </w:t>
      </w:r>
      <w:proofErr w:type="spellStart"/>
      <w:r>
        <w:rPr>
          <w:rFonts w:hint="eastAsia"/>
        </w:rPr>
        <w:t>werdenden</w:t>
      </w:r>
      <w:proofErr w:type="spellEnd"/>
      <w:r>
        <w:rPr>
          <w:rFonts w:hint="eastAsia"/>
        </w:rPr>
        <w:t xml:space="preserve"> [!] </w:t>
      </w:r>
      <w:proofErr w:type="spellStart"/>
      <w:r>
        <w:rPr>
          <w:rFonts w:hint="eastAsia"/>
        </w:rPr>
        <w:t>Natur</w:t>
      </w:r>
      <w:proofErr w:type="spellEnd"/>
      <w:r>
        <w:rPr>
          <w:rFonts w:hint="eastAsia"/>
        </w:rPr>
        <w:t xml:space="preserve"> - </w:t>
      </w:r>
      <w:proofErr w:type="spellStart"/>
      <w:r>
        <w:rPr>
          <w:rFonts w:hint="eastAsia"/>
        </w:rPr>
        <w:t>ist</w:t>
      </w:r>
      <w:proofErr w:type="spellEnd"/>
      <w:r>
        <w:rPr>
          <w:rFonts w:hint="eastAsia"/>
        </w:rPr>
        <w:t xml:space="preserve"> die </w:t>
      </w:r>
      <w:proofErr w:type="spellStart"/>
      <w:r>
        <w:rPr>
          <w:rFonts w:hint="eastAsia"/>
        </w:rPr>
        <w:t>wirkliche</w:t>
      </w:r>
      <w:proofErr w:type="spellEnd"/>
      <w:r>
        <w:rPr>
          <w:rFonts w:hint="eastAsia"/>
        </w:rPr>
        <w:t xml:space="preserve"> </w:t>
      </w:r>
      <w:proofErr w:type="spellStart"/>
      <w:r>
        <w:rPr>
          <w:rFonts w:hint="eastAsia"/>
        </w:rPr>
        <w:t>Natur</w:t>
      </w:r>
      <w:proofErr w:type="spellEnd"/>
      <w:r>
        <w:rPr>
          <w:rFonts w:hint="eastAsia"/>
        </w:rPr>
        <w:t xml:space="preserve"> des Menschen, </w:t>
      </w:r>
      <w:proofErr w:type="spellStart"/>
      <w:r>
        <w:rPr>
          <w:rFonts w:hint="eastAsia"/>
        </w:rPr>
        <w:t>darum</w:t>
      </w:r>
      <w:proofErr w:type="spellEnd"/>
      <w:r>
        <w:rPr>
          <w:rFonts w:hint="eastAsia"/>
        </w:rPr>
        <w:t xml:space="preserve"> die </w:t>
      </w:r>
      <w:proofErr w:type="spellStart"/>
      <w:r>
        <w:rPr>
          <w:rFonts w:hint="eastAsia"/>
        </w:rPr>
        <w:t>Natur</w:t>
      </w:r>
      <w:proofErr w:type="spellEnd"/>
      <w:r>
        <w:rPr>
          <w:rFonts w:hint="eastAsia"/>
        </w:rPr>
        <w:t xml:space="preserve">, </w:t>
      </w:r>
      <w:proofErr w:type="spellStart"/>
      <w:r>
        <w:rPr>
          <w:rFonts w:hint="eastAsia"/>
        </w:rPr>
        <w:t>wie</w:t>
      </w:r>
      <w:proofErr w:type="spellEnd"/>
      <w:r>
        <w:rPr>
          <w:rFonts w:hint="eastAsia"/>
        </w:rPr>
        <w:t xml:space="preserve"> </w:t>
      </w:r>
      <w:proofErr w:type="spellStart"/>
      <w:r>
        <w:rPr>
          <w:rFonts w:hint="eastAsia"/>
        </w:rPr>
        <w:t>sie</w:t>
      </w:r>
      <w:proofErr w:type="spellEnd"/>
      <w:r>
        <w:rPr>
          <w:rFonts w:hint="eastAsia"/>
        </w:rPr>
        <w:t xml:space="preserve"> </w:t>
      </w:r>
      <w:proofErr w:type="spellStart"/>
      <w:r>
        <w:rPr>
          <w:rFonts w:hint="eastAsia"/>
        </w:rPr>
        <w:t>durch</w:t>
      </w:r>
      <w:proofErr w:type="spellEnd"/>
      <w:r>
        <w:rPr>
          <w:rFonts w:hint="eastAsia"/>
        </w:rPr>
        <w:t xml:space="preserve"> die </w:t>
      </w:r>
      <w:proofErr w:type="spellStart"/>
      <w:r>
        <w:rPr>
          <w:rFonts w:hint="eastAsia"/>
        </w:rPr>
        <w:t>Industrie</w:t>
      </w:r>
      <w:proofErr w:type="spellEnd"/>
      <w:r>
        <w:rPr>
          <w:rFonts w:hint="eastAsia"/>
        </w:rPr>
        <w:t xml:space="preserve">, - </w:t>
      </w:r>
      <w:proofErr w:type="spellStart"/>
      <w:r>
        <w:rPr>
          <w:rFonts w:hint="eastAsia"/>
        </w:rPr>
        <w:t>wenn</w:t>
      </w:r>
      <w:proofErr w:type="spellEnd"/>
      <w:r>
        <w:rPr>
          <w:rFonts w:hint="eastAsia"/>
        </w:rPr>
        <w:t xml:space="preserve"> </w:t>
      </w:r>
      <w:proofErr w:type="spellStart"/>
      <w:r>
        <w:rPr>
          <w:rFonts w:hint="eastAsia"/>
        </w:rPr>
        <w:t>auch</w:t>
      </w:r>
      <w:proofErr w:type="spellEnd"/>
      <w:r>
        <w:rPr>
          <w:rFonts w:hint="eastAsia"/>
        </w:rPr>
        <w:t xml:space="preserve"> in </w:t>
      </w:r>
      <w:proofErr w:type="spellStart"/>
      <w:r>
        <w:rPr>
          <w:rFonts w:hint="eastAsia"/>
        </w:rPr>
        <w:t>entfremdeter</w:t>
      </w:r>
      <w:proofErr w:type="spellEnd"/>
      <w:r>
        <w:rPr>
          <w:rFonts w:hint="eastAsia"/>
        </w:rPr>
        <w:t xml:space="preserve"> Gestalt </w:t>
      </w:r>
      <w:proofErr w:type="spellStart"/>
      <w:r>
        <w:rPr>
          <w:rFonts w:hint="eastAsia"/>
        </w:rPr>
        <w:t>wird</w:t>
      </w:r>
      <w:proofErr w:type="spellEnd"/>
      <w:r>
        <w:rPr>
          <w:rFonts w:hint="eastAsia"/>
        </w:rPr>
        <w:t xml:space="preserve">, die </w:t>
      </w:r>
      <w:proofErr w:type="spellStart"/>
      <w:r>
        <w:rPr>
          <w:rFonts w:hint="eastAsia"/>
        </w:rPr>
        <w:t>wahre</w:t>
      </w:r>
      <w:proofErr w:type="spellEnd"/>
      <w:r>
        <w:rPr>
          <w:rFonts w:hint="eastAsia"/>
        </w:rPr>
        <w:t xml:space="preserve"> </w:t>
      </w:r>
      <w:proofErr w:type="spellStart"/>
      <w:r>
        <w:rPr>
          <w:rFonts w:hint="eastAsia"/>
        </w:rPr>
        <w:t>anthropologische</w:t>
      </w:r>
      <w:proofErr w:type="spellEnd"/>
      <w:r>
        <w:rPr>
          <w:rFonts w:hint="eastAsia"/>
        </w:rPr>
        <w:t xml:space="preserve"> </w:t>
      </w:r>
      <w:proofErr w:type="spellStart"/>
      <w:r>
        <w:rPr>
          <w:rFonts w:hint="eastAsia"/>
        </w:rPr>
        <w:t>Natur</w:t>
      </w:r>
      <w:proofErr w:type="spellEnd"/>
      <w:r>
        <w:rPr>
          <w:rFonts w:hint="eastAsia"/>
        </w:rPr>
        <w:t xml:space="preserve"> </w:t>
      </w:r>
      <w:proofErr w:type="spellStart"/>
      <w:proofErr w:type="gramStart"/>
      <w:r>
        <w:rPr>
          <w:rFonts w:hint="eastAsia"/>
        </w:rPr>
        <w:t>ist</w:t>
      </w:r>
      <w:proofErr w:type="spellEnd"/>
      <w:r>
        <w:rPr>
          <w:rFonts w:hint="eastAsia"/>
        </w:rPr>
        <w:t>.«</w:t>
      </w:r>
      <w:proofErr w:type="gramEnd"/>
      <w:r>
        <w:rPr>
          <w:rFonts w:hint="eastAsia"/>
        </w:rPr>
        <w:t xml:space="preserve"> Karl Marx: Der </w:t>
      </w:r>
      <w:proofErr w:type="spellStart"/>
      <w:r>
        <w:rPr>
          <w:rFonts w:hint="eastAsia"/>
        </w:rPr>
        <w:t>historische</w:t>
      </w:r>
      <w:proofErr w:type="spellEnd"/>
      <w:r>
        <w:rPr>
          <w:rFonts w:hint="eastAsia"/>
        </w:rPr>
        <w:t xml:space="preserve"> </w:t>
      </w:r>
      <w:proofErr w:type="spellStart"/>
      <w:r>
        <w:rPr>
          <w:rFonts w:hint="eastAsia"/>
        </w:rPr>
        <w:t>Materialismus</w:t>
      </w:r>
      <w:proofErr w:type="spellEnd"/>
      <w:r>
        <w:rPr>
          <w:rFonts w:hint="eastAsia"/>
        </w:rPr>
        <w:t xml:space="preserve"> Die Fr</w:t>
      </w:r>
      <w:r>
        <w:rPr>
          <w:rFonts w:hint="eastAsia"/>
        </w:rPr>
        <w:t>ü</w:t>
      </w:r>
      <w:proofErr w:type="spellStart"/>
      <w:r>
        <w:rPr>
          <w:rFonts w:hint="eastAsia"/>
        </w:rPr>
        <w:t>hschriften</w:t>
      </w:r>
      <w:proofErr w:type="spellEnd"/>
      <w:r>
        <w:rPr>
          <w:rFonts w:hint="eastAsia"/>
        </w:rPr>
        <w:t xml:space="preserve"> hg von Landshut und Mayer </w:t>
      </w:r>
      <w:proofErr w:type="spellStart"/>
      <w:r>
        <w:rPr>
          <w:rFonts w:hint="eastAsia"/>
        </w:rPr>
        <w:t>Lpz</w:t>
      </w:r>
      <w:proofErr w:type="spellEnd"/>
      <w:r>
        <w:rPr>
          <w:rFonts w:hint="eastAsia"/>
        </w:rPr>
        <w:t xml:space="preserve"> I p 304 (</w:t>
      </w:r>
      <w:proofErr w:type="spellStart"/>
      <w:r>
        <w:rPr>
          <w:rFonts w:hint="eastAsia"/>
        </w:rPr>
        <w:t>Nationalökonomie</w:t>
      </w:r>
      <w:proofErr w:type="spellEnd"/>
      <w:r>
        <w:rPr>
          <w:rFonts w:hint="eastAsia"/>
        </w:rPr>
        <w:t xml:space="preserve"> und Philosophie) </w:t>
      </w:r>
    </w:p>
    <w:p w14:paraId="2D4A0AC3" w14:textId="6A0BF384" w:rsidR="00572209" w:rsidRDefault="00000000" w:rsidP="009C1AB2">
      <w:pPr>
        <w:spacing w:line="360" w:lineRule="auto"/>
        <w:jc w:val="right"/>
      </w:pPr>
      <w:r>
        <w:rPr>
          <w:rFonts w:hint="eastAsia"/>
        </w:rPr>
        <w:t>[X 1 a, 3]</w:t>
      </w:r>
    </w:p>
    <w:p w14:paraId="64ED3C69" w14:textId="31A31AAF" w:rsidR="00572209" w:rsidRDefault="00000000" w:rsidP="009C1AB2">
      <w:pPr>
        <w:spacing w:line="360" w:lineRule="auto"/>
        <w:jc w:val="right"/>
      </w:pPr>
      <w:r>
        <w:rPr>
          <w:rFonts w:hint="eastAsia"/>
        </w:rPr>
        <w:t>“在人类历史——即人类社会的产生过程中——形成的（！）自然界是人类现实的自然界；因此，通过工业——尽管以异化的形式——形成的自然界，是真正的、人类学的（</w:t>
      </w:r>
      <w:proofErr w:type="spellStart"/>
      <w:r>
        <w:rPr>
          <w:rFonts w:hint="eastAsia"/>
        </w:rPr>
        <w:t>anthropologisch</w:t>
      </w:r>
      <w:proofErr w:type="spellEnd"/>
      <w:r>
        <w:rPr>
          <w:rFonts w:hint="eastAsia"/>
        </w:rPr>
        <w:t>）自然界。”卡尔·马克思：《历史唯物主义</w:t>
      </w:r>
      <w:r>
        <w:rPr>
          <w:rFonts w:hint="eastAsia"/>
        </w:rPr>
        <w:t xml:space="preserve"> </w:t>
      </w:r>
      <w:r>
        <w:rPr>
          <w:rFonts w:hint="eastAsia"/>
        </w:rPr>
        <w:t>早期著作》，兰茨胡特与迈尔编，莱比锡，第一卷，第</w:t>
      </w:r>
      <w:r>
        <w:rPr>
          <w:rFonts w:hint="eastAsia"/>
        </w:rPr>
        <w:t>304</w:t>
      </w:r>
      <w:r>
        <w:rPr>
          <w:rFonts w:hint="eastAsia"/>
        </w:rPr>
        <w:t>页（《国民经济学与哲学》）</w:t>
      </w:r>
      <w:r>
        <w:rPr>
          <w:rFonts w:hint="eastAsia"/>
        </w:rPr>
        <w:t>[X 1 a, 3]</w:t>
      </w:r>
    </w:p>
    <w:p w14:paraId="519ADD0E" w14:textId="77777777" w:rsidR="009C1AB2" w:rsidRDefault="00000000">
      <w:pPr>
        <w:spacing w:line="360" w:lineRule="auto"/>
        <w:rPr>
          <w:lang w:val="fr-CA"/>
        </w:rPr>
      </w:pPr>
      <w:proofErr w:type="spellStart"/>
      <w:r>
        <w:rPr>
          <w:rFonts w:hint="eastAsia"/>
        </w:rPr>
        <w:t>Ansatzpunkt</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einer</w:t>
      </w:r>
      <w:proofErr w:type="spellEnd"/>
      <w:r>
        <w:rPr>
          <w:rFonts w:hint="eastAsia"/>
        </w:rPr>
        <w:t xml:space="preserve"> </w:t>
      </w:r>
      <w:proofErr w:type="spellStart"/>
      <w:r>
        <w:rPr>
          <w:rFonts w:hint="eastAsia"/>
        </w:rPr>
        <w:t>Kritik</w:t>
      </w:r>
      <w:proofErr w:type="spellEnd"/>
      <w:r>
        <w:rPr>
          <w:rFonts w:hint="eastAsia"/>
        </w:rPr>
        <w:t xml:space="preserve"> der »Kultur«: »Die positive </w:t>
      </w:r>
      <w:proofErr w:type="spellStart"/>
      <w:r>
        <w:rPr>
          <w:rFonts w:hint="eastAsia"/>
        </w:rPr>
        <w:t>Aufhebung</w:t>
      </w:r>
      <w:proofErr w:type="spellEnd"/>
      <w:r>
        <w:rPr>
          <w:rFonts w:hint="eastAsia"/>
        </w:rPr>
        <w:t xml:space="preserve"> des </w:t>
      </w:r>
      <w:proofErr w:type="spellStart"/>
      <w:r>
        <w:rPr>
          <w:rFonts w:hint="eastAsia"/>
        </w:rPr>
        <w:t>Privateigentums</w:t>
      </w:r>
      <w:proofErr w:type="spellEnd"/>
      <w:r>
        <w:rPr>
          <w:rFonts w:hint="eastAsia"/>
        </w:rPr>
        <w:t xml:space="preserve"> </w:t>
      </w:r>
      <w:proofErr w:type="spellStart"/>
      <w:r>
        <w:rPr>
          <w:rFonts w:hint="eastAsia"/>
        </w:rPr>
        <w:t>als</w:t>
      </w:r>
      <w:proofErr w:type="spellEnd"/>
      <w:r>
        <w:rPr>
          <w:rFonts w:hint="eastAsia"/>
        </w:rPr>
        <w:t xml:space="preserve"> die </w:t>
      </w:r>
      <w:proofErr w:type="spellStart"/>
      <w:r>
        <w:rPr>
          <w:rFonts w:hint="eastAsia"/>
        </w:rPr>
        <w:t>Aneignung</w:t>
      </w:r>
      <w:proofErr w:type="spellEnd"/>
      <w:r>
        <w:rPr>
          <w:rFonts w:hint="eastAsia"/>
        </w:rPr>
        <w:t xml:space="preserve"> des </w:t>
      </w:r>
      <w:proofErr w:type="spellStart"/>
      <w:r>
        <w:rPr>
          <w:rFonts w:hint="eastAsia"/>
        </w:rPr>
        <w:t>menschlichen</w:t>
      </w:r>
      <w:proofErr w:type="spellEnd"/>
      <w:r>
        <w:rPr>
          <w:rFonts w:hint="eastAsia"/>
        </w:rPr>
        <w:t xml:space="preserve"> Lebens, </w:t>
      </w:r>
      <w:proofErr w:type="spellStart"/>
      <w:r>
        <w:rPr>
          <w:rFonts w:hint="eastAsia"/>
        </w:rPr>
        <w:t>ist</w:t>
      </w:r>
      <w:proofErr w:type="spellEnd"/>
      <w:r>
        <w:rPr>
          <w:rFonts w:hint="eastAsia"/>
        </w:rPr>
        <w:t xml:space="preserve"> ... die positive </w:t>
      </w:r>
      <w:proofErr w:type="spellStart"/>
      <w:r>
        <w:rPr>
          <w:rFonts w:hint="eastAsia"/>
        </w:rPr>
        <w:t>Aufhebung</w:t>
      </w:r>
      <w:proofErr w:type="spellEnd"/>
      <w:r>
        <w:rPr>
          <w:rFonts w:hint="eastAsia"/>
        </w:rPr>
        <w:t xml:space="preserve"> </w:t>
      </w:r>
      <w:proofErr w:type="spellStart"/>
      <w:r>
        <w:rPr>
          <w:rFonts w:hint="eastAsia"/>
        </w:rPr>
        <w:t>aller</w:t>
      </w:r>
      <w:proofErr w:type="spellEnd"/>
      <w:r>
        <w:rPr>
          <w:rFonts w:hint="eastAsia"/>
        </w:rPr>
        <w:t xml:space="preserve"> </w:t>
      </w:r>
      <w:proofErr w:type="spellStart"/>
      <w:r>
        <w:rPr>
          <w:rFonts w:hint="eastAsia"/>
        </w:rPr>
        <w:t>Entfremdung</w:t>
      </w:r>
      <w:proofErr w:type="spellEnd"/>
      <w:r>
        <w:rPr>
          <w:rFonts w:hint="eastAsia"/>
        </w:rPr>
        <w:t>, also die R</w:t>
      </w:r>
      <w:r>
        <w:rPr>
          <w:rFonts w:hint="eastAsia"/>
        </w:rPr>
        <w:t>ü</w:t>
      </w:r>
      <w:proofErr w:type="spellStart"/>
      <w:r>
        <w:rPr>
          <w:rFonts w:hint="eastAsia"/>
        </w:rPr>
        <w:t>ckkehr</w:t>
      </w:r>
      <w:proofErr w:type="spellEnd"/>
      <w:r>
        <w:rPr>
          <w:rFonts w:hint="eastAsia"/>
        </w:rPr>
        <w:t xml:space="preserve"> des Menschen </w:t>
      </w:r>
      <w:proofErr w:type="spellStart"/>
      <w:r>
        <w:rPr>
          <w:rFonts w:hint="eastAsia"/>
        </w:rPr>
        <w:t>aus</w:t>
      </w:r>
      <w:proofErr w:type="spellEnd"/>
      <w:r>
        <w:rPr>
          <w:rFonts w:hint="eastAsia"/>
        </w:rPr>
        <w:t xml:space="preserve"> (?) </w:t>
      </w:r>
      <w:r>
        <w:rPr>
          <w:rFonts w:hint="eastAsia"/>
          <w:lang w:val="fr-CA"/>
        </w:rPr>
        <w:t xml:space="preserve">Religion, </w:t>
      </w:r>
      <w:r>
        <w:rPr>
          <w:rFonts w:hint="eastAsia"/>
          <w:lang w:val="fr-CA"/>
        </w:rPr>
        <w:lastRenderedPageBreak/>
        <w:t xml:space="preserve">Familie, Staat etc. in sein menschliches d.h. gesellschaftliches </w:t>
      </w:r>
      <w:proofErr w:type="gramStart"/>
      <w:r>
        <w:rPr>
          <w:rFonts w:hint="eastAsia"/>
          <w:lang w:val="fr-CA"/>
        </w:rPr>
        <w:t>Dasein.«</w:t>
      </w:r>
      <w:proofErr w:type="gramEnd"/>
      <w:r>
        <w:rPr>
          <w:rFonts w:hint="eastAsia"/>
          <w:lang w:val="fr-CA"/>
        </w:rPr>
        <w:t xml:space="preserve"> Karl Marx: Der historische Materialismus ed Mayer und Landshut Lpz I p 296 (Nationalökonomie und Philosophie)</w:t>
      </w:r>
    </w:p>
    <w:p w14:paraId="7C3369FF" w14:textId="0ECC6066" w:rsidR="00572209" w:rsidRDefault="00000000" w:rsidP="009C1AB2">
      <w:pPr>
        <w:spacing w:line="360" w:lineRule="auto"/>
        <w:jc w:val="right"/>
        <w:rPr>
          <w:lang w:val="fr-CA"/>
        </w:rPr>
      </w:pPr>
      <w:r>
        <w:rPr>
          <w:rFonts w:hint="eastAsia"/>
          <w:lang w:val="fr-CA"/>
        </w:rPr>
        <w:t>[X 1 a, 4]</w:t>
      </w:r>
    </w:p>
    <w:p w14:paraId="72A100E3" w14:textId="77777777" w:rsidR="009C1AB2" w:rsidRDefault="00000000">
      <w:pPr>
        <w:spacing w:line="360" w:lineRule="auto"/>
      </w:pPr>
      <w:r>
        <w:rPr>
          <w:rFonts w:hint="eastAsia"/>
        </w:rPr>
        <w:t>对</w:t>
      </w:r>
      <w:r>
        <w:rPr>
          <w:rFonts w:hint="eastAsia"/>
          <w:lang w:val="fr-CA"/>
        </w:rPr>
        <w:t>“</w:t>
      </w:r>
      <w:r>
        <w:rPr>
          <w:rFonts w:hint="eastAsia"/>
        </w:rPr>
        <w:t>文化</w:t>
      </w:r>
      <w:r>
        <w:rPr>
          <w:rFonts w:hint="eastAsia"/>
          <w:lang w:val="fr-CA"/>
        </w:rPr>
        <w:t>（</w:t>
      </w:r>
      <w:r>
        <w:rPr>
          <w:rFonts w:hint="eastAsia"/>
          <w:lang w:val="fr-CA"/>
        </w:rPr>
        <w:t>Kultur</w:t>
      </w:r>
      <w:r>
        <w:rPr>
          <w:rFonts w:hint="eastAsia"/>
          <w:lang w:val="fr-CA"/>
        </w:rPr>
        <w:t>）”</w:t>
      </w:r>
      <w:r>
        <w:rPr>
          <w:rFonts w:hint="eastAsia"/>
        </w:rPr>
        <w:t>概念进行批判的出发点</w:t>
      </w:r>
      <w:r>
        <w:rPr>
          <w:rFonts w:hint="eastAsia"/>
          <w:lang w:val="fr-CA"/>
        </w:rPr>
        <w:t>：“</w:t>
      </w:r>
      <w:r>
        <w:rPr>
          <w:rFonts w:hint="eastAsia"/>
        </w:rPr>
        <w:t>私有财产的积极的扬弃</w:t>
      </w:r>
      <w:r>
        <w:rPr>
          <w:rFonts w:hint="eastAsia"/>
          <w:lang w:val="fr-CA"/>
        </w:rPr>
        <w:t>，</w:t>
      </w:r>
      <w:r>
        <w:rPr>
          <w:rFonts w:hint="eastAsia"/>
        </w:rPr>
        <w:t>作为对人的生命的占有</w:t>
      </w:r>
      <w:r>
        <w:rPr>
          <w:rFonts w:hint="eastAsia"/>
          <w:lang w:val="fr-CA"/>
        </w:rPr>
        <w:t>，</w:t>
      </w:r>
      <w:r>
        <w:rPr>
          <w:rFonts w:hint="eastAsia"/>
        </w:rPr>
        <w:t>是</w:t>
      </w:r>
      <w:r>
        <w:rPr>
          <w:rFonts w:hint="eastAsia"/>
          <w:lang w:val="fr-CA"/>
        </w:rPr>
        <w:t>……</w:t>
      </w:r>
      <w:r>
        <w:rPr>
          <w:rFonts w:hint="eastAsia"/>
        </w:rPr>
        <w:t>一切异化的积极的扬弃</w:t>
      </w:r>
      <w:r>
        <w:rPr>
          <w:rFonts w:hint="eastAsia"/>
          <w:lang w:val="fr-CA"/>
        </w:rPr>
        <w:t>，</w:t>
      </w:r>
      <w:r>
        <w:rPr>
          <w:rFonts w:hint="eastAsia"/>
        </w:rPr>
        <w:t>从而是人从宗教、家庭、国家等等向自己的合乎人性的存在</w:t>
      </w:r>
      <w:r>
        <w:rPr>
          <w:rFonts w:hint="eastAsia"/>
          <w:lang w:val="fr-CA"/>
        </w:rPr>
        <w:t>，</w:t>
      </w:r>
      <w:r>
        <w:rPr>
          <w:rFonts w:hint="eastAsia"/>
        </w:rPr>
        <w:t>即社会存在的复归。”卡尔·马克思：《历史唯物主义》，迈尔与兰茨胡特编，莱比锡，第一卷，第</w:t>
      </w:r>
      <w:r>
        <w:rPr>
          <w:rFonts w:hint="eastAsia"/>
        </w:rPr>
        <w:t>296</w:t>
      </w:r>
      <w:r>
        <w:rPr>
          <w:rFonts w:hint="eastAsia"/>
        </w:rPr>
        <w:t>页（《国民经济学与哲学》）</w:t>
      </w:r>
    </w:p>
    <w:p w14:paraId="67F5CA1B" w14:textId="25ABFBAD" w:rsidR="00572209" w:rsidRDefault="00000000" w:rsidP="009C1AB2">
      <w:pPr>
        <w:spacing w:line="360" w:lineRule="auto"/>
        <w:jc w:val="right"/>
      </w:pPr>
      <w:r>
        <w:rPr>
          <w:rFonts w:hint="eastAsia"/>
        </w:rPr>
        <w:t>[X 1 a, 4]</w:t>
      </w:r>
    </w:p>
    <w:p w14:paraId="0AECB321" w14:textId="77777777" w:rsidR="009C1AB2" w:rsidRDefault="00000000">
      <w:pPr>
        <w:spacing w:line="360" w:lineRule="auto"/>
      </w:pPr>
      <w:r>
        <w:rPr>
          <w:rFonts w:hint="eastAsia"/>
        </w:rPr>
        <w:t xml:space="preserve">Eine auf Hegel </w:t>
      </w:r>
      <w:proofErr w:type="spellStart"/>
      <w:r>
        <w:rPr>
          <w:rFonts w:hint="eastAsia"/>
        </w:rPr>
        <w:t>bezogene</w:t>
      </w:r>
      <w:proofErr w:type="spellEnd"/>
      <w:r>
        <w:rPr>
          <w:rFonts w:hint="eastAsia"/>
        </w:rPr>
        <w:t xml:space="preserve"> </w:t>
      </w:r>
      <w:proofErr w:type="spellStart"/>
      <w:r>
        <w:rPr>
          <w:rFonts w:hint="eastAsia"/>
        </w:rPr>
        <w:t>Ableitung</w:t>
      </w:r>
      <w:proofErr w:type="spellEnd"/>
      <w:r>
        <w:rPr>
          <w:rFonts w:hint="eastAsia"/>
        </w:rPr>
        <w:t xml:space="preserve"> des </w:t>
      </w:r>
      <w:proofErr w:type="spellStart"/>
      <w:r>
        <w:rPr>
          <w:rFonts w:hint="eastAsia"/>
        </w:rPr>
        <w:t>Klassenhasses</w:t>
      </w:r>
      <w:proofErr w:type="spellEnd"/>
      <w:r>
        <w:rPr>
          <w:rFonts w:hint="eastAsia"/>
        </w:rPr>
        <w:t xml:space="preserve">: »Die </w:t>
      </w:r>
      <w:proofErr w:type="spellStart"/>
      <w:r>
        <w:rPr>
          <w:rFonts w:hint="eastAsia"/>
        </w:rPr>
        <w:t>Aufhebung</w:t>
      </w:r>
      <w:proofErr w:type="spellEnd"/>
      <w:r>
        <w:rPr>
          <w:rFonts w:hint="eastAsia"/>
        </w:rPr>
        <w:t xml:space="preserve"> der </w:t>
      </w:r>
      <w:proofErr w:type="spellStart"/>
      <w:r>
        <w:rPr>
          <w:rFonts w:hint="eastAsia"/>
        </w:rPr>
        <w:t>Gegenständlichkeit</w:t>
      </w:r>
      <w:proofErr w:type="spellEnd"/>
      <w:r>
        <w:rPr>
          <w:rFonts w:hint="eastAsia"/>
        </w:rPr>
        <w:t xml:space="preserve"> </w:t>
      </w:r>
      <w:proofErr w:type="spellStart"/>
      <w:r>
        <w:rPr>
          <w:rFonts w:hint="eastAsia"/>
        </w:rPr>
        <w:t>unter</w:t>
      </w:r>
      <w:proofErr w:type="spellEnd"/>
      <w:r>
        <w:rPr>
          <w:rFonts w:hint="eastAsia"/>
        </w:rPr>
        <w:t xml:space="preserve"> der </w:t>
      </w:r>
      <w:proofErr w:type="spellStart"/>
      <w:r>
        <w:rPr>
          <w:rFonts w:hint="eastAsia"/>
        </w:rPr>
        <w:t>Bestimmung</w:t>
      </w:r>
      <w:proofErr w:type="spellEnd"/>
      <w:r>
        <w:rPr>
          <w:rFonts w:hint="eastAsia"/>
        </w:rPr>
        <w:t xml:space="preserve"> der </w:t>
      </w:r>
      <w:proofErr w:type="spellStart"/>
      <w:r>
        <w:rPr>
          <w:rFonts w:hint="eastAsia"/>
        </w:rPr>
        <w:t>Entfremdung</w:t>
      </w:r>
      <w:proofErr w:type="spellEnd"/>
      <w:r>
        <w:rPr>
          <w:rFonts w:hint="eastAsia"/>
        </w:rPr>
        <w:t xml:space="preserve"> -, die von der </w:t>
      </w:r>
      <w:proofErr w:type="spellStart"/>
      <w:r>
        <w:rPr>
          <w:rFonts w:hint="eastAsia"/>
        </w:rPr>
        <w:t>gleichg</w:t>
      </w:r>
      <w:proofErr w:type="spellEnd"/>
      <w:r>
        <w:rPr>
          <w:rFonts w:hint="eastAsia"/>
        </w:rPr>
        <w:t>ü</w:t>
      </w:r>
      <w:proofErr w:type="spellStart"/>
      <w:r>
        <w:rPr>
          <w:rFonts w:hint="eastAsia"/>
        </w:rPr>
        <w:t>ltigen</w:t>
      </w:r>
      <w:proofErr w:type="spellEnd"/>
      <w:r>
        <w:rPr>
          <w:rFonts w:hint="eastAsia"/>
        </w:rPr>
        <w:t xml:space="preserve"> </w:t>
      </w:r>
      <w:proofErr w:type="spellStart"/>
      <w:r>
        <w:rPr>
          <w:rFonts w:hint="eastAsia"/>
        </w:rPr>
        <w:t>Fremdheit</w:t>
      </w:r>
      <w:proofErr w:type="spellEnd"/>
      <w:r>
        <w:rPr>
          <w:rFonts w:hint="eastAsia"/>
        </w:rPr>
        <w:t xml:space="preserve"> bis </w:t>
      </w:r>
      <w:proofErr w:type="spellStart"/>
      <w:r>
        <w:rPr>
          <w:rFonts w:hint="eastAsia"/>
        </w:rPr>
        <w:t>zur</w:t>
      </w:r>
      <w:proofErr w:type="spellEnd"/>
      <w:r>
        <w:rPr>
          <w:rFonts w:hint="eastAsia"/>
        </w:rPr>
        <w:t xml:space="preserve"> </w:t>
      </w:r>
      <w:proofErr w:type="spellStart"/>
      <w:r>
        <w:rPr>
          <w:rFonts w:hint="eastAsia"/>
        </w:rPr>
        <w:t>wirklichen</w:t>
      </w:r>
      <w:proofErr w:type="spellEnd"/>
      <w:r>
        <w:rPr>
          <w:rFonts w:hint="eastAsia"/>
        </w:rPr>
        <w:t xml:space="preserve"> </w:t>
      </w:r>
      <w:proofErr w:type="spellStart"/>
      <w:r>
        <w:rPr>
          <w:rFonts w:hint="eastAsia"/>
        </w:rPr>
        <w:t>feindseligen</w:t>
      </w:r>
      <w:proofErr w:type="spellEnd"/>
      <w:r>
        <w:rPr>
          <w:rFonts w:hint="eastAsia"/>
        </w:rPr>
        <w:t xml:space="preserve"> </w:t>
      </w:r>
      <w:proofErr w:type="spellStart"/>
      <w:r>
        <w:rPr>
          <w:rFonts w:hint="eastAsia"/>
        </w:rPr>
        <w:t>Entfremdung</w:t>
      </w:r>
      <w:proofErr w:type="spellEnd"/>
      <w:r>
        <w:rPr>
          <w:rFonts w:hint="eastAsia"/>
        </w:rPr>
        <w:t xml:space="preserve"> </w:t>
      </w:r>
      <w:proofErr w:type="spellStart"/>
      <w:r>
        <w:rPr>
          <w:rFonts w:hint="eastAsia"/>
        </w:rPr>
        <w:t>fortgehen</w:t>
      </w:r>
      <w:proofErr w:type="spellEnd"/>
      <w:r>
        <w:rPr>
          <w:rFonts w:hint="eastAsia"/>
        </w:rPr>
        <w:t xml:space="preserve"> </w:t>
      </w:r>
      <w:proofErr w:type="spellStart"/>
      <w:r>
        <w:rPr>
          <w:rFonts w:hint="eastAsia"/>
        </w:rPr>
        <w:t>muß</w:t>
      </w:r>
      <w:proofErr w:type="spellEnd"/>
      <w:r>
        <w:rPr>
          <w:rFonts w:hint="eastAsia"/>
        </w:rPr>
        <w:t xml:space="preserve"> - hat f</w:t>
      </w:r>
      <w:r>
        <w:rPr>
          <w:rFonts w:hint="eastAsia"/>
        </w:rPr>
        <w:t>ü</w:t>
      </w:r>
      <w:r>
        <w:rPr>
          <w:rFonts w:hint="eastAsia"/>
        </w:rPr>
        <w:t xml:space="preserve">r Hegel </w:t>
      </w:r>
      <w:proofErr w:type="spellStart"/>
      <w:r>
        <w:rPr>
          <w:rFonts w:hint="eastAsia"/>
        </w:rPr>
        <w:t>zugleich</w:t>
      </w:r>
      <w:proofErr w:type="spellEnd"/>
      <w:r>
        <w:rPr>
          <w:rFonts w:hint="eastAsia"/>
        </w:rPr>
        <w:t xml:space="preserve"> und </w:t>
      </w:r>
      <w:proofErr w:type="spellStart"/>
      <w:r>
        <w:rPr>
          <w:rFonts w:hint="eastAsia"/>
        </w:rPr>
        <w:t>sogar</w:t>
      </w:r>
      <w:proofErr w:type="spellEnd"/>
      <w:r>
        <w:rPr>
          <w:rFonts w:hint="eastAsia"/>
        </w:rPr>
        <w:t xml:space="preserve"> </w:t>
      </w:r>
      <w:proofErr w:type="spellStart"/>
      <w:r>
        <w:rPr>
          <w:rFonts w:hint="eastAsia"/>
        </w:rPr>
        <w:t>hauptsächlich</w:t>
      </w:r>
      <w:proofErr w:type="spellEnd"/>
      <w:r>
        <w:rPr>
          <w:rFonts w:hint="eastAsia"/>
        </w:rPr>
        <w:t xml:space="preserve"> die </w:t>
      </w:r>
      <w:proofErr w:type="spellStart"/>
      <w:r>
        <w:rPr>
          <w:rFonts w:hint="eastAsia"/>
        </w:rPr>
        <w:t>Bedeutung</w:t>
      </w:r>
      <w:proofErr w:type="spellEnd"/>
      <w:r>
        <w:rPr>
          <w:rFonts w:hint="eastAsia"/>
        </w:rPr>
        <w:t xml:space="preserve">, die </w:t>
      </w:r>
      <w:proofErr w:type="spellStart"/>
      <w:r>
        <w:rPr>
          <w:rFonts w:hint="eastAsia"/>
        </w:rPr>
        <w:t>Gegenständlichkeit</w:t>
      </w:r>
      <w:proofErr w:type="spellEnd"/>
      <w:r>
        <w:rPr>
          <w:rFonts w:hint="eastAsia"/>
        </w:rPr>
        <w:t xml:space="preserve"> </w:t>
      </w:r>
      <w:proofErr w:type="spellStart"/>
      <w:r>
        <w:rPr>
          <w:rFonts w:hint="eastAsia"/>
        </w:rPr>
        <w:t>aufzuheben</w:t>
      </w:r>
      <w:proofErr w:type="spellEnd"/>
      <w:r>
        <w:rPr>
          <w:rFonts w:hint="eastAsia"/>
        </w:rPr>
        <w:t xml:space="preserve">, </w:t>
      </w:r>
      <w:proofErr w:type="spellStart"/>
      <w:r>
        <w:rPr>
          <w:rFonts w:hint="eastAsia"/>
        </w:rPr>
        <w:t>weil</w:t>
      </w:r>
      <w:proofErr w:type="spellEnd"/>
      <w:r>
        <w:rPr>
          <w:rFonts w:hint="eastAsia"/>
        </w:rPr>
        <w:t xml:space="preserve"> </w:t>
      </w:r>
      <w:proofErr w:type="spellStart"/>
      <w:r>
        <w:rPr>
          <w:rFonts w:hint="eastAsia"/>
        </w:rPr>
        <w:t>nicht</w:t>
      </w:r>
      <w:proofErr w:type="spellEnd"/>
      <w:r>
        <w:rPr>
          <w:rFonts w:hint="eastAsia"/>
        </w:rPr>
        <w:t xml:space="preserve"> der </w:t>
      </w:r>
      <w:proofErr w:type="spellStart"/>
      <w:r>
        <w:rPr>
          <w:rFonts w:hint="eastAsia"/>
        </w:rPr>
        <w:t>bestimmte</w:t>
      </w:r>
      <w:proofErr w:type="spellEnd"/>
      <w:r>
        <w:rPr>
          <w:rFonts w:hint="eastAsia"/>
        </w:rPr>
        <w:t xml:space="preserve"> </w:t>
      </w:r>
      <w:proofErr w:type="spellStart"/>
      <w:r>
        <w:rPr>
          <w:rFonts w:hint="eastAsia"/>
        </w:rPr>
        <w:t>Charakter</w:t>
      </w:r>
      <w:proofErr w:type="spellEnd"/>
      <w:r>
        <w:rPr>
          <w:rFonts w:hint="eastAsia"/>
        </w:rPr>
        <w:t xml:space="preserve"> des </w:t>
      </w:r>
      <w:proofErr w:type="spellStart"/>
      <w:r>
        <w:rPr>
          <w:rFonts w:hint="eastAsia"/>
        </w:rPr>
        <w:t>Gegenstandes</w:t>
      </w:r>
      <w:proofErr w:type="spellEnd"/>
      <w:r>
        <w:rPr>
          <w:rFonts w:hint="eastAsia"/>
        </w:rPr>
        <w:t xml:space="preserve">, </w:t>
      </w:r>
      <w:proofErr w:type="spellStart"/>
      <w:r>
        <w:rPr>
          <w:rFonts w:hint="eastAsia"/>
        </w:rPr>
        <w:t>sondern</w:t>
      </w:r>
      <w:proofErr w:type="spellEnd"/>
      <w:r>
        <w:rPr>
          <w:rFonts w:hint="eastAsia"/>
        </w:rPr>
        <w:t xml:space="preserve"> sein </w:t>
      </w:r>
      <w:proofErr w:type="spellStart"/>
      <w:r>
        <w:rPr>
          <w:rFonts w:hint="eastAsia"/>
        </w:rPr>
        <w:t>gegenständlicher</w:t>
      </w:r>
      <w:proofErr w:type="spellEnd"/>
      <w:r>
        <w:rPr>
          <w:rFonts w:hint="eastAsia"/>
        </w:rPr>
        <w:t xml:space="preserve"> </w:t>
      </w:r>
      <w:proofErr w:type="spellStart"/>
      <w:r>
        <w:rPr>
          <w:rFonts w:hint="eastAsia"/>
        </w:rPr>
        <w:t>Charakter</w:t>
      </w:r>
      <w:proofErr w:type="spellEnd"/>
      <w:r>
        <w:rPr>
          <w:rFonts w:hint="eastAsia"/>
        </w:rPr>
        <w:t xml:space="preserve"> f</w:t>
      </w:r>
      <w:r>
        <w:rPr>
          <w:rFonts w:hint="eastAsia"/>
        </w:rPr>
        <w:t>ü</w:t>
      </w:r>
      <w:r>
        <w:rPr>
          <w:rFonts w:hint="eastAsia"/>
        </w:rPr>
        <w:t xml:space="preserve">r das </w:t>
      </w:r>
      <w:proofErr w:type="spellStart"/>
      <w:r>
        <w:rPr>
          <w:rFonts w:hint="eastAsia"/>
        </w:rPr>
        <w:t>Selbstbewußtsein</w:t>
      </w:r>
      <w:proofErr w:type="spellEnd"/>
      <w:r>
        <w:rPr>
          <w:rFonts w:hint="eastAsia"/>
        </w:rPr>
        <w:t xml:space="preserve"> das </w:t>
      </w:r>
      <w:proofErr w:type="spellStart"/>
      <w:r>
        <w:rPr>
          <w:rFonts w:hint="eastAsia"/>
        </w:rPr>
        <w:t>Anstößige</w:t>
      </w:r>
      <w:proofErr w:type="spellEnd"/>
      <w:r>
        <w:rPr>
          <w:rFonts w:hint="eastAsia"/>
        </w:rPr>
        <w:t xml:space="preserve"> in der </w:t>
      </w:r>
      <w:proofErr w:type="spellStart"/>
      <w:r>
        <w:rPr>
          <w:rFonts w:hint="eastAsia"/>
        </w:rPr>
        <w:t>Entfremdung</w:t>
      </w:r>
      <w:proofErr w:type="spellEnd"/>
      <w:r>
        <w:rPr>
          <w:rFonts w:hint="eastAsia"/>
        </w:rPr>
        <w:t xml:space="preserve"> </w:t>
      </w:r>
      <w:proofErr w:type="spellStart"/>
      <w:r>
        <w:rPr>
          <w:rFonts w:hint="eastAsia"/>
        </w:rPr>
        <w:t>ist</w:t>
      </w:r>
      <w:proofErr w:type="spellEnd"/>
      <w:r>
        <w:rPr>
          <w:rFonts w:hint="eastAsia"/>
        </w:rPr>
        <w:t xml:space="preserve">.« Karl Marx: Der </w:t>
      </w:r>
      <w:proofErr w:type="spellStart"/>
      <w:r>
        <w:rPr>
          <w:rFonts w:hint="eastAsia"/>
        </w:rPr>
        <w:t>historische</w:t>
      </w:r>
      <w:proofErr w:type="spellEnd"/>
      <w:r>
        <w:rPr>
          <w:rFonts w:hint="eastAsia"/>
        </w:rPr>
        <w:t xml:space="preserve"> </w:t>
      </w:r>
      <w:proofErr w:type="spellStart"/>
      <w:r>
        <w:rPr>
          <w:rFonts w:hint="eastAsia"/>
        </w:rPr>
        <w:t>Materialismus</w:t>
      </w:r>
      <w:proofErr w:type="spellEnd"/>
      <w:r>
        <w:rPr>
          <w:rFonts w:hint="eastAsia"/>
        </w:rPr>
        <w:t xml:space="preserve"> </w:t>
      </w:r>
      <w:proofErr w:type="spellStart"/>
      <w:r>
        <w:rPr>
          <w:rFonts w:hint="eastAsia"/>
        </w:rPr>
        <w:t>Lpz</w:t>
      </w:r>
      <w:proofErr w:type="spellEnd"/>
      <w:r>
        <w:rPr>
          <w:rFonts w:hint="eastAsia"/>
        </w:rPr>
        <w:t xml:space="preserve"> I p 335 (</w:t>
      </w:r>
      <w:proofErr w:type="spellStart"/>
      <w:r>
        <w:rPr>
          <w:rFonts w:hint="eastAsia"/>
        </w:rPr>
        <w:t>Nationalök</w:t>
      </w:r>
      <w:proofErr w:type="spellEnd"/>
      <w:r>
        <w:rPr>
          <w:rFonts w:hint="eastAsia"/>
        </w:rPr>
        <w:t>(</w:t>
      </w:r>
      <w:proofErr w:type="spellStart"/>
      <w:r>
        <w:rPr>
          <w:rFonts w:hint="eastAsia"/>
        </w:rPr>
        <w:t>onomie</w:t>
      </w:r>
      <w:proofErr w:type="spellEnd"/>
      <w:r>
        <w:rPr>
          <w:rFonts w:hint="eastAsia"/>
        </w:rPr>
        <w:t>) u(</w:t>
      </w:r>
      <w:proofErr w:type="spellStart"/>
      <w:r>
        <w:rPr>
          <w:rFonts w:hint="eastAsia"/>
        </w:rPr>
        <w:t>nd</w:t>
      </w:r>
      <w:proofErr w:type="spellEnd"/>
      <w:r>
        <w:rPr>
          <w:rFonts w:hint="eastAsia"/>
        </w:rPr>
        <w:t>) Phil(</w:t>
      </w:r>
      <w:proofErr w:type="spellStart"/>
      <w:r>
        <w:rPr>
          <w:rFonts w:hint="eastAsia"/>
        </w:rPr>
        <w:t>osophie</w:t>
      </w:r>
      <w:proofErr w:type="spellEnd"/>
      <w:r>
        <w:rPr>
          <w:rFonts w:hint="eastAsia"/>
        </w:rPr>
        <w:t xml:space="preserve">)) </w:t>
      </w:r>
    </w:p>
    <w:p w14:paraId="5B576B16" w14:textId="51E2F563" w:rsidR="00572209" w:rsidRDefault="00000000" w:rsidP="009C1AB2">
      <w:pPr>
        <w:spacing w:line="360" w:lineRule="auto"/>
        <w:jc w:val="right"/>
      </w:pPr>
      <w:r>
        <w:rPr>
          <w:rFonts w:hint="eastAsia"/>
        </w:rPr>
        <w:t>[X 1 a, 5]</w:t>
      </w:r>
    </w:p>
    <w:p w14:paraId="726C4739" w14:textId="77777777" w:rsidR="009C1AB2" w:rsidRDefault="00000000">
      <w:pPr>
        <w:spacing w:line="360" w:lineRule="auto"/>
      </w:pPr>
      <w:r>
        <w:rPr>
          <w:rFonts w:hint="eastAsia"/>
        </w:rPr>
        <w:t>一段涉及黑格尔的关于阶级仇恨的推导：“在异化规定下的对象性的扬弃——它必然从漠不相关的异化进展到现实的、敌对的异化——对黑格尔来说同时甚至主要地意味着扬弃对象性，因为在异化中使自我意识反感的东西，不是对象的特定性质，而是它的对象性性质。”卡尔·马克思：《历史唯物主义》，莱比锡，第一卷，第</w:t>
      </w:r>
      <w:r>
        <w:rPr>
          <w:rFonts w:hint="eastAsia"/>
        </w:rPr>
        <w:t>335</w:t>
      </w:r>
      <w:r>
        <w:rPr>
          <w:rFonts w:hint="eastAsia"/>
        </w:rPr>
        <w:t>页（《国民经济学与哲学》）</w:t>
      </w:r>
    </w:p>
    <w:p w14:paraId="7035027E" w14:textId="3EF555E9" w:rsidR="00572209" w:rsidRDefault="00000000" w:rsidP="009C1AB2">
      <w:pPr>
        <w:spacing w:line="360" w:lineRule="auto"/>
        <w:jc w:val="right"/>
      </w:pPr>
      <w:r>
        <w:rPr>
          <w:rFonts w:hint="eastAsia"/>
        </w:rPr>
        <w:t>[X 1 a, 5]</w:t>
      </w:r>
    </w:p>
    <w:p w14:paraId="65675B0A" w14:textId="77777777" w:rsidR="009C1AB2" w:rsidRDefault="00000000">
      <w:pPr>
        <w:spacing w:line="360" w:lineRule="auto"/>
      </w:pPr>
      <w:proofErr w:type="spellStart"/>
      <w:r>
        <w:rPr>
          <w:rFonts w:hint="eastAsia"/>
        </w:rPr>
        <w:t>Kommunismus</w:t>
      </w:r>
      <w:proofErr w:type="spellEnd"/>
      <w:r>
        <w:rPr>
          <w:rFonts w:hint="eastAsia"/>
        </w:rPr>
        <w:t xml:space="preserve"> »in seiner </w:t>
      </w:r>
      <w:proofErr w:type="spellStart"/>
      <w:r>
        <w:rPr>
          <w:rFonts w:hint="eastAsia"/>
        </w:rPr>
        <w:t>ersten</w:t>
      </w:r>
      <w:proofErr w:type="spellEnd"/>
      <w:r>
        <w:rPr>
          <w:rFonts w:hint="eastAsia"/>
        </w:rPr>
        <w:t xml:space="preserve"> Gestalt«. »Der </w:t>
      </w:r>
      <w:proofErr w:type="spellStart"/>
      <w:r>
        <w:rPr>
          <w:rFonts w:hint="eastAsia"/>
        </w:rPr>
        <w:t>Kommunismus</w:t>
      </w:r>
      <w:proofErr w:type="spellEnd"/>
      <w:r>
        <w:rPr>
          <w:rFonts w:hint="eastAsia"/>
        </w:rPr>
        <w:t xml:space="preserve"> ... </w:t>
      </w:r>
      <w:proofErr w:type="spellStart"/>
      <w:r>
        <w:rPr>
          <w:rFonts w:hint="eastAsia"/>
        </w:rPr>
        <w:t>ist</w:t>
      </w:r>
      <w:proofErr w:type="spellEnd"/>
      <w:r>
        <w:rPr>
          <w:rFonts w:hint="eastAsia"/>
        </w:rPr>
        <w:t xml:space="preserve"> ... in seiner </w:t>
      </w:r>
      <w:proofErr w:type="spellStart"/>
      <w:r>
        <w:rPr>
          <w:rFonts w:hint="eastAsia"/>
        </w:rPr>
        <w:t>ersten</w:t>
      </w:r>
      <w:proofErr w:type="spellEnd"/>
      <w:r>
        <w:rPr>
          <w:rFonts w:hint="eastAsia"/>
        </w:rPr>
        <w:t xml:space="preserve"> Gestalt </w:t>
      </w:r>
      <w:proofErr w:type="spellStart"/>
      <w:r>
        <w:rPr>
          <w:rFonts w:hint="eastAsia"/>
        </w:rPr>
        <w:t>nur</w:t>
      </w:r>
      <w:proofErr w:type="spellEnd"/>
      <w:r>
        <w:rPr>
          <w:rFonts w:hint="eastAsia"/>
        </w:rPr>
        <w:t xml:space="preserve"> </w:t>
      </w:r>
      <w:proofErr w:type="spellStart"/>
      <w:r>
        <w:rPr>
          <w:rFonts w:hint="eastAsia"/>
        </w:rPr>
        <w:t>eine</w:t>
      </w:r>
      <w:proofErr w:type="spellEnd"/>
      <w:r>
        <w:rPr>
          <w:rFonts w:hint="eastAsia"/>
        </w:rPr>
        <w:t xml:space="preserve"> </w:t>
      </w:r>
      <w:proofErr w:type="spellStart"/>
      <w:r>
        <w:rPr>
          <w:rFonts w:hint="eastAsia"/>
        </w:rPr>
        <w:t>Verallgemeinerung</w:t>
      </w:r>
      <w:proofErr w:type="spellEnd"/>
      <w:r>
        <w:rPr>
          <w:rFonts w:hint="eastAsia"/>
        </w:rPr>
        <w:t xml:space="preserve"> und </w:t>
      </w:r>
      <w:proofErr w:type="spellStart"/>
      <w:r>
        <w:rPr>
          <w:rFonts w:hint="eastAsia"/>
        </w:rPr>
        <w:t>Vollendung</w:t>
      </w:r>
      <w:proofErr w:type="spellEnd"/>
      <w:r>
        <w:rPr>
          <w:rFonts w:hint="eastAsia"/>
        </w:rPr>
        <w:t xml:space="preserve"> </w:t>
      </w:r>
      <w:proofErr w:type="spellStart"/>
      <w:r>
        <w:rPr>
          <w:rFonts w:hint="eastAsia"/>
        </w:rPr>
        <w:t>desselben</w:t>
      </w:r>
      <w:proofErr w:type="spellEnd"/>
      <w:r>
        <w:rPr>
          <w:rFonts w:hint="eastAsia"/>
        </w:rPr>
        <w:t xml:space="preserve"> [</w:t>
      </w:r>
      <w:proofErr w:type="spellStart"/>
      <w:r>
        <w:rPr>
          <w:rFonts w:hint="eastAsia"/>
        </w:rPr>
        <w:t>sc</w:t>
      </w:r>
      <w:proofErr w:type="spellEnd"/>
      <w:r>
        <w:rPr>
          <w:rFonts w:hint="eastAsia"/>
        </w:rPr>
        <w:t xml:space="preserve"> des </w:t>
      </w:r>
      <w:proofErr w:type="spellStart"/>
      <w:r>
        <w:rPr>
          <w:rFonts w:hint="eastAsia"/>
        </w:rPr>
        <w:t>Privateigentums</w:t>
      </w:r>
      <w:proofErr w:type="spellEnd"/>
      <w:r>
        <w:rPr>
          <w:rFonts w:hint="eastAsia"/>
        </w:rPr>
        <w:t xml:space="preserve">] ... Der </w:t>
      </w:r>
      <w:proofErr w:type="spellStart"/>
      <w:r>
        <w:rPr>
          <w:rFonts w:hint="eastAsia"/>
        </w:rPr>
        <w:t>physische</w:t>
      </w:r>
      <w:proofErr w:type="spellEnd"/>
      <w:r>
        <w:rPr>
          <w:rFonts w:hint="eastAsia"/>
        </w:rPr>
        <w:t xml:space="preserve"> </w:t>
      </w:r>
      <w:proofErr w:type="spellStart"/>
      <w:r>
        <w:rPr>
          <w:rFonts w:hint="eastAsia"/>
        </w:rPr>
        <w:t>unmittelbare</w:t>
      </w:r>
      <w:proofErr w:type="spellEnd"/>
      <w:r>
        <w:rPr>
          <w:rFonts w:hint="eastAsia"/>
        </w:rPr>
        <w:t xml:space="preserve"> </w:t>
      </w:r>
      <w:proofErr w:type="spellStart"/>
      <w:r>
        <w:rPr>
          <w:rFonts w:hint="eastAsia"/>
        </w:rPr>
        <w:t>Besitz</w:t>
      </w:r>
      <w:proofErr w:type="spellEnd"/>
      <w:r>
        <w:rPr>
          <w:rFonts w:hint="eastAsia"/>
        </w:rPr>
        <w:t xml:space="preserve"> gilt </w:t>
      </w:r>
      <w:proofErr w:type="spellStart"/>
      <w:r>
        <w:rPr>
          <w:rFonts w:hint="eastAsia"/>
        </w:rPr>
        <w:t>ihm</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einziger</w:t>
      </w:r>
      <w:proofErr w:type="spellEnd"/>
      <w:r>
        <w:rPr>
          <w:rFonts w:hint="eastAsia"/>
        </w:rPr>
        <w:t xml:space="preserve"> </w:t>
      </w:r>
      <w:proofErr w:type="spellStart"/>
      <w:r>
        <w:rPr>
          <w:rFonts w:hint="eastAsia"/>
        </w:rPr>
        <w:t>Zweck</w:t>
      </w:r>
      <w:proofErr w:type="spellEnd"/>
      <w:r>
        <w:rPr>
          <w:rFonts w:hint="eastAsia"/>
        </w:rPr>
        <w:t xml:space="preserve"> des Lebens und </w:t>
      </w:r>
      <w:proofErr w:type="spellStart"/>
      <w:r>
        <w:rPr>
          <w:rFonts w:hint="eastAsia"/>
        </w:rPr>
        <w:t>Daseins</w:t>
      </w:r>
      <w:proofErr w:type="spellEnd"/>
      <w:r>
        <w:rPr>
          <w:rFonts w:hint="eastAsia"/>
        </w:rPr>
        <w:t xml:space="preserve">; die </w:t>
      </w:r>
      <w:proofErr w:type="spellStart"/>
      <w:r>
        <w:rPr>
          <w:rFonts w:hint="eastAsia"/>
        </w:rPr>
        <w:t>Bestimmung</w:t>
      </w:r>
      <w:proofErr w:type="spellEnd"/>
      <w:r>
        <w:rPr>
          <w:rFonts w:hint="eastAsia"/>
        </w:rPr>
        <w:t xml:space="preserve"> des </w:t>
      </w:r>
      <w:proofErr w:type="spellStart"/>
      <w:r>
        <w:rPr>
          <w:rFonts w:hint="eastAsia"/>
        </w:rPr>
        <w:t>Arbeiters</w:t>
      </w:r>
      <w:proofErr w:type="spellEnd"/>
      <w:r>
        <w:rPr>
          <w:rFonts w:hint="eastAsia"/>
        </w:rPr>
        <w:t xml:space="preserve"> </w:t>
      </w:r>
      <w:proofErr w:type="spellStart"/>
      <w:r>
        <w:rPr>
          <w:rFonts w:hint="eastAsia"/>
        </w:rPr>
        <w:t>wird</w:t>
      </w:r>
      <w:proofErr w:type="spellEnd"/>
      <w:r>
        <w:rPr>
          <w:rFonts w:hint="eastAsia"/>
        </w:rPr>
        <w:t xml:space="preserve"> </w:t>
      </w:r>
      <w:proofErr w:type="spellStart"/>
      <w:r>
        <w:rPr>
          <w:rFonts w:hint="eastAsia"/>
        </w:rPr>
        <w:t>nicht</w:t>
      </w:r>
      <w:proofErr w:type="spellEnd"/>
      <w:r>
        <w:rPr>
          <w:rFonts w:hint="eastAsia"/>
        </w:rPr>
        <w:t xml:space="preserve"> aufgehoben, </w:t>
      </w:r>
      <w:proofErr w:type="spellStart"/>
      <w:r>
        <w:rPr>
          <w:rFonts w:hint="eastAsia"/>
        </w:rPr>
        <w:t>sondern</w:t>
      </w:r>
      <w:proofErr w:type="spellEnd"/>
      <w:r>
        <w:rPr>
          <w:rFonts w:hint="eastAsia"/>
        </w:rPr>
        <w:t xml:space="preserve"> auf alle Menschen </w:t>
      </w:r>
      <w:proofErr w:type="spellStart"/>
      <w:r>
        <w:rPr>
          <w:rFonts w:hint="eastAsia"/>
        </w:rPr>
        <w:t>ausgedehnt</w:t>
      </w:r>
      <w:proofErr w:type="spellEnd"/>
      <w:r>
        <w:rPr>
          <w:rFonts w:hint="eastAsia"/>
        </w:rPr>
        <w:t xml:space="preserve">; er will auf </w:t>
      </w:r>
      <w:proofErr w:type="spellStart"/>
      <w:r>
        <w:rPr>
          <w:rFonts w:hint="eastAsia"/>
        </w:rPr>
        <w:t>gewaltsame</w:t>
      </w:r>
      <w:proofErr w:type="spellEnd"/>
      <w:r>
        <w:rPr>
          <w:rFonts w:hint="eastAsia"/>
        </w:rPr>
        <w:t xml:space="preserve"> Weise von Talent etc. </w:t>
      </w:r>
      <w:proofErr w:type="spellStart"/>
      <w:r>
        <w:rPr>
          <w:rFonts w:hint="eastAsia"/>
        </w:rPr>
        <w:t>abstrahieren</w:t>
      </w:r>
      <w:proofErr w:type="spellEnd"/>
      <w:r>
        <w:rPr>
          <w:rFonts w:hint="eastAsia"/>
        </w:rPr>
        <w:t xml:space="preserve"> ... Man </w:t>
      </w:r>
      <w:proofErr w:type="spellStart"/>
      <w:r>
        <w:rPr>
          <w:rFonts w:hint="eastAsia"/>
        </w:rPr>
        <w:t>darf</w:t>
      </w:r>
      <w:proofErr w:type="spellEnd"/>
      <w:r>
        <w:rPr>
          <w:rFonts w:hint="eastAsia"/>
        </w:rPr>
        <w:t xml:space="preserve"> </w:t>
      </w:r>
      <w:proofErr w:type="spellStart"/>
      <w:r>
        <w:rPr>
          <w:rFonts w:hint="eastAsia"/>
        </w:rPr>
        <w:t>sagen</w:t>
      </w:r>
      <w:proofErr w:type="spellEnd"/>
      <w:r>
        <w:rPr>
          <w:rFonts w:hint="eastAsia"/>
        </w:rPr>
        <w:t xml:space="preserve">, </w:t>
      </w:r>
      <w:proofErr w:type="spellStart"/>
      <w:r>
        <w:rPr>
          <w:rFonts w:hint="eastAsia"/>
        </w:rPr>
        <w:t>daß</w:t>
      </w:r>
      <w:proofErr w:type="spellEnd"/>
      <w:r>
        <w:rPr>
          <w:rFonts w:hint="eastAsia"/>
        </w:rPr>
        <w:t xml:space="preserve"> ... </w:t>
      </w:r>
      <w:proofErr w:type="spellStart"/>
      <w:r>
        <w:rPr>
          <w:rFonts w:hint="eastAsia"/>
        </w:rPr>
        <w:t>Weibergemeinschaft</w:t>
      </w:r>
      <w:proofErr w:type="spellEnd"/>
      <w:r>
        <w:rPr>
          <w:rFonts w:hint="eastAsia"/>
        </w:rPr>
        <w:t xml:space="preserve"> das </w:t>
      </w:r>
      <w:proofErr w:type="spellStart"/>
      <w:r>
        <w:rPr>
          <w:rFonts w:hint="eastAsia"/>
        </w:rPr>
        <w:t>ausgesprochene</w:t>
      </w:r>
      <w:proofErr w:type="spellEnd"/>
      <w:r>
        <w:rPr>
          <w:rFonts w:hint="eastAsia"/>
        </w:rPr>
        <w:t xml:space="preserve"> </w:t>
      </w:r>
      <w:proofErr w:type="spellStart"/>
      <w:r>
        <w:rPr>
          <w:rFonts w:hint="eastAsia"/>
        </w:rPr>
        <w:t>Geheimnis</w:t>
      </w:r>
      <w:proofErr w:type="spellEnd"/>
      <w:r>
        <w:rPr>
          <w:rFonts w:hint="eastAsia"/>
        </w:rPr>
        <w:t xml:space="preserve"> dieses </w:t>
      </w:r>
      <w:proofErr w:type="spellStart"/>
      <w:r>
        <w:rPr>
          <w:rFonts w:hint="eastAsia"/>
        </w:rPr>
        <w:t>noch</w:t>
      </w:r>
      <w:proofErr w:type="spellEnd"/>
      <w:r>
        <w:rPr>
          <w:rFonts w:hint="eastAsia"/>
        </w:rPr>
        <w:t xml:space="preserve"> </w:t>
      </w:r>
      <w:proofErr w:type="spellStart"/>
      <w:r>
        <w:rPr>
          <w:rFonts w:hint="eastAsia"/>
        </w:rPr>
        <w:t>ganz</w:t>
      </w:r>
      <w:proofErr w:type="spellEnd"/>
      <w:r>
        <w:rPr>
          <w:rFonts w:hint="eastAsia"/>
        </w:rPr>
        <w:t xml:space="preserve"> </w:t>
      </w:r>
      <w:proofErr w:type="spellStart"/>
      <w:r>
        <w:rPr>
          <w:rFonts w:hint="eastAsia"/>
        </w:rPr>
        <w:t>rohen</w:t>
      </w:r>
      <w:proofErr w:type="spellEnd"/>
      <w:r>
        <w:rPr>
          <w:rFonts w:hint="eastAsia"/>
        </w:rPr>
        <w:t xml:space="preserve"> und </w:t>
      </w:r>
      <w:proofErr w:type="spellStart"/>
      <w:r>
        <w:rPr>
          <w:rFonts w:hint="eastAsia"/>
        </w:rPr>
        <w:t>gedankenlosen</w:t>
      </w:r>
      <w:proofErr w:type="spellEnd"/>
      <w:r>
        <w:rPr>
          <w:rFonts w:hint="eastAsia"/>
        </w:rPr>
        <w:t xml:space="preserve"> </w:t>
      </w:r>
      <w:proofErr w:type="spellStart"/>
      <w:r>
        <w:rPr>
          <w:rFonts w:hint="eastAsia"/>
        </w:rPr>
        <w:t>Kommunismus</w:t>
      </w:r>
      <w:proofErr w:type="spellEnd"/>
      <w:r>
        <w:rPr>
          <w:rFonts w:hint="eastAsia"/>
        </w:rPr>
        <w:t xml:space="preserve"> </w:t>
      </w:r>
      <w:proofErr w:type="spellStart"/>
      <w:r>
        <w:rPr>
          <w:rFonts w:hint="eastAsia"/>
        </w:rPr>
        <w:t>ist</w:t>
      </w:r>
      <w:proofErr w:type="spellEnd"/>
      <w:r>
        <w:rPr>
          <w:rFonts w:hint="eastAsia"/>
        </w:rPr>
        <w:t xml:space="preserve">. Wie das </w:t>
      </w:r>
      <w:proofErr w:type="spellStart"/>
      <w:r>
        <w:rPr>
          <w:rFonts w:hint="eastAsia"/>
        </w:rPr>
        <w:lastRenderedPageBreak/>
        <w:t>Weib</w:t>
      </w:r>
      <w:proofErr w:type="spellEnd"/>
      <w:r>
        <w:rPr>
          <w:rFonts w:hint="eastAsia"/>
        </w:rPr>
        <w:t xml:space="preserve"> </w:t>
      </w:r>
      <w:proofErr w:type="spellStart"/>
      <w:r>
        <w:rPr>
          <w:rFonts w:hint="eastAsia"/>
        </w:rPr>
        <w:t>aus</w:t>
      </w:r>
      <w:proofErr w:type="spellEnd"/>
      <w:r>
        <w:rPr>
          <w:rFonts w:hint="eastAsia"/>
        </w:rPr>
        <w:t xml:space="preserve"> der </w:t>
      </w:r>
      <w:proofErr w:type="spellStart"/>
      <w:r>
        <w:rPr>
          <w:rFonts w:hint="eastAsia"/>
        </w:rPr>
        <w:t>Ehe</w:t>
      </w:r>
      <w:proofErr w:type="spellEnd"/>
      <w:r>
        <w:rPr>
          <w:rFonts w:hint="eastAsia"/>
        </w:rPr>
        <w:t xml:space="preserve"> in die </w:t>
      </w:r>
      <w:proofErr w:type="spellStart"/>
      <w:r>
        <w:rPr>
          <w:rFonts w:hint="eastAsia"/>
        </w:rPr>
        <w:t>allgemeine</w:t>
      </w:r>
      <w:proofErr w:type="spellEnd"/>
      <w:r>
        <w:rPr>
          <w:rFonts w:hint="eastAsia"/>
        </w:rPr>
        <w:t xml:space="preserve"> Prostitution, so </w:t>
      </w:r>
      <w:proofErr w:type="spellStart"/>
      <w:r>
        <w:rPr>
          <w:rFonts w:hint="eastAsia"/>
        </w:rPr>
        <w:t>tritt</w:t>
      </w:r>
      <w:proofErr w:type="spellEnd"/>
      <w:r>
        <w:rPr>
          <w:rFonts w:hint="eastAsia"/>
        </w:rPr>
        <w:t xml:space="preserve"> die </w:t>
      </w:r>
      <w:proofErr w:type="spellStart"/>
      <w:r>
        <w:rPr>
          <w:rFonts w:hint="eastAsia"/>
        </w:rPr>
        <w:t>ganze</w:t>
      </w:r>
      <w:proofErr w:type="spellEnd"/>
      <w:r>
        <w:rPr>
          <w:rFonts w:hint="eastAsia"/>
        </w:rPr>
        <w:t xml:space="preserve"> Welt des </w:t>
      </w:r>
      <w:proofErr w:type="spellStart"/>
      <w:r>
        <w:rPr>
          <w:rFonts w:hint="eastAsia"/>
        </w:rPr>
        <w:t>Reichtums</w:t>
      </w:r>
      <w:proofErr w:type="spellEnd"/>
      <w:r>
        <w:rPr>
          <w:rFonts w:hint="eastAsia"/>
        </w:rPr>
        <w:t xml:space="preserve"> ... </w:t>
      </w:r>
      <w:proofErr w:type="spellStart"/>
      <w:r>
        <w:rPr>
          <w:rFonts w:hint="eastAsia"/>
        </w:rPr>
        <w:t>aus</w:t>
      </w:r>
      <w:proofErr w:type="spellEnd"/>
      <w:r>
        <w:rPr>
          <w:rFonts w:hint="eastAsia"/>
        </w:rPr>
        <w:t xml:space="preserve"> dem </w:t>
      </w:r>
      <w:proofErr w:type="spellStart"/>
      <w:r>
        <w:rPr>
          <w:rFonts w:hint="eastAsia"/>
        </w:rPr>
        <w:t>Verhältnis</w:t>
      </w:r>
      <w:proofErr w:type="spellEnd"/>
      <w:r>
        <w:rPr>
          <w:rFonts w:hint="eastAsia"/>
        </w:rPr>
        <w:t xml:space="preserve"> der </w:t>
      </w:r>
      <w:proofErr w:type="spellStart"/>
      <w:r>
        <w:rPr>
          <w:rFonts w:hint="eastAsia"/>
        </w:rPr>
        <w:t>exklusiven</w:t>
      </w:r>
      <w:proofErr w:type="spellEnd"/>
      <w:r>
        <w:rPr>
          <w:rFonts w:hint="eastAsia"/>
        </w:rPr>
        <w:t xml:space="preserve"> </w:t>
      </w:r>
      <w:proofErr w:type="spellStart"/>
      <w:r>
        <w:rPr>
          <w:rFonts w:hint="eastAsia"/>
        </w:rPr>
        <w:t>Ehe</w:t>
      </w:r>
      <w:proofErr w:type="spellEnd"/>
      <w:r>
        <w:rPr>
          <w:rFonts w:hint="eastAsia"/>
        </w:rPr>
        <w:t xml:space="preserve"> </w:t>
      </w:r>
      <w:proofErr w:type="spellStart"/>
      <w:r>
        <w:rPr>
          <w:rFonts w:hint="eastAsia"/>
        </w:rPr>
        <w:t>mit</w:t>
      </w:r>
      <w:proofErr w:type="spellEnd"/>
      <w:r>
        <w:rPr>
          <w:rFonts w:hint="eastAsia"/>
        </w:rPr>
        <w:t xml:space="preserve"> dem </w:t>
      </w:r>
      <w:proofErr w:type="spellStart"/>
      <w:r>
        <w:rPr>
          <w:rFonts w:hint="eastAsia"/>
        </w:rPr>
        <w:t>Privateigent</w:t>
      </w:r>
      <w:proofErr w:type="spellEnd"/>
      <w:r>
        <w:rPr>
          <w:rFonts w:hint="eastAsia"/>
        </w:rPr>
        <w:t>ü</w:t>
      </w:r>
      <w:proofErr w:type="spellStart"/>
      <w:r>
        <w:rPr>
          <w:rFonts w:hint="eastAsia"/>
        </w:rPr>
        <w:t>mer</w:t>
      </w:r>
      <w:proofErr w:type="spellEnd"/>
      <w:r>
        <w:rPr>
          <w:rFonts w:hint="eastAsia"/>
        </w:rPr>
        <w:t xml:space="preserve"> in das </w:t>
      </w:r>
      <w:proofErr w:type="spellStart"/>
      <w:r>
        <w:rPr>
          <w:rFonts w:hint="eastAsia"/>
        </w:rPr>
        <w:t>Verhältnis</w:t>
      </w:r>
      <w:proofErr w:type="spellEnd"/>
      <w:r>
        <w:rPr>
          <w:rFonts w:hint="eastAsia"/>
        </w:rPr>
        <w:t xml:space="preserve"> der </w:t>
      </w:r>
      <w:proofErr w:type="spellStart"/>
      <w:r>
        <w:rPr>
          <w:rFonts w:hint="eastAsia"/>
        </w:rPr>
        <w:t>universellen</w:t>
      </w:r>
      <w:proofErr w:type="spellEnd"/>
      <w:r>
        <w:rPr>
          <w:rFonts w:hint="eastAsia"/>
        </w:rPr>
        <w:t xml:space="preserve"> Prostitution </w:t>
      </w:r>
      <w:proofErr w:type="spellStart"/>
      <w:r>
        <w:rPr>
          <w:rFonts w:hint="eastAsia"/>
        </w:rPr>
        <w:t>mit</w:t>
      </w:r>
      <w:proofErr w:type="spellEnd"/>
      <w:r>
        <w:rPr>
          <w:rFonts w:hint="eastAsia"/>
        </w:rPr>
        <w:t xml:space="preserve"> der Gemeinschaft ... Wie </w:t>
      </w:r>
      <w:proofErr w:type="spellStart"/>
      <w:r>
        <w:rPr>
          <w:rFonts w:hint="eastAsia"/>
        </w:rPr>
        <w:t>wenig</w:t>
      </w:r>
      <w:proofErr w:type="spellEnd"/>
      <w:r>
        <w:rPr>
          <w:rFonts w:hint="eastAsia"/>
        </w:rPr>
        <w:t xml:space="preserve"> </w:t>
      </w:r>
      <w:proofErr w:type="spellStart"/>
      <w:r>
        <w:rPr>
          <w:rFonts w:hint="eastAsia"/>
        </w:rPr>
        <w:t>diese</w:t>
      </w:r>
      <w:proofErr w:type="spellEnd"/>
      <w:r>
        <w:rPr>
          <w:rFonts w:hint="eastAsia"/>
        </w:rPr>
        <w:t xml:space="preserve"> </w:t>
      </w:r>
      <w:proofErr w:type="spellStart"/>
      <w:r>
        <w:rPr>
          <w:rFonts w:hint="eastAsia"/>
        </w:rPr>
        <w:t>Aufhebung</w:t>
      </w:r>
      <w:proofErr w:type="spellEnd"/>
      <w:r>
        <w:rPr>
          <w:rFonts w:hint="eastAsia"/>
        </w:rPr>
        <w:t xml:space="preserve"> des </w:t>
      </w:r>
      <w:proofErr w:type="spellStart"/>
      <w:r>
        <w:rPr>
          <w:rFonts w:hint="eastAsia"/>
        </w:rPr>
        <w:t>Privateigentums</w:t>
      </w:r>
      <w:proofErr w:type="spellEnd"/>
      <w:r>
        <w:rPr>
          <w:rFonts w:hint="eastAsia"/>
        </w:rPr>
        <w:t xml:space="preserve"> </w:t>
      </w:r>
      <w:proofErr w:type="spellStart"/>
      <w:r>
        <w:rPr>
          <w:rFonts w:hint="eastAsia"/>
        </w:rPr>
        <w:t>eine</w:t>
      </w:r>
      <w:proofErr w:type="spellEnd"/>
      <w:r>
        <w:rPr>
          <w:rFonts w:hint="eastAsia"/>
        </w:rPr>
        <w:t xml:space="preserve"> </w:t>
      </w:r>
      <w:proofErr w:type="spellStart"/>
      <w:r>
        <w:rPr>
          <w:rFonts w:hint="eastAsia"/>
        </w:rPr>
        <w:t>wirkliche</w:t>
      </w:r>
      <w:proofErr w:type="spellEnd"/>
      <w:r>
        <w:rPr>
          <w:rFonts w:hint="eastAsia"/>
        </w:rPr>
        <w:t xml:space="preserve"> </w:t>
      </w:r>
      <w:proofErr w:type="spellStart"/>
      <w:r>
        <w:rPr>
          <w:rFonts w:hint="eastAsia"/>
        </w:rPr>
        <w:t>Aneignung</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beweist</w:t>
      </w:r>
      <w:proofErr w:type="spellEnd"/>
      <w:r>
        <w:rPr>
          <w:rFonts w:hint="eastAsia"/>
        </w:rPr>
        <w:t xml:space="preserve">... die </w:t>
      </w:r>
      <w:proofErr w:type="spellStart"/>
      <w:r>
        <w:rPr>
          <w:rFonts w:hint="eastAsia"/>
        </w:rPr>
        <w:t>abstrakte</w:t>
      </w:r>
      <w:proofErr w:type="spellEnd"/>
      <w:r>
        <w:rPr>
          <w:rFonts w:hint="eastAsia"/>
        </w:rPr>
        <w:t xml:space="preserve"> Negation der </w:t>
      </w:r>
      <w:proofErr w:type="spellStart"/>
      <w:r>
        <w:rPr>
          <w:rFonts w:hint="eastAsia"/>
        </w:rPr>
        <w:t>ganzen</w:t>
      </w:r>
      <w:proofErr w:type="spellEnd"/>
      <w:r>
        <w:rPr>
          <w:rFonts w:hint="eastAsia"/>
        </w:rPr>
        <w:t xml:space="preserve"> Welt, der </w:t>
      </w:r>
      <w:proofErr w:type="spellStart"/>
      <w:r>
        <w:rPr>
          <w:rFonts w:hint="eastAsia"/>
        </w:rPr>
        <w:t>Bildung</w:t>
      </w:r>
      <w:proofErr w:type="spellEnd"/>
      <w:r>
        <w:rPr>
          <w:rFonts w:hint="eastAsia"/>
        </w:rPr>
        <w:t xml:space="preserve"> und der </w:t>
      </w:r>
      <w:proofErr w:type="spellStart"/>
      <w:r>
        <w:rPr>
          <w:rFonts w:hint="eastAsia"/>
        </w:rPr>
        <w:t>Zivilisation</w:t>
      </w:r>
      <w:proofErr w:type="spellEnd"/>
      <w:r>
        <w:rPr>
          <w:rFonts w:hint="eastAsia"/>
        </w:rPr>
        <w:t>; die R</w:t>
      </w:r>
      <w:r>
        <w:rPr>
          <w:rFonts w:hint="eastAsia"/>
        </w:rPr>
        <w:t>ü</w:t>
      </w:r>
      <w:proofErr w:type="spellStart"/>
      <w:r>
        <w:rPr>
          <w:rFonts w:hint="eastAsia"/>
        </w:rPr>
        <w:t>ckkehr</w:t>
      </w:r>
      <w:proofErr w:type="spellEnd"/>
      <w:r>
        <w:rPr>
          <w:rFonts w:hint="eastAsia"/>
        </w:rPr>
        <w:t xml:space="preserve"> </w:t>
      </w:r>
      <w:proofErr w:type="spellStart"/>
      <w:r>
        <w:rPr>
          <w:rFonts w:hint="eastAsia"/>
        </w:rPr>
        <w:t>zur</w:t>
      </w:r>
      <w:proofErr w:type="spellEnd"/>
      <w:r>
        <w:rPr>
          <w:rFonts w:hint="eastAsia"/>
        </w:rPr>
        <w:t xml:space="preserve"> </w:t>
      </w:r>
      <w:proofErr w:type="spellStart"/>
      <w:r>
        <w:rPr>
          <w:rFonts w:hint="eastAsia"/>
        </w:rPr>
        <w:t>unnat</w:t>
      </w:r>
      <w:proofErr w:type="spellEnd"/>
      <w:r>
        <w:rPr>
          <w:rFonts w:hint="eastAsia"/>
        </w:rPr>
        <w:t>ü</w:t>
      </w:r>
      <w:proofErr w:type="spellStart"/>
      <w:r>
        <w:rPr>
          <w:rFonts w:hint="eastAsia"/>
        </w:rPr>
        <w:t>rlichen</w:t>
      </w:r>
      <w:proofErr w:type="spellEnd"/>
      <w:r>
        <w:rPr>
          <w:rFonts w:hint="eastAsia"/>
        </w:rPr>
        <w:t xml:space="preserve"> </w:t>
      </w:r>
      <w:proofErr w:type="spellStart"/>
      <w:r>
        <w:rPr>
          <w:rFonts w:hint="eastAsia"/>
        </w:rPr>
        <w:t>Einfachheit</w:t>
      </w:r>
      <w:proofErr w:type="spellEnd"/>
      <w:r>
        <w:rPr>
          <w:rFonts w:hint="eastAsia"/>
        </w:rPr>
        <w:t xml:space="preserve"> des </w:t>
      </w:r>
      <w:proofErr w:type="spellStart"/>
      <w:r>
        <w:rPr>
          <w:rFonts w:hint="eastAsia"/>
        </w:rPr>
        <w:t>armen</w:t>
      </w:r>
      <w:proofErr w:type="spellEnd"/>
      <w:r>
        <w:rPr>
          <w:rFonts w:hint="eastAsia"/>
        </w:rPr>
        <w:t xml:space="preserve"> und bed</w:t>
      </w:r>
      <w:r>
        <w:rPr>
          <w:rFonts w:hint="eastAsia"/>
        </w:rPr>
        <w:t>ü</w:t>
      </w:r>
      <w:proofErr w:type="spellStart"/>
      <w:r>
        <w:rPr>
          <w:rFonts w:hint="eastAsia"/>
        </w:rPr>
        <w:t>rfnislosen</w:t>
      </w:r>
      <w:proofErr w:type="spellEnd"/>
      <w:r>
        <w:rPr>
          <w:rFonts w:hint="eastAsia"/>
        </w:rPr>
        <w:t xml:space="preserve"> Menschen, der </w:t>
      </w:r>
      <w:proofErr w:type="spellStart"/>
      <w:r>
        <w:rPr>
          <w:rFonts w:hint="eastAsia"/>
        </w:rPr>
        <w:t>nicht</w:t>
      </w:r>
      <w:proofErr w:type="spellEnd"/>
      <w:r>
        <w:rPr>
          <w:rFonts w:hint="eastAsia"/>
        </w:rPr>
        <w:t xml:space="preserve"> </w:t>
      </w:r>
      <w:r>
        <w:rPr>
          <w:rFonts w:hint="eastAsia"/>
        </w:rPr>
        <w:t>ü</w:t>
      </w:r>
      <w:proofErr w:type="spellStart"/>
      <w:r>
        <w:rPr>
          <w:rFonts w:hint="eastAsia"/>
        </w:rPr>
        <w:t>ber</w:t>
      </w:r>
      <w:proofErr w:type="spellEnd"/>
      <w:r>
        <w:rPr>
          <w:rFonts w:hint="eastAsia"/>
        </w:rPr>
        <w:t xml:space="preserve"> das </w:t>
      </w:r>
      <w:proofErr w:type="spellStart"/>
      <w:r>
        <w:rPr>
          <w:rFonts w:hint="eastAsia"/>
        </w:rPr>
        <w:t>Privateigentum</w:t>
      </w:r>
      <w:proofErr w:type="spellEnd"/>
      <w:r>
        <w:rPr>
          <w:rFonts w:hint="eastAsia"/>
        </w:rPr>
        <w:t xml:space="preserve"> </w:t>
      </w:r>
      <w:proofErr w:type="spellStart"/>
      <w:r>
        <w:rPr>
          <w:rFonts w:hint="eastAsia"/>
        </w:rPr>
        <w:t>hinaus</w:t>
      </w:r>
      <w:proofErr w:type="spellEnd"/>
      <w:r>
        <w:rPr>
          <w:rFonts w:hint="eastAsia"/>
        </w:rPr>
        <w:t xml:space="preserve">, </w:t>
      </w:r>
      <w:proofErr w:type="spellStart"/>
      <w:r>
        <w:rPr>
          <w:rFonts w:hint="eastAsia"/>
        </w:rPr>
        <w:t>sondern</w:t>
      </w:r>
      <w:proofErr w:type="spellEnd"/>
      <w:r>
        <w:rPr>
          <w:rFonts w:hint="eastAsia"/>
        </w:rPr>
        <w:t xml:space="preserve"> </w:t>
      </w:r>
      <w:proofErr w:type="spellStart"/>
      <w:r>
        <w:rPr>
          <w:rFonts w:hint="eastAsia"/>
        </w:rPr>
        <w:t>noch</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einmal</w:t>
      </w:r>
      <w:proofErr w:type="spellEnd"/>
      <w:r>
        <w:rPr>
          <w:rFonts w:hint="eastAsia"/>
        </w:rPr>
        <w:t xml:space="preserve"> </w:t>
      </w:r>
      <w:proofErr w:type="spellStart"/>
      <w:r>
        <w:rPr>
          <w:rFonts w:hint="eastAsia"/>
        </w:rPr>
        <w:t>bei</w:t>
      </w:r>
      <w:proofErr w:type="spellEnd"/>
      <w:r>
        <w:rPr>
          <w:rFonts w:hint="eastAsia"/>
        </w:rPr>
        <w:t xml:space="preserve"> </w:t>
      </w:r>
      <w:proofErr w:type="spellStart"/>
      <w:r>
        <w:rPr>
          <w:rFonts w:hint="eastAsia"/>
        </w:rPr>
        <w:t>demselben</w:t>
      </w:r>
      <w:proofErr w:type="spellEnd"/>
      <w:r>
        <w:rPr>
          <w:rFonts w:hint="eastAsia"/>
        </w:rPr>
        <w:t xml:space="preserve"> </w:t>
      </w:r>
      <w:proofErr w:type="spellStart"/>
      <w:r>
        <w:rPr>
          <w:rFonts w:hint="eastAsia"/>
        </w:rPr>
        <w:t>angelangt</w:t>
      </w:r>
      <w:proofErr w:type="spellEnd"/>
      <w:r>
        <w:rPr>
          <w:rFonts w:hint="eastAsia"/>
        </w:rPr>
        <w:t xml:space="preserve"> </w:t>
      </w:r>
      <w:proofErr w:type="spellStart"/>
      <w:r>
        <w:rPr>
          <w:rFonts w:hint="eastAsia"/>
        </w:rPr>
        <w:t>ist</w:t>
      </w:r>
      <w:proofErr w:type="spellEnd"/>
      <w:r>
        <w:rPr>
          <w:rFonts w:hint="eastAsia"/>
        </w:rPr>
        <w:t xml:space="preserve">.« Karl Marx: Der </w:t>
      </w:r>
      <w:proofErr w:type="spellStart"/>
      <w:r>
        <w:rPr>
          <w:rFonts w:hint="eastAsia"/>
        </w:rPr>
        <w:t>historische</w:t>
      </w:r>
      <w:proofErr w:type="spellEnd"/>
      <w:r>
        <w:rPr>
          <w:rFonts w:hint="eastAsia"/>
        </w:rPr>
        <w:t xml:space="preserve"> </w:t>
      </w:r>
      <w:proofErr w:type="spellStart"/>
      <w:r>
        <w:rPr>
          <w:rFonts w:hint="eastAsia"/>
        </w:rPr>
        <w:t>Materialismus</w:t>
      </w:r>
      <w:proofErr w:type="spellEnd"/>
      <w:r>
        <w:rPr>
          <w:rFonts w:hint="eastAsia"/>
        </w:rPr>
        <w:t xml:space="preserve"> ed Landshut und Mayer </w:t>
      </w:r>
      <w:proofErr w:type="spellStart"/>
      <w:r>
        <w:rPr>
          <w:rFonts w:hint="eastAsia"/>
        </w:rPr>
        <w:t>Lpz</w:t>
      </w:r>
      <w:proofErr w:type="spellEnd"/>
      <w:r>
        <w:rPr>
          <w:rFonts w:hint="eastAsia"/>
        </w:rPr>
        <w:t xml:space="preserve"> I p 292/293 (</w:t>
      </w:r>
      <w:proofErr w:type="spellStart"/>
      <w:r>
        <w:rPr>
          <w:rFonts w:hint="eastAsia"/>
        </w:rPr>
        <w:t>Nationalökonomie</w:t>
      </w:r>
      <w:proofErr w:type="spellEnd"/>
      <w:r>
        <w:rPr>
          <w:rFonts w:hint="eastAsia"/>
        </w:rPr>
        <w:t xml:space="preserve"> und Philosophie) </w:t>
      </w:r>
    </w:p>
    <w:p w14:paraId="3CAD81C0" w14:textId="0ABBE5B1" w:rsidR="00572209" w:rsidRDefault="00000000" w:rsidP="009C1AB2">
      <w:pPr>
        <w:spacing w:line="360" w:lineRule="auto"/>
        <w:jc w:val="right"/>
      </w:pPr>
      <w:r>
        <w:rPr>
          <w:rFonts w:hint="eastAsia"/>
        </w:rPr>
        <w:t>[X 2,1]</w:t>
      </w:r>
    </w:p>
    <w:p w14:paraId="65927114" w14:textId="77777777" w:rsidR="009C1AB2" w:rsidRDefault="00000000">
      <w:pPr>
        <w:spacing w:line="360" w:lineRule="auto"/>
      </w:pPr>
      <w:r>
        <w:rPr>
          <w:rFonts w:hint="eastAsia"/>
        </w:rPr>
        <w:t>共产主义“在其最初的形式中（</w:t>
      </w:r>
      <w:r>
        <w:rPr>
          <w:rFonts w:hint="eastAsia"/>
        </w:rPr>
        <w:t xml:space="preserve">in seiner </w:t>
      </w:r>
      <w:proofErr w:type="spellStart"/>
      <w:r>
        <w:rPr>
          <w:rFonts w:hint="eastAsia"/>
        </w:rPr>
        <w:t>ersten</w:t>
      </w:r>
      <w:proofErr w:type="spellEnd"/>
      <w:r>
        <w:rPr>
          <w:rFonts w:hint="eastAsia"/>
        </w:rPr>
        <w:t xml:space="preserve"> Gestalt</w:t>
      </w:r>
      <w:r>
        <w:rPr>
          <w:rFonts w:hint="eastAsia"/>
        </w:rPr>
        <w:t>）”。“共产主义……在其最初的形式中不过是私有财产关系的普遍化和完成……粗陋的共产主义不过是这种忌妒心和这种从想象的最低限度出发的平均主义的完成。……物质的直接的占有是生活和存在的唯一目的；工人的规定性并没有被取消，而是被推广到一切人身上；它想用强力抹杀天赋等等……妇女共有制（</w:t>
      </w:r>
      <w:proofErr w:type="spellStart"/>
      <w:r>
        <w:rPr>
          <w:rFonts w:hint="eastAsia"/>
        </w:rPr>
        <w:t>Weibergemeinschaft</w:t>
      </w:r>
      <w:proofErr w:type="spellEnd"/>
      <w:r>
        <w:rPr>
          <w:rFonts w:hint="eastAsia"/>
        </w:rPr>
        <w:t>）</w:t>
      </w:r>
      <w:r>
        <w:rPr>
          <w:rStyle w:val="af"/>
          <w:rFonts w:hint="eastAsia"/>
        </w:rPr>
        <w:footnoteReference w:id="12"/>
      </w:r>
      <w:r>
        <w:rPr>
          <w:rFonts w:hint="eastAsia"/>
        </w:rPr>
        <w:t>这种思想暴露了这个完全粗陋的和无思想的共产主义的秘密。正如妇女从婚姻转向普遍卖淫一样，财富——人的对象性的本质——的整个世界，也从它同私有者的排他性的婚姻的关系转向它同共同体的普遍卖淫关系。……这种对私有财产的最初的积极的扬弃根本不是真正的占有，由对整个文化和文明的世界的抽象否定，向贫穷的、需求不高的人——他不仅没有超越私有财产的水平，甚至从来没有达到私有财产的水平——的非自然的简单状态的倒退，便证明了这一点。”卡尔·马克思：《历史唯物主义》，兰茨胡特与迈尔编，莱比锡，第一卷，第</w:t>
      </w:r>
      <w:r>
        <w:rPr>
          <w:rFonts w:hint="eastAsia"/>
        </w:rPr>
        <w:t>292/293</w:t>
      </w:r>
      <w:r>
        <w:rPr>
          <w:rFonts w:hint="eastAsia"/>
        </w:rPr>
        <w:t>页（《国民经济学与哲学》）</w:t>
      </w:r>
    </w:p>
    <w:p w14:paraId="238FB04E" w14:textId="3E08FEE8" w:rsidR="00572209" w:rsidRPr="00EA67E3" w:rsidRDefault="00000000" w:rsidP="009C1AB2">
      <w:pPr>
        <w:spacing w:line="360" w:lineRule="auto"/>
        <w:jc w:val="right"/>
        <w:rPr>
          <w:lang w:val="fr-CA"/>
        </w:rPr>
      </w:pPr>
      <w:r w:rsidRPr="00EA67E3">
        <w:rPr>
          <w:rFonts w:hint="eastAsia"/>
          <w:lang w:val="fr-CA"/>
        </w:rPr>
        <w:t>[X 2,1]</w:t>
      </w:r>
    </w:p>
    <w:p w14:paraId="2982E402" w14:textId="77777777" w:rsidR="009C1AB2" w:rsidRDefault="00000000">
      <w:pPr>
        <w:spacing w:line="360" w:lineRule="auto"/>
      </w:pPr>
      <w:r>
        <w:rPr>
          <w:rFonts w:hint="eastAsia"/>
          <w:lang w:val="fr-CA"/>
        </w:rPr>
        <w:t>Irrig wäre, die Psychologie der Bourgeoisie aus der Haltung des Konsumenten zu entwickeln. Den reinen Konsumentenstandpunkt repräsentiert nur die Schicht der Snobs. Die Grundlagen f</w:t>
      </w:r>
      <w:r>
        <w:rPr>
          <w:rFonts w:hint="eastAsia"/>
          <w:lang w:val="fr-CA"/>
        </w:rPr>
        <w:t>ü</w:t>
      </w:r>
      <w:r>
        <w:rPr>
          <w:rFonts w:hint="eastAsia"/>
          <w:lang w:val="fr-CA"/>
        </w:rPr>
        <w:t>r eine Psychologie der B</w:t>
      </w:r>
      <w:r>
        <w:rPr>
          <w:rFonts w:hint="eastAsia"/>
          <w:lang w:val="fr-CA"/>
        </w:rPr>
        <w:t>ü</w:t>
      </w:r>
      <w:r>
        <w:rPr>
          <w:rFonts w:hint="eastAsia"/>
          <w:lang w:val="fr-CA"/>
        </w:rPr>
        <w:t>rgerklasse liegen vielmehr in dem folgenden Satz von Marx, aus dem insbesondere auch der Einfluß darzustellen ist, den diese Klasse als Modell und als Auftraggeber f</w:t>
      </w:r>
      <w:r>
        <w:rPr>
          <w:rFonts w:hint="eastAsia"/>
          <w:lang w:val="fr-CA"/>
        </w:rPr>
        <w:t>ü</w:t>
      </w:r>
      <w:r>
        <w:rPr>
          <w:rFonts w:hint="eastAsia"/>
          <w:lang w:val="fr-CA"/>
        </w:rPr>
        <w:t xml:space="preserve">r die Kunst besitzt: »Ein gewisser </w:t>
      </w:r>
      <w:r>
        <w:rPr>
          <w:rFonts w:hint="eastAsia"/>
          <w:lang w:val="fr-CA"/>
        </w:rPr>
        <w:lastRenderedPageBreak/>
        <w:t xml:space="preserve">Höhegrad der kapitalistischen Produktion bedingt, daß der Kapitalist die ganze Zeit, während deren er als Kapitalist, d.h. als personifiziertes Kapital funktioniert, zur Aneignung und daher Kontrolle fremder Arbeit, und zum Verkauf der Produkte dieser Arbeit verwenden könne.« </w:t>
      </w:r>
      <w:r>
        <w:rPr>
          <w:rFonts w:hint="eastAsia"/>
        </w:rPr>
        <w:t xml:space="preserve">Karl Marx: Das Kapital (I) ed </w:t>
      </w:r>
      <w:proofErr w:type="spellStart"/>
      <w:r>
        <w:rPr>
          <w:rFonts w:hint="eastAsia"/>
        </w:rPr>
        <w:t>Korsch</w:t>
      </w:r>
      <w:proofErr w:type="spellEnd"/>
      <w:r>
        <w:rPr>
          <w:rFonts w:hint="eastAsia"/>
        </w:rPr>
        <w:t xml:space="preserve"> Berlin (1932) p 298 </w:t>
      </w:r>
    </w:p>
    <w:p w14:paraId="5A6B5A67" w14:textId="32275209" w:rsidR="00572209" w:rsidRDefault="00000000" w:rsidP="009C1AB2">
      <w:pPr>
        <w:spacing w:line="360" w:lineRule="auto"/>
        <w:jc w:val="right"/>
      </w:pPr>
      <w:r>
        <w:rPr>
          <w:rFonts w:hint="eastAsia"/>
        </w:rPr>
        <w:t>[X 2,2]</w:t>
      </w:r>
    </w:p>
    <w:p w14:paraId="384A627D" w14:textId="77777777" w:rsidR="009C1AB2" w:rsidRDefault="00000000">
      <w:pPr>
        <w:spacing w:line="360" w:lineRule="auto"/>
      </w:pPr>
      <w:r>
        <w:rPr>
          <w:rFonts w:hint="eastAsia"/>
        </w:rPr>
        <w:t>从消费者的态度来发展资产阶级的心理学将是错误的。纯粹的消费者立场只由势利阶层（</w:t>
      </w:r>
      <w:r>
        <w:rPr>
          <w:rFonts w:hint="eastAsia"/>
        </w:rPr>
        <w:t>Snobs</w:t>
      </w:r>
      <w:r>
        <w:rPr>
          <w:rFonts w:hint="eastAsia"/>
        </w:rPr>
        <w:t>）</w:t>
      </w:r>
      <w:r>
        <w:rPr>
          <w:rStyle w:val="af"/>
          <w:rFonts w:hint="eastAsia"/>
        </w:rPr>
        <w:footnoteReference w:id="13"/>
      </w:r>
      <w:r>
        <w:rPr>
          <w:rFonts w:hint="eastAsia"/>
        </w:rPr>
        <w:t>所代表。市民阶级心理学的基础毋宁说在于马克思的下面这句话，从中尤其也可以描绘出这个阶级作为艺术的范本和委托人所具有的影响：“资本主义生产发展到一定高度，就要求资本家能够把他作为资本家即人格化的资本执行职能的全部时间，都用来占有从而控制他人的劳动，并出售这种劳动的产品。”卡尔·马克思：《资本论》（第一卷），科尔施（</w:t>
      </w:r>
      <w:proofErr w:type="spellStart"/>
      <w:r>
        <w:rPr>
          <w:rFonts w:hint="eastAsia"/>
        </w:rPr>
        <w:t>Korsch</w:t>
      </w:r>
      <w:proofErr w:type="spellEnd"/>
      <w:r>
        <w:rPr>
          <w:rFonts w:hint="eastAsia"/>
        </w:rPr>
        <w:t>）</w:t>
      </w:r>
      <w:r>
        <w:rPr>
          <w:rStyle w:val="af"/>
          <w:rFonts w:hint="eastAsia"/>
        </w:rPr>
        <w:footnoteReference w:id="14"/>
      </w:r>
      <w:r>
        <w:rPr>
          <w:rFonts w:hint="eastAsia"/>
        </w:rPr>
        <w:t>编，柏林（</w:t>
      </w:r>
      <w:r>
        <w:rPr>
          <w:rFonts w:hint="eastAsia"/>
        </w:rPr>
        <w:t>1932</w:t>
      </w:r>
      <w:r>
        <w:rPr>
          <w:rFonts w:hint="eastAsia"/>
        </w:rPr>
        <w:t>年），第</w:t>
      </w:r>
      <w:r>
        <w:rPr>
          <w:rFonts w:hint="eastAsia"/>
        </w:rPr>
        <w:t>298</w:t>
      </w:r>
      <w:r>
        <w:rPr>
          <w:rFonts w:hint="eastAsia"/>
        </w:rPr>
        <w:t>页</w:t>
      </w:r>
    </w:p>
    <w:p w14:paraId="115E5191" w14:textId="3A0D3644" w:rsidR="00572209" w:rsidRDefault="00000000" w:rsidP="009C1AB2">
      <w:pPr>
        <w:spacing w:line="360" w:lineRule="auto"/>
        <w:jc w:val="right"/>
      </w:pPr>
      <w:r>
        <w:rPr>
          <w:rFonts w:hint="eastAsia"/>
        </w:rPr>
        <w:t>[X 2,2]</w:t>
      </w:r>
    </w:p>
    <w:p w14:paraId="64B74A44" w14:textId="77777777" w:rsidR="009C1AB2" w:rsidRDefault="00000000">
      <w:pPr>
        <w:spacing w:line="360" w:lineRule="auto"/>
      </w:pPr>
      <w:r>
        <w:rPr>
          <w:rFonts w:hint="eastAsia"/>
        </w:rPr>
        <w:t>Aus Marx: Kapital III 1 Hamburg 1921, p 84</w:t>
      </w:r>
      <w:r>
        <w:rPr>
          <w:rFonts w:hint="eastAsia"/>
        </w:rPr>
        <w:t>〈</w:t>
      </w:r>
      <w:r>
        <w:rPr>
          <w:rFonts w:hint="eastAsia"/>
        </w:rPr>
        <w:t>:</w:t>
      </w:r>
      <w:r>
        <w:rPr>
          <w:rFonts w:hint="eastAsia"/>
        </w:rPr>
        <w:t>〉</w:t>
      </w:r>
      <w:r>
        <w:rPr>
          <w:rFonts w:hint="eastAsia"/>
        </w:rPr>
        <w:t xml:space="preserve"> »Der Rat des </w:t>
      </w:r>
      <w:proofErr w:type="spellStart"/>
      <w:r>
        <w:rPr>
          <w:rFonts w:hint="eastAsia"/>
        </w:rPr>
        <w:t>Bankiers</w:t>
      </w:r>
      <w:proofErr w:type="spellEnd"/>
      <w:r>
        <w:rPr>
          <w:rFonts w:hint="eastAsia"/>
        </w:rPr>
        <w:t xml:space="preserve"> ... </w:t>
      </w:r>
      <w:proofErr w:type="spellStart"/>
      <w:r>
        <w:rPr>
          <w:rFonts w:hint="eastAsia"/>
        </w:rPr>
        <w:t>wichtiger</w:t>
      </w:r>
      <w:proofErr w:type="spellEnd"/>
      <w:r>
        <w:rPr>
          <w:rFonts w:hint="eastAsia"/>
        </w:rPr>
        <w:t xml:space="preserve"> </w:t>
      </w:r>
      <w:proofErr w:type="spellStart"/>
      <w:r>
        <w:rPr>
          <w:rFonts w:hint="eastAsia"/>
        </w:rPr>
        <w:t>als</w:t>
      </w:r>
      <w:proofErr w:type="spellEnd"/>
      <w:r>
        <w:rPr>
          <w:rFonts w:hint="eastAsia"/>
        </w:rPr>
        <w:t xml:space="preserve"> der des </w:t>
      </w:r>
      <w:proofErr w:type="spellStart"/>
      <w:r>
        <w:rPr>
          <w:rFonts w:hint="eastAsia"/>
        </w:rPr>
        <w:t>Geistlichen</w:t>
      </w:r>
      <w:proofErr w:type="spellEnd"/>
      <w:r>
        <w:rPr>
          <w:rFonts w:hint="eastAsia"/>
        </w:rPr>
        <w:t xml:space="preserve"> (.)</w:t>
      </w:r>
      <w:proofErr w:type="gramStart"/>
      <w:r>
        <w:rPr>
          <w:rFonts w:hint="eastAsia"/>
        </w:rPr>
        <w:t>«(</w:t>
      </w:r>
      <w:proofErr w:type="spellStart"/>
      <w:proofErr w:type="gramEnd"/>
      <w:r>
        <w:rPr>
          <w:rFonts w:hint="eastAsia"/>
        </w:rPr>
        <w:t>cit</w:t>
      </w:r>
      <w:proofErr w:type="spellEnd"/>
      <w:r>
        <w:rPr>
          <w:rFonts w:hint="eastAsia"/>
        </w:rPr>
        <w:t xml:space="preserve"> Hugo Fischer: Karl Marx und sein </w:t>
      </w:r>
      <w:proofErr w:type="spellStart"/>
      <w:r>
        <w:rPr>
          <w:rFonts w:hint="eastAsia"/>
        </w:rPr>
        <w:t>Verhältnis</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Staat</w:t>
      </w:r>
      <w:proofErr w:type="spellEnd"/>
      <w:r>
        <w:rPr>
          <w:rFonts w:hint="eastAsia"/>
        </w:rPr>
        <w:t xml:space="preserve"> und </w:t>
      </w:r>
      <w:proofErr w:type="spellStart"/>
      <w:r>
        <w:rPr>
          <w:rFonts w:hint="eastAsia"/>
        </w:rPr>
        <w:t>Wirtschaft</w:t>
      </w:r>
      <w:proofErr w:type="spellEnd"/>
      <w:r>
        <w:rPr>
          <w:rFonts w:hint="eastAsia"/>
        </w:rPr>
        <w:t xml:space="preserve"> Jena 1932 p 56)</w:t>
      </w:r>
    </w:p>
    <w:p w14:paraId="6A6BF081" w14:textId="5D2161F1" w:rsidR="00572209" w:rsidRDefault="00000000" w:rsidP="009C1AB2">
      <w:pPr>
        <w:spacing w:line="360" w:lineRule="auto"/>
        <w:jc w:val="right"/>
      </w:pPr>
      <w:r>
        <w:rPr>
          <w:rFonts w:hint="eastAsia"/>
        </w:rPr>
        <w:t>[X 2,3]</w:t>
      </w:r>
    </w:p>
    <w:p w14:paraId="7E474B76" w14:textId="77777777" w:rsidR="009C1AB2" w:rsidRDefault="00000000">
      <w:pPr>
        <w:spacing w:line="360" w:lineRule="auto"/>
      </w:pPr>
      <w:r>
        <w:rPr>
          <w:rFonts w:hint="eastAsia"/>
        </w:rPr>
        <w:t>引自马克思：《资本论》第三卷第一册，汉堡（</w:t>
      </w:r>
      <w:r>
        <w:rPr>
          <w:rFonts w:hint="eastAsia"/>
        </w:rPr>
        <w:t>1921</w:t>
      </w:r>
      <w:r>
        <w:rPr>
          <w:rFonts w:hint="eastAsia"/>
        </w:rPr>
        <w:t>年），第</w:t>
      </w:r>
      <w:r>
        <w:rPr>
          <w:rFonts w:hint="eastAsia"/>
        </w:rPr>
        <w:t>84</w:t>
      </w:r>
      <w:r>
        <w:rPr>
          <w:rFonts w:hint="eastAsia"/>
        </w:rPr>
        <w:t>页（：）“银行家的建议……比牧师的建议更重要（。）”〔引自胡戈·菲舍尔（</w:t>
      </w:r>
      <w:r>
        <w:rPr>
          <w:rFonts w:hint="eastAsia"/>
        </w:rPr>
        <w:t>Hugo Fischer</w:t>
      </w:r>
      <w:r>
        <w:rPr>
          <w:rFonts w:hint="eastAsia"/>
        </w:rPr>
        <w:t>）</w:t>
      </w:r>
      <w:r>
        <w:rPr>
          <w:rStyle w:val="af"/>
          <w:rFonts w:hint="eastAsia"/>
        </w:rPr>
        <w:footnoteReference w:id="15"/>
      </w:r>
      <w:r>
        <w:rPr>
          <w:rFonts w:hint="eastAsia"/>
        </w:rPr>
        <w:t>：《卡尔·马克思及其与国家、经济的关系》（</w:t>
      </w:r>
      <w:r>
        <w:rPr>
          <w:rFonts w:hint="eastAsia"/>
          <w:i/>
          <w:iCs/>
        </w:rPr>
        <w:t xml:space="preserve">Karl Marx und sein </w:t>
      </w:r>
      <w:proofErr w:type="spellStart"/>
      <w:r>
        <w:rPr>
          <w:rFonts w:hint="eastAsia"/>
          <w:i/>
          <w:iCs/>
        </w:rPr>
        <w:t>Verhältnis</w:t>
      </w:r>
      <w:proofErr w:type="spellEnd"/>
      <w:r>
        <w:rPr>
          <w:rFonts w:hint="eastAsia"/>
          <w:i/>
          <w:iCs/>
        </w:rPr>
        <w:t xml:space="preserve"> </w:t>
      </w:r>
      <w:proofErr w:type="spellStart"/>
      <w:r>
        <w:rPr>
          <w:rFonts w:hint="eastAsia"/>
          <w:i/>
          <w:iCs/>
        </w:rPr>
        <w:t>zu</w:t>
      </w:r>
      <w:proofErr w:type="spellEnd"/>
      <w:r>
        <w:rPr>
          <w:rFonts w:hint="eastAsia"/>
          <w:i/>
          <w:iCs/>
        </w:rPr>
        <w:t xml:space="preserve"> </w:t>
      </w:r>
      <w:proofErr w:type="spellStart"/>
      <w:r>
        <w:rPr>
          <w:rFonts w:hint="eastAsia"/>
          <w:i/>
          <w:iCs/>
        </w:rPr>
        <w:t>Staat</w:t>
      </w:r>
      <w:proofErr w:type="spellEnd"/>
      <w:r>
        <w:rPr>
          <w:rFonts w:hint="eastAsia"/>
          <w:i/>
          <w:iCs/>
        </w:rPr>
        <w:t xml:space="preserve"> und </w:t>
      </w:r>
      <w:proofErr w:type="spellStart"/>
      <w:r>
        <w:rPr>
          <w:rFonts w:hint="eastAsia"/>
          <w:i/>
          <w:iCs/>
        </w:rPr>
        <w:t>Wirtschaft</w:t>
      </w:r>
      <w:proofErr w:type="spellEnd"/>
      <w:r>
        <w:rPr>
          <w:rFonts w:hint="eastAsia"/>
        </w:rPr>
        <w:t>），耶拿（</w:t>
      </w:r>
      <w:r>
        <w:rPr>
          <w:rFonts w:hint="eastAsia"/>
        </w:rPr>
        <w:t>1932</w:t>
      </w:r>
      <w:r>
        <w:rPr>
          <w:rFonts w:hint="eastAsia"/>
        </w:rPr>
        <w:t>年），第</w:t>
      </w:r>
      <w:r>
        <w:rPr>
          <w:rFonts w:hint="eastAsia"/>
        </w:rPr>
        <w:t>56</w:t>
      </w:r>
      <w:r>
        <w:rPr>
          <w:rFonts w:hint="eastAsia"/>
        </w:rPr>
        <w:t>页〕</w:t>
      </w:r>
    </w:p>
    <w:p w14:paraId="0ECC4C56" w14:textId="27E7931D" w:rsidR="00572209" w:rsidRDefault="00000000" w:rsidP="009C1AB2">
      <w:pPr>
        <w:spacing w:line="360" w:lineRule="auto"/>
        <w:jc w:val="right"/>
      </w:pPr>
      <w:r>
        <w:rPr>
          <w:rFonts w:hint="eastAsia"/>
        </w:rPr>
        <w:t>[X 2,3]</w:t>
      </w:r>
    </w:p>
    <w:p w14:paraId="76313447" w14:textId="77777777" w:rsidR="009C1AB2" w:rsidRDefault="00000000">
      <w:pPr>
        <w:spacing w:line="360" w:lineRule="auto"/>
      </w:pPr>
      <w:r>
        <w:rPr>
          <w:rFonts w:hint="eastAsia"/>
        </w:rPr>
        <w:t xml:space="preserve">Zeit in der Technik. »Wie in </w:t>
      </w:r>
      <w:proofErr w:type="spellStart"/>
      <w:r>
        <w:rPr>
          <w:rFonts w:hint="eastAsia"/>
        </w:rPr>
        <w:t>einer</w:t>
      </w:r>
      <w:proofErr w:type="spellEnd"/>
      <w:r>
        <w:rPr>
          <w:rFonts w:hint="eastAsia"/>
        </w:rPr>
        <w:t xml:space="preserve"> </w:t>
      </w:r>
      <w:proofErr w:type="spellStart"/>
      <w:r>
        <w:rPr>
          <w:rFonts w:hint="eastAsia"/>
        </w:rPr>
        <w:t>echten</w:t>
      </w:r>
      <w:proofErr w:type="spellEnd"/>
      <w:r>
        <w:rPr>
          <w:rFonts w:hint="eastAsia"/>
        </w:rPr>
        <w:t xml:space="preserve"> </w:t>
      </w:r>
      <w:proofErr w:type="spellStart"/>
      <w:r>
        <w:rPr>
          <w:rFonts w:hint="eastAsia"/>
        </w:rPr>
        <w:t>politischen</w:t>
      </w:r>
      <w:proofErr w:type="spellEnd"/>
      <w:r>
        <w:rPr>
          <w:rFonts w:hint="eastAsia"/>
        </w:rPr>
        <w:t xml:space="preserve"> </w:t>
      </w:r>
      <w:proofErr w:type="spellStart"/>
      <w:r>
        <w:rPr>
          <w:rFonts w:hint="eastAsia"/>
        </w:rPr>
        <w:t>Aktion</w:t>
      </w:r>
      <w:proofErr w:type="spellEnd"/>
      <w:r>
        <w:rPr>
          <w:rFonts w:hint="eastAsia"/>
        </w:rPr>
        <w:t xml:space="preserve"> </w:t>
      </w:r>
      <w:proofErr w:type="spellStart"/>
      <w:r>
        <w:rPr>
          <w:rFonts w:hint="eastAsia"/>
        </w:rPr>
        <w:t>ist</w:t>
      </w:r>
      <w:proofErr w:type="spellEnd"/>
      <w:r>
        <w:rPr>
          <w:rFonts w:hint="eastAsia"/>
        </w:rPr>
        <w:t xml:space="preserve"> die Wahl ... des </w:t>
      </w:r>
      <w:proofErr w:type="spellStart"/>
      <w:r>
        <w:rPr>
          <w:rFonts w:hint="eastAsia"/>
        </w:rPr>
        <w:t>rechten</w:t>
      </w:r>
      <w:proofErr w:type="spellEnd"/>
      <w:r>
        <w:rPr>
          <w:rFonts w:hint="eastAsia"/>
        </w:rPr>
        <w:t xml:space="preserve"> </w:t>
      </w:r>
      <w:proofErr w:type="spellStart"/>
      <w:r>
        <w:rPr>
          <w:rFonts w:hint="eastAsia"/>
        </w:rPr>
        <w:t>Augenblickes</w:t>
      </w:r>
      <w:proofErr w:type="spellEnd"/>
      <w:r>
        <w:rPr>
          <w:rFonts w:hint="eastAsia"/>
        </w:rPr>
        <w:t xml:space="preserve"> </w:t>
      </w:r>
      <w:proofErr w:type="spellStart"/>
      <w:r>
        <w:rPr>
          <w:rFonts w:hint="eastAsia"/>
        </w:rPr>
        <w:t>entscheidend</w:t>
      </w:r>
      <w:proofErr w:type="spellEnd"/>
      <w:r>
        <w:rPr>
          <w:rFonts w:hint="eastAsia"/>
        </w:rPr>
        <w:t xml:space="preserve">. </w:t>
      </w:r>
      <w:r>
        <w:rPr>
          <w:rFonts w:hint="eastAsia"/>
        </w:rPr>
        <w:t>›</w:t>
      </w:r>
      <w:r>
        <w:rPr>
          <w:rFonts w:hint="eastAsia"/>
        </w:rPr>
        <w:t xml:space="preserve">Der </w:t>
      </w:r>
      <w:proofErr w:type="spellStart"/>
      <w:r>
        <w:rPr>
          <w:rFonts w:hint="eastAsia"/>
        </w:rPr>
        <w:t>Befehl</w:t>
      </w:r>
      <w:proofErr w:type="spellEnd"/>
      <w:r>
        <w:rPr>
          <w:rFonts w:hint="eastAsia"/>
        </w:rPr>
        <w:t xml:space="preserve"> des </w:t>
      </w:r>
      <w:proofErr w:type="spellStart"/>
      <w:r>
        <w:rPr>
          <w:rFonts w:hint="eastAsia"/>
        </w:rPr>
        <w:t>Kapitalisten</w:t>
      </w:r>
      <w:proofErr w:type="spellEnd"/>
      <w:r>
        <w:rPr>
          <w:rFonts w:hint="eastAsia"/>
        </w:rPr>
        <w:t xml:space="preserve"> auf dem </w:t>
      </w:r>
      <w:proofErr w:type="spellStart"/>
      <w:r>
        <w:rPr>
          <w:rFonts w:hint="eastAsia"/>
        </w:rPr>
        <w:t>Produktionsfeld</w:t>
      </w:r>
      <w:proofErr w:type="spellEnd"/>
      <w:r>
        <w:rPr>
          <w:rFonts w:hint="eastAsia"/>
        </w:rPr>
        <w:t xml:space="preserve"> </w:t>
      </w:r>
      <w:proofErr w:type="spellStart"/>
      <w:r>
        <w:rPr>
          <w:rFonts w:hint="eastAsia"/>
        </w:rPr>
        <w:t>wird</w:t>
      </w:r>
      <w:proofErr w:type="spellEnd"/>
      <w:r>
        <w:rPr>
          <w:rFonts w:hint="eastAsia"/>
        </w:rPr>
        <w:t xml:space="preserve"> </w:t>
      </w:r>
      <w:proofErr w:type="spellStart"/>
      <w:r>
        <w:rPr>
          <w:rFonts w:hint="eastAsia"/>
        </w:rPr>
        <w:t>jetzt</w:t>
      </w:r>
      <w:proofErr w:type="spellEnd"/>
      <w:r>
        <w:rPr>
          <w:rFonts w:hint="eastAsia"/>
        </w:rPr>
        <w:t xml:space="preserve"> so </w:t>
      </w:r>
      <w:proofErr w:type="spellStart"/>
      <w:r>
        <w:rPr>
          <w:rFonts w:hint="eastAsia"/>
        </w:rPr>
        <w:t>unentbehrlich</w:t>
      </w:r>
      <w:proofErr w:type="spellEnd"/>
      <w:r>
        <w:rPr>
          <w:rFonts w:hint="eastAsia"/>
        </w:rPr>
        <w:t xml:space="preserve"> </w:t>
      </w:r>
      <w:proofErr w:type="spellStart"/>
      <w:r>
        <w:rPr>
          <w:rFonts w:hint="eastAsia"/>
        </w:rPr>
        <w:t>wie</w:t>
      </w:r>
      <w:proofErr w:type="spellEnd"/>
      <w:r>
        <w:rPr>
          <w:rFonts w:hint="eastAsia"/>
        </w:rPr>
        <w:t xml:space="preserve"> der </w:t>
      </w:r>
      <w:proofErr w:type="spellStart"/>
      <w:r>
        <w:rPr>
          <w:rFonts w:hint="eastAsia"/>
        </w:rPr>
        <w:t>Befehl</w:t>
      </w:r>
      <w:proofErr w:type="spellEnd"/>
      <w:r>
        <w:rPr>
          <w:rFonts w:hint="eastAsia"/>
        </w:rPr>
        <w:t xml:space="preserve"> des Generals auf dem </w:t>
      </w:r>
      <w:proofErr w:type="spellStart"/>
      <w:r>
        <w:rPr>
          <w:rFonts w:hint="eastAsia"/>
        </w:rPr>
        <w:t>Schlachtfeld</w:t>
      </w:r>
      <w:proofErr w:type="spellEnd"/>
      <w:r>
        <w:rPr>
          <w:rFonts w:hint="eastAsia"/>
        </w:rPr>
        <w:t>‹</w:t>
      </w:r>
      <w:r>
        <w:rPr>
          <w:rFonts w:hint="eastAsia"/>
        </w:rPr>
        <w:t xml:space="preserve"> (I, 278). ... Die </w:t>
      </w:r>
      <w:r>
        <w:rPr>
          <w:rFonts w:hint="eastAsia"/>
        </w:rPr>
        <w:t>›</w:t>
      </w:r>
      <w:r>
        <w:rPr>
          <w:rFonts w:hint="eastAsia"/>
        </w:rPr>
        <w:t>Zeit</w:t>
      </w:r>
      <w:r>
        <w:rPr>
          <w:rFonts w:hint="eastAsia"/>
        </w:rPr>
        <w:t>‹</w:t>
      </w:r>
      <w:r>
        <w:rPr>
          <w:rFonts w:hint="eastAsia"/>
        </w:rPr>
        <w:t xml:space="preserve"> hat </w:t>
      </w:r>
      <w:proofErr w:type="spellStart"/>
      <w:r>
        <w:rPr>
          <w:rFonts w:hint="eastAsia"/>
        </w:rPr>
        <w:t>hier</w:t>
      </w:r>
      <w:proofErr w:type="spellEnd"/>
      <w:r>
        <w:rPr>
          <w:rFonts w:hint="eastAsia"/>
        </w:rPr>
        <w:t xml:space="preserve"> in der Technik </w:t>
      </w:r>
      <w:proofErr w:type="spellStart"/>
      <w:r>
        <w:rPr>
          <w:rFonts w:hint="eastAsia"/>
        </w:rPr>
        <w:t>eine</w:t>
      </w:r>
      <w:proofErr w:type="spellEnd"/>
      <w:r>
        <w:rPr>
          <w:rFonts w:hint="eastAsia"/>
        </w:rPr>
        <w:t xml:space="preserve"> </w:t>
      </w:r>
      <w:proofErr w:type="spellStart"/>
      <w:r>
        <w:rPr>
          <w:rFonts w:hint="eastAsia"/>
        </w:rPr>
        <w:t>andere</w:t>
      </w:r>
      <w:proofErr w:type="spellEnd"/>
      <w:r>
        <w:rPr>
          <w:rFonts w:hint="eastAsia"/>
        </w:rPr>
        <w:t xml:space="preserve"> </w:t>
      </w:r>
      <w:proofErr w:type="spellStart"/>
      <w:r>
        <w:rPr>
          <w:rFonts w:hint="eastAsia"/>
        </w:rPr>
        <w:t>Bedeutung</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im</w:t>
      </w:r>
      <w:proofErr w:type="spellEnd"/>
      <w:r>
        <w:rPr>
          <w:rFonts w:hint="eastAsia"/>
        </w:rPr>
        <w:t xml:space="preserve"> </w:t>
      </w:r>
      <w:proofErr w:type="spellStart"/>
      <w:r>
        <w:rPr>
          <w:rFonts w:hint="eastAsia"/>
        </w:rPr>
        <w:t>geschichtlichen</w:t>
      </w:r>
      <w:proofErr w:type="spellEnd"/>
      <w:r>
        <w:rPr>
          <w:rFonts w:hint="eastAsia"/>
        </w:rPr>
        <w:t xml:space="preserve"> </w:t>
      </w:r>
      <w:proofErr w:type="spellStart"/>
      <w:r>
        <w:rPr>
          <w:rFonts w:hint="eastAsia"/>
        </w:rPr>
        <w:t>Geschehen</w:t>
      </w:r>
      <w:proofErr w:type="spellEnd"/>
      <w:r>
        <w:rPr>
          <w:rFonts w:hint="eastAsia"/>
        </w:rPr>
        <w:t xml:space="preserve"> </w:t>
      </w:r>
      <w:proofErr w:type="spellStart"/>
      <w:r>
        <w:rPr>
          <w:rFonts w:hint="eastAsia"/>
        </w:rPr>
        <w:t>derselben</w:t>
      </w:r>
      <w:proofErr w:type="spellEnd"/>
      <w:r>
        <w:rPr>
          <w:rFonts w:hint="eastAsia"/>
        </w:rPr>
        <w:t xml:space="preserve"> </w:t>
      </w:r>
      <w:proofErr w:type="spellStart"/>
      <w:r>
        <w:rPr>
          <w:rFonts w:hint="eastAsia"/>
        </w:rPr>
        <w:t>Epoche</w:t>
      </w:r>
      <w:proofErr w:type="spellEnd"/>
      <w:r>
        <w:rPr>
          <w:rFonts w:hint="eastAsia"/>
        </w:rPr>
        <w:t xml:space="preserve">, wo ... die </w:t>
      </w:r>
      <w:r>
        <w:rPr>
          <w:rFonts w:hint="eastAsia"/>
        </w:rPr>
        <w:t>›</w:t>
      </w:r>
      <w:proofErr w:type="spellStart"/>
      <w:r>
        <w:rPr>
          <w:rFonts w:hint="eastAsia"/>
        </w:rPr>
        <w:t>Handlungen</w:t>
      </w:r>
      <w:proofErr w:type="spellEnd"/>
      <w:r>
        <w:rPr>
          <w:rFonts w:hint="eastAsia"/>
        </w:rPr>
        <w:t xml:space="preserve"> </w:t>
      </w:r>
      <w:proofErr w:type="spellStart"/>
      <w:r>
        <w:rPr>
          <w:rFonts w:hint="eastAsia"/>
        </w:rPr>
        <w:t>platt</w:t>
      </w:r>
      <w:proofErr w:type="spellEnd"/>
      <w:r>
        <w:rPr>
          <w:rFonts w:hint="eastAsia"/>
        </w:rPr>
        <w:t xml:space="preserve"> </w:t>
      </w:r>
      <w:proofErr w:type="spellStart"/>
      <w:r>
        <w:rPr>
          <w:rFonts w:hint="eastAsia"/>
        </w:rPr>
        <w:t>zusammenfallen</w:t>
      </w:r>
      <w:proofErr w:type="spellEnd"/>
      <w:r>
        <w:rPr>
          <w:rFonts w:hint="eastAsia"/>
        </w:rPr>
        <w:t>‹</w:t>
      </w:r>
      <w:r>
        <w:rPr>
          <w:rFonts w:hint="eastAsia"/>
        </w:rPr>
        <w:t xml:space="preserve">. Die </w:t>
      </w:r>
      <w:r>
        <w:rPr>
          <w:rFonts w:hint="eastAsia"/>
        </w:rPr>
        <w:t>›</w:t>
      </w:r>
      <w:r>
        <w:rPr>
          <w:rFonts w:hint="eastAsia"/>
        </w:rPr>
        <w:t>Zeit</w:t>
      </w:r>
      <w:r>
        <w:rPr>
          <w:rFonts w:hint="eastAsia"/>
        </w:rPr>
        <w:t>‹</w:t>
      </w:r>
      <w:r>
        <w:rPr>
          <w:rFonts w:hint="eastAsia"/>
        </w:rPr>
        <w:t xml:space="preserve"> hat in der Technik ... </w:t>
      </w:r>
      <w:proofErr w:type="spellStart"/>
      <w:r>
        <w:rPr>
          <w:rFonts w:hint="eastAsia"/>
        </w:rPr>
        <w:t>auch</w:t>
      </w:r>
      <w:proofErr w:type="spellEnd"/>
      <w:r>
        <w:rPr>
          <w:rFonts w:hint="eastAsia"/>
        </w:rPr>
        <w:t xml:space="preserve"> </w:t>
      </w:r>
      <w:proofErr w:type="spellStart"/>
      <w:r>
        <w:rPr>
          <w:rFonts w:hint="eastAsia"/>
        </w:rPr>
        <w:t>eine</w:t>
      </w:r>
      <w:proofErr w:type="spellEnd"/>
      <w:r>
        <w:rPr>
          <w:rFonts w:hint="eastAsia"/>
        </w:rPr>
        <w:t xml:space="preserve"> </w:t>
      </w:r>
      <w:proofErr w:type="spellStart"/>
      <w:r>
        <w:rPr>
          <w:rFonts w:hint="eastAsia"/>
        </w:rPr>
        <w:t>andere</w:t>
      </w:r>
      <w:proofErr w:type="spellEnd"/>
      <w:r>
        <w:rPr>
          <w:rFonts w:hint="eastAsia"/>
        </w:rPr>
        <w:t xml:space="preserve"> </w:t>
      </w:r>
      <w:proofErr w:type="spellStart"/>
      <w:r>
        <w:rPr>
          <w:rFonts w:hint="eastAsia"/>
        </w:rPr>
        <w:t>Bedeutung</w:t>
      </w:r>
      <w:proofErr w:type="spellEnd"/>
      <w:r>
        <w:rPr>
          <w:rFonts w:hint="eastAsia"/>
        </w:rPr>
        <w:t xml:space="preserve"> </w:t>
      </w:r>
      <w:proofErr w:type="spellStart"/>
      <w:r>
        <w:rPr>
          <w:rFonts w:hint="eastAsia"/>
        </w:rPr>
        <w:t>als</w:t>
      </w:r>
      <w:proofErr w:type="spellEnd"/>
      <w:r>
        <w:rPr>
          <w:rFonts w:hint="eastAsia"/>
        </w:rPr>
        <w:t xml:space="preserve"> in der </w:t>
      </w:r>
      <w:proofErr w:type="spellStart"/>
      <w:r>
        <w:rPr>
          <w:rFonts w:hint="eastAsia"/>
        </w:rPr>
        <w:t>modernen</w:t>
      </w:r>
      <w:proofErr w:type="spellEnd"/>
      <w:r>
        <w:rPr>
          <w:rFonts w:hint="eastAsia"/>
        </w:rPr>
        <w:t xml:space="preserve"> </w:t>
      </w:r>
      <w:proofErr w:type="spellStart"/>
      <w:r>
        <w:rPr>
          <w:rFonts w:hint="eastAsia"/>
        </w:rPr>
        <w:t>Wirtschaft</w:t>
      </w:r>
      <w:proofErr w:type="spellEnd"/>
      <w:r>
        <w:rPr>
          <w:rFonts w:hint="eastAsia"/>
        </w:rPr>
        <w:t xml:space="preserve">, die ... die </w:t>
      </w:r>
      <w:proofErr w:type="spellStart"/>
      <w:r>
        <w:rPr>
          <w:rFonts w:hint="eastAsia"/>
        </w:rPr>
        <w:t>Arbeitszeit</w:t>
      </w:r>
      <w:proofErr w:type="spellEnd"/>
      <w:r>
        <w:rPr>
          <w:rFonts w:hint="eastAsia"/>
        </w:rPr>
        <w:t xml:space="preserve"> </w:t>
      </w:r>
      <w:proofErr w:type="spellStart"/>
      <w:r>
        <w:rPr>
          <w:rFonts w:hint="eastAsia"/>
        </w:rPr>
        <w:t>nach</w:t>
      </w:r>
      <w:proofErr w:type="spellEnd"/>
      <w:r>
        <w:rPr>
          <w:rFonts w:hint="eastAsia"/>
        </w:rPr>
        <w:t xml:space="preserve"> der </w:t>
      </w:r>
      <w:proofErr w:type="spellStart"/>
      <w:r>
        <w:rPr>
          <w:rFonts w:hint="eastAsia"/>
        </w:rPr>
        <w:t>Uhr</w:t>
      </w:r>
      <w:proofErr w:type="spellEnd"/>
      <w:r>
        <w:rPr>
          <w:rFonts w:hint="eastAsia"/>
        </w:rPr>
        <w:t xml:space="preserve"> </w:t>
      </w:r>
      <w:proofErr w:type="spellStart"/>
      <w:proofErr w:type="gramStart"/>
      <w:r>
        <w:rPr>
          <w:rFonts w:hint="eastAsia"/>
        </w:rPr>
        <w:t>bemißt</w:t>
      </w:r>
      <w:proofErr w:type="spellEnd"/>
      <w:r>
        <w:rPr>
          <w:rFonts w:hint="eastAsia"/>
        </w:rPr>
        <w:t>.«</w:t>
      </w:r>
      <w:proofErr w:type="gramEnd"/>
      <w:r>
        <w:rPr>
          <w:rFonts w:hint="eastAsia"/>
        </w:rPr>
        <w:t xml:space="preserve"> Hugo </w:t>
      </w:r>
      <w:r>
        <w:rPr>
          <w:rFonts w:hint="eastAsia"/>
        </w:rPr>
        <w:lastRenderedPageBreak/>
        <w:t xml:space="preserve">Fischer: Karl Marx und sein </w:t>
      </w:r>
      <w:proofErr w:type="spellStart"/>
      <w:r>
        <w:rPr>
          <w:rFonts w:hint="eastAsia"/>
        </w:rPr>
        <w:t>Verhältnis</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Staat</w:t>
      </w:r>
      <w:proofErr w:type="spellEnd"/>
      <w:r>
        <w:rPr>
          <w:rFonts w:hint="eastAsia"/>
        </w:rPr>
        <w:t xml:space="preserve"> u(</w:t>
      </w:r>
      <w:proofErr w:type="spellStart"/>
      <w:r>
        <w:rPr>
          <w:rFonts w:hint="eastAsia"/>
        </w:rPr>
        <w:t>nd</w:t>
      </w:r>
      <w:proofErr w:type="spellEnd"/>
      <w:r>
        <w:rPr>
          <w:rFonts w:hint="eastAsia"/>
        </w:rPr>
        <w:t xml:space="preserve">) </w:t>
      </w:r>
      <w:proofErr w:type="spellStart"/>
      <w:r>
        <w:rPr>
          <w:rFonts w:hint="eastAsia"/>
        </w:rPr>
        <w:t>Wirtschaft</w:t>
      </w:r>
      <w:proofErr w:type="spellEnd"/>
      <w:r>
        <w:rPr>
          <w:rFonts w:hint="eastAsia"/>
        </w:rPr>
        <w:t xml:space="preserve"> Jena 1932 p 42 (</w:t>
      </w:r>
      <w:proofErr w:type="spellStart"/>
      <w:r>
        <w:rPr>
          <w:rFonts w:hint="eastAsia"/>
        </w:rPr>
        <w:t>Zitat</w:t>
      </w:r>
      <w:proofErr w:type="spellEnd"/>
      <w:r>
        <w:rPr>
          <w:rFonts w:hint="eastAsia"/>
        </w:rPr>
        <w:t xml:space="preserve">: Kapital (I) Berlin 1923) </w:t>
      </w:r>
    </w:p>
    <w:p w14:paraId="4E994526" w14:textId="7A039327" w:rsidR="00572209" w:rsidRDefault="00000000" w:rsidP="009C1AB2">
      <w:pPr>
        <w:spacing w:line="360" w:lineRule="auto"/>
        <w:jc w:val="right"/>
      </w:pPr>
      <w:r>
        <w:rPr>
          <w:rFonts w:hint="eastAsia"/>
        </w:rPr>
        <w:t>[X 2,4]</w:t>
      </w:r>
    </w:p>
    <w:p w14:paraId="60771997" w14:textId="77777777" w:rsidR="009C1AB2" w:rsidRDefault="00000000">
      <w:pPr>
        <w:spacing w:line="360" w:lineRule="auto"/>
      </w:pPr>
      <w:r>
        <w:rPr>
          <w:rFonts w:hint="eastAsia"/>
        </w:rPr>
        <w:t>技术中的时间。“如同在真正的政治行动中一样，……选择恰当的时机是决定性的。‘资本家的命令在生产场所如今如同战场上的将军的命令一样是不可或缺的’（第一卷，第</w:t>
      </w:r>
      <w:r>
        <w:rPr>
          <w:rFonts w:hint="eastAsia"/>
        </w:rPr>
        <w:t>278</w:t>
      </w:r>
      <w:r>
        <w:rPr>
          <w:rFonts w:hint="eastAsia"/>
        </w:rPr>
        <w:t>页）……这里的‘时间’在技术中具有不同于同一时代历史事件的意义，在那里……‘行动是平铺直叙的’。技术中的‘时间’……也具有不同于现代经济的意义，后者……按钟表来计量劳动时间。”胡戈·菲舍尔：《卡尔·马克思及其与国家、经济的关系》，耶拿（</w:t>
      </w:r>
      <w:r>
        <w:rPr>
          <w:rFonts w:hint="eastAsia"/>
        </w:rPr>
        <w:t>1932</w:t>
      </w:r>
      <w:r>
        <w:rPr>
          <w:rFonts w:hint="eastAsia"/>
        </w:rPr>
        <w:t>年），第</w:t>
      </w:r>
      <w:r>
        <w:rPr>
          <w:rFonts w:hint="eastAsia"/>
        </w:rPr>
        <w:t>42</w:t>
      </w:r>
      <w:r>
        <w:rPr>
          <w:rFonts w:hint="eastAsia"/>
        </w:rPr>
        <w:t>页〔引文：《资本论》（第一卷），柏林（</w:t>
      </w:r>
      <w:r>
        <w:rPr>
          <w:rFonts w:hint="eastAsia"/>
        </w:rPr>
        <w:t>1923</w:t>
      </w:r>
      <w:r>
        <w:rPr>
          <w:rFonts w:hint="eastAsia"/>
        </w:rPr>
        <w:t>年）〕</w:t>
      </w:r>
    </w:p>
    <w:p w14:paraId="0D80F873" w14:textId="541D9C35" w:rsidR="00572209" w:rsidRPr="00EA67E3" w:rsidRDefault="00000000" w:rsidP="009C1AB2">
      <w:pPr>
        <w:spacing w:line="360" w:lineRule="auto"/>
        <w:jc w:val="right"/>
        <w:rPr>
          <w:lang w:val="fr-CA"/>
        </w:rPr>
      </w:pPr>
      <w:r w:rsidRPr="00EA67E3">
        <w:rPr>
          <w:rFonts w:hint="eastAsia"/>
          <w:lang w:val="fr-CA"/>
        </w:rPr>
        <w:t>[X 2,4]</w:t>
      </w:r>
    </w:p>
    <w:p w14:paraId="53DDDD5F" w14:textId="77777777" w:rsidR="009C1AB2" w:rsidRDefault="00000000">
      <w:pPr>
        <w:spacing w:line="360" w:lineRule="auto"/>
        <w:rPr>
          <w:lang w:val="fr-CA"/>
        </w:rPr>
      </w:pPr>
      <w:r>
        <w:rPr>
          <w:rFonts w:hint="eastAsia"/>
          <w:lang w:val="fr-CA"/>
        </w:rPr>
        <w:t>»Si l</w:t>
      </w:r>
      <w:proofErr w:type="gramStart"/>
      <w:r>
        <w:rPr>
          <w:lang w:val="fr-CA"/>
        </w:rPr>
        <w:t>’</w:t>
      </w:r>
      <w:proofErr w:type="gramEnd"/>
      <w:r>
        <w:rPr>
          <w:rFonts w:hint="eastAsia"/>
          <w:lang w:val="fr-CA"/>
        </w:rPr>
        <w:t xml:space="preserve">on songe que Cournot est mort en 1877, que ses principales oeuvres ont </w:t>
      </w:r>
      <w:r>
        <w:rPr>
          <w:lang w:val="de-DE"/>
        </w:rPr>
        <w:t>é</w:t>
      </w:r>
      <w:r>
        <w:rPr>
          <w:rFonts w:hint="eastAsia"/>
          <w:lang w:val="fr-CA"/>
        </w:rPr>
        <w:t>t</w:t>
      </w:r>
      <w:r>
        <w:rPr>
          <w:lang w:val="de-DE"/>
        </w:rPr>
        <w:t>é</w:t>
      </w:r>
      <w:r>
        <w:rPr>
          <w:rFonts w:hint="eastAsia"/>
          <w:lang w:val="fr-CA"/>
        </w:rPr>
        <w:t xml:space="preserve"> m</w:t>
      </w:r>
      <w:r>
        <w:rPr>
          <w:lang w:val="de-DE"/>
        </w:rPr>
        <w:t>é</w:t>
      </w:r>
      <w:r>
        <w:rPr>
          <w:rFonts w:hint="eastAsia"/>
          <w:lang w:val="fr-CA"/>
        </w:rPr>
        <w:t>dit</w:t>
      </w:r>
      <w:r>
        <w:rPr>
          <w:lang w:val="de-DE"/>
        </w:rPr>
        <w:t>é</w:t>
      </w:r>
      <w:r>
        <w:rPr>
          <w:rFonts w:hint="eastAsia"/>
          <w:lang w:val="fr-CA"/>
        </w:rPr>
        <w:t>es sous le Second Empire, on doit reconnaître qu</w:t>
      </w:r>
      <w:proofErr w:type="gramStart"/>
      <w:r>
        <w:rPr>
          <w:lang w:val="fr-CA"/>
        </w:rPr>
        <w:t>’</w:t>
      </w:r>
      <w:proofErr w:type="gramEnd"/>
      <w:r>
        <w:rPr>
          <w:rFonts w:hint="eastAsia"/>
          <w:lang w:val="fr-CA"/>
        </w:rPr>
        <w:t xml:space="preserve">il a </w:t>
      </w:r>
      <w:r>
        <w:rPr>
          <w:lang w:val="de-DE"/>
        </w:rPr>
        <w:t>é</w:t>
      </w:r>
      <w:r>
        <w:rPr>
          <w:rFonts w:hint="eastAsia"/>
          <w:lang w:val="fr-CA"/>
        </w:rPr>
        <w:t>t</w:t>
      </w:r>
      <w:r>
        <w:rPr>
          <w:lang w:val="de-DE"/>
        </w:rPr>
        <w:t>é</w:t>
      </w:r>
      <w:r>
        <w:rPr>
          <w:rFonts w:hint="eastAsia"/>
          <w:lang w:val="fr-CA"/>
        </w:rPr>
        <w:t xml:space="preserve"> apr</w:t>
      </w:r>
      <w:r>
        <w:rPr>
          <w:rFonts w:hint="eastAsia"/>
          <w:lang w:val="fr-CA"/>
        </w:rPr>
        <w:t>è</w:t>
      </w:r>
      <w:r>
        <w:rPr>
          <w:rFonts w:hint="eastAsia"/>
          <w:lang w:val="fr-CA"/>
        </w:rPr>
        <w:t>s Marx un des esprits les plus lucides de son temps ... Cournot va bien au del</w:t>
      </w:r>
      <w:r>
        <w:rPr>
          <w:rFonts w:hint="eastAsia"/>
          <w:lang w:val="fr-CA"/>
        </w:rPr>
        <w:t>à</w:t>
      </w:r>
      <w:r>
        <w:rPr>
          <w:rFonts w:hint="eastAsia"/>
          <w:lang w:val="fr-CA"/>
        </w:rPr>
        <w:t xml:space="preserve"> de Comte, </w:t>
      </w:r>
      <w:r>
        <w:rPr>
          <w:rFonts w:hint="eastAsia"/>
          <w:lang w:val="fr-CA"/>
        </w:rPr>
        <w:t>é</w:t>
      </w:r>
      <w:r>
        <w:rPr>
          <w:rFonts w:hint="eastAsia"/>
          <w:lang w:val="fr-CA"/>
        </w:rPr>
        <w:t>gar</w:t>
      </w:r>
      <w:r>
        <w:rPr>
          <w:rFonts w:hint="eastAsia"/>
          <w:lang w:val="fr-CA"/>
        </w:rPr>
        <w:t>é</w:t>
      </w:r>
      <w:r>
        <w:rPr>
          <w:rFonts w:hint="eastAsia"/>
          <w:lang w:val="fr-CA"/>
        </w:rPr>
        <w:t xml:space="preserve"> dans le pontificat de sa Religion de l</w:t>
      </w:r>
      <w:proofErr w:type="gramStart"/>
      <w:r>
        <w:rPr>
          <w:lang w:val="fr-CA"/>
        </w:rPr>
        <w:t>’</w:t>
      </w:r>
      <w:proofErr w:type="gramEnd"/>
      <w:r>
        <w:rPr>
          <w:rFonts w:hint="eastAsia"/>
          <w:lang w:val="fr-CA"/>
        </w:rPr>
        <w:t>Humanit</w:t>
      </w:r>
      <w:r>
        <w:rPr>
          <w:rFonts w:hint="eastAsia"/>
          <w:lang w:val="fr-CA"/>
        </w:rPr>
        <w:t>é</w:t>
      </w:r>
      <w:r>
        <w:rPr>
          <w:rFonts w:hint="eastAsia"/>
          <w:lang w:val="fr-CA"/>
        </w:rPr>
        <w:t xml:space="preserve">, de Taine </w:t>
      </w:r>
      <w:r>
        <w:rPr>
          <w:rFonts w:hint="eastAsia"/>
          <w:lang w:val="fr-CA"/>
        </w:rPr>
        <w:t>é</w:t>
      </w:r>
      <w:r>
        <w:rPr>
          <w:rFonts w:hint="eastAsia"/>
          <w:lang w:val="fr-CA"/>
        </w:rPr>
        <w:t>gar</w:t>
      </w:r>
      <w:r>
        <w:rPr>
          <w:rFonts w:hint="eastAsia"/>
          <w:lang w:val="fr-CA"/>
        </w:rPr>
        <w:t>é</w:t>
      </w:r>
      <w:r>
        <w:rPr>
          <w:rFonts w:hint="eastAsia"/>
          <w:lang w:val="fr-CA"/>
        </w:rPr>
        <w:t xml:space="preserve"> dans celui de la Science, bien au del</w:t>
      </w:r>
      <w:r>
        <w:rPr>
          <w:rFonts w:hint="eastAsia"/>
          <w:lang w:val="fr-CA"/>
        </w:rPr>
        <w:t>à</w:t>
      </w:r>
      <w:r>
        <w:rPr>
          <w:rFonts w:hint="eastAsia"/>
          <w:lang w:val="fr-CA"/>
        </w:rPr>
        <w:t xml:space="preserve"> des doutes nuanc</w:t>
      </w:r>
      <w:r>
        <w:rPr>
          <w:rFonts w:hint="eastAsia"/>
          <w:lang w:val="fr-CA"/>
        </w:rPr>
        <w:t>é</w:t>
      </w:r>
      <w:r>
        <w:rPr>
          <w:rFonts w:hint="eastAsia"/>
          <w:lang w:val="fr-CA"/>
        </w:rPr>
        <w:t xml:space="preserve">s de Renan ... Il </w:t>
      </w:r>
      <w:r>
        <w:rPr>
          <w:rFonts w:hint="eastAsia"/>
          <w:lang w:val="fr-CA"/>
        </w:rPr>
        <w:t>é</w:t>
      </w:r>
      <w:r>
        <w:rPr>
          <w:rFonts w:hint="eastAsia"/>
          <w:lang w:val="fr-CA"/>
        </w:rPr>
        <w:t xml:space="preserve">nonce cette admirable sentence: </w:t>
      </w:r>
      <w:r>
        <w:rPr>
          <w:rFonts w:hint="eastAsia"/>
          <w:lang w:val="fr-CA"/>
        </w:rPr>
        <w:t>›</w:t>
      </w:r>
      <w:r>
        <w:rPr>
          <w:rFonts w:hint="eastAsia"/>
          <w:lang w:val="fr-CA"/>
        </w:rPr>
        <w:t>De roi de la cr</w:t>
      </w:r>
      <w:r>
        <w:rPr>
          <w:rFonts w:hint="eastAsia"/>
          <w:lang w:val="fr-CA"/>
        </w:rPr>
        <w:t>é</w:t>
      </w:r>
      <w:r>
        <w:rPr>
          <w:rFonts w:hint="eastAsia"/>
          <w:lang w:val="fr-CA"/>
        </w:rPr>
        <w:t>ation qu</w:t>
      </w:r>
      <w:proofErr w:type="gramStart"/>
      <w:r>
        <w:rPr>
          <w:lang w:val="fr-CA"/>
        </w:rPr>
        <w:t>’</w:t>
      </w:r>
      <w:proofErr w:type="gramEnd"/>
      <w:r>
        <w:rPr>
          <w:rFonts w:hint="eastAsia"/>
          <w:lang w:val="fr-CA"/>
        </w:rPr>
        <w:t xml:space="preserve">il </w:t>
      </w:r>
      <w:r>
        <w:rPr>
          <w:rFonts w:hint="eastAsia"/>
          <w:lang w:val="fr-CA"/>
        </w:rPr>
        <w:t>é</w:t>
      </w:r>
      <w:r>
        <w:rPr>
          <w:rFonts w:hint="eastAsia"/>
          <w:lang w:val="fr-CA"/>
        </w:rPr>
        <w:t>tait, l</w:t>
      </w:r>
      <w:proofErr w:type="gramStart"/>
      <w:r>
        <w:rPr>
          <w:lang w:val="fr-CA"/>
        </w:rPr>
        <w:t>’</w:t>
      </w:r>
      <w:proofErr w:type="gramEnd"/>
      <w:r>
        <w:rPr>
          <w:rFonts w:hint="eastAsia"/>
          <w:lang w:val="fr-CA"/>
        </w:rPr>
        <w:t>homme est monte ou descendu (comme il plaira de l</w:t>
      </w:r>
      <w:proofErr w:type="gramStart"/>
      <w:r>
        <w:rPr>
          <w:lang w:val="fr-CA"/>
        </w:rPr>
        <w:t>’</w:t>
      </w:r>
      <w:proofErr w:type="gramEnd"/>
      <w:r>
        <w:rPr>
          <w:rFonts w:hint="eastAsia"/>
          <w:lang w:val="fr-CA"/>
        </w:rPr>
        <w:t>entendre) au rôle de concessionnaire d</w:t>
      </w:r>
      <w:proofErr w:type="gramStart"/>
      <w:r>
        <w:rPr>
          <w:lang w:val="fr-CA"/>
        </w:rPr>
        <w:t>’</w:t>
      </w:r>
      <w:proofErr w:type="gramEnd"/>
      <w:r>
        <w:rPr>
          <w:rFonts w:hint="eastAsia"/>
          <w:lang w:val="fr-CA"/>
        </w:rPr>
        <w:t>une plan</w:t>
      </w:r>
      <w:r>
        <w:rPr>
          <w:rFonts w:hint="eastAsia"/>
          <w:lang w:val="fr-CA"/>
        </w:rPr>
        <w:t>è</w:t>
      </w:r>
      <w:r>
        <w:rPr>
          <w:rFonts w:hint="eastAsia"/>
          <w:lang w:val="fr-CA"/>
        </w:rPr>
        <w:t>te.</w:t>
      </w:r>
      <w:r>
        <w:rPr>
          <w:rFonts w:hint="eastAsia"/>
          <w:lang w:val="fr-CA"/>
        </w:rPr>
        <w:t>‹</w:t>
      </w:r>
      <w:r>
        <w:rPr>
          <w:rFonts w:hint="eastAsia"/>
          <w:lang w:val="fr-CA"/>
        </w:rPr>
        <w:t xml:space="preserve"> La civilisation m</w:t>
      </w:r>
      <w:r>
        <w:rPr>
          <w:rFonts w:hint="eastAsia"/>
          <w:lang w:val="fr-CA"/>
        </w:rPr>
        <w:t>é</w:t>
      </w:r>
      <w:r>
        <w:rPr>
          <w:rFonts w:hint="eastAsia"/>
          <w:lang w:val="fr-CA"/>
        </w:rPr>
        <w:t>canis</w:t>
      </w:r>
      <w:r>
        <w:rPr>
          <w:rFonts w:hint="eastAsia"/>
          <w:lang w:val="fr-CA"/>
        </w:rPr>
        <w:t>é</w:t>
      </w:r>
      <w:r>
        <w:rPr>
          <w:rFonts w:hint="eastAsia"/>
          <w:lang w:val="fr-CA"/>
        </w:rPr>
        <w:t>e de l</w:t>
      </w:r>
      <w:proofErr w:type="gramStart"/>
      <w:r>
        <w:rPr>
          <w:lang w:val="fr-CA"/>
        </w:rPr>
        <w:t>’</w:t>
      </w:r>
      <w:proofErr w:type="gramEnd"/>
      <w:r>
        <w:rPr>
          <w:rFonts w:hint="eastAsia"/>
          <w:lang w:val="fr-CA"/>
        </w:rPr>
        <w:t>avenir ne repr</w:t>
      </w:r>
      <w:r>
        <w:rPr>
          <w:rFonts w:hint="eastAsia"/>
          <w:lang w:val="fr-CA"/>
        </w:rPr>
        <w:t>é</w:t>
      </w:r>
      <w:r>
        <w:rPr>
          <w:rFonts w:hint="eastAsia"/>
          <w:lang w:val="fr-CA"/>
        </w:rPr>
        <w:t xml:space="preserve">sente nullement pour lui </w:t>
      </w:r>
      <w:r>
        <w:rPr>
          <w:rFonts w:hint="eastAsia"/>
          <w:lang w:val="fr-CA"/>
        </w:rPr>
        <w:t>›</w:t>
      </w:r>
      <w:r>
        <w:rPr>
          <w:rFonts w:hint="eastAsia"/>
          <w:lang w:val="fr-CA"/>
        </w:rPr>
        <w:t>le triomphe de l</w:t>
      </w:r>
      <w:proofErr w:type="gramStart"/>
      <w:r>
        <w:rPr>
          <w:lang w:val="fr-CA"/>
        </w:rPr>
        <w:t>’</w:t>
      </w:r>
      <w:proofErr w:type="gramEnd"/>
      <w:r>
        <w:rPr>
          <w:rFonts w:hint="eastAsia"/>
          <w:lang w:val="fr-CA"/>
        </w:rPr>
        <w:t>esprit sur la mati</w:t>
      </w:r>
      <w:r>
        <w:rPr>
          <w:rFonts w:hint="eastAsia"/>
          <w:lang w:val="fr-CA"/>
        </w:rPr>
        <w:t>è</w:t>
      </w:r>
      <w:r>
        <w:rPr>
          <w:rFonts w:hint="eastAsia"/>
          <w:lang w:val="fr-CA"/>
        </w:rPr>
        <w:t>re ... mais bien plutôt le triomphe des principes rationnels et g</w:t>
      </w:r>
      <w:r>
        <w:rPr>
          <w:rFonts w:hint="eastAsia"/>
          <w:lang w:val="fr-CA"/>
        </w:rPr>
        <w:t>é</w:t>
      </w:r>
      <w:r>
        <w:rPr>
          <w:rFonts w:hint="eastAsia"/>
          <w:lang w:val="fr-CA"/>
        </w:rPr>
        <w:t>n</w:t>
      </w:r>
      <w:r>
        <w:rPr>
          <w:rFonts w:hint="eastAsia"/>
          <w:lang w:val="fr-CA"/>
        </w:rPr>
        <w:t>é</w:t>
      </w:r>
      <w:r>
        <w:rPr>
          <w:rFonts w:hint="eastAsia"/>
          <w:lang w:val="fr-CA"/>
        </w:rPr>
        <w:t>raux des choses sur l</w:t>
      </w:r>
      <w:proofErr w:type="gramStart"/>
      <w:r>
        <w:rPr>
          <w:lang w:val="fr-CA"/>
        </w:rPr>
        <w:t>’</w:t>
      </w:r>
      <w:proofErr w:type="gramEnd"/>
      <w:r>
        <w:rPr>
          <w:rFonts w:hint="eastAsia"/>
          <w:lang w:val="fr-CA"/>
        </w:rPr>
        <w:t>é</w:t>
      </w:r>
      <w:r>
        <w:rPr>
          <w:rFonts w:hint="eastAsia"/>
          <w:lang w:val="fr-CA"/>
        </w:rPr>
        <w:t>nergie et les qualit</w:t>
      </w:r>
      <w:r>
        <w:rPr>
          <w:rFonts w:hint="eastAsia"/>
          <w:lang w:val="fr-CA"/>
        </w:rPr>
        <w:t>é</w:t>
      </w:r>
      <w:r>
        <w:rPr>
          <w:rFonts w:hint="eastAsia"/>
          <w:lang w:val="fr-CA"/>
        </w:rPr>
        <w:t>s propres de l</w:t>
      </w:r>
      <w:proofErr w:type="gramStart"/>
      <w:r>
        <w:rPr>
          <w:lang w:val="fr-CA"/>
        </w:rPr>
        <w:t>’</w:t>
      </w:r>
      <w:proofErr w:type="gramEnd"/>
      <w:r>
        <w:rPr>
          <w:rFonts w:hint="eastAsia"/>
          <w:lang w:val="fr-CA"/>
        </w:rPr>
        <w:t>organisme vivant.« Georges Friedmann: La crise du progr</w:t>
      </w:r>
      <w:r>
        <w:rPr>
          <w:rFonts w:hint="eastAsia"/>
          <w:lang w:val="fr-CA"/>
        </w:rPr>
        <w:t>è</w:t>
      </w:r>
      <w:r>
        <w:rPr>
          <w:rFonts w:hint="eastAsia"/>
          <w:lang w:val="fr-CA"/>
        </w:rPr>
        <w:t xml:space="preserve">s Paris (1936) p 246 </w:t>
      </w:r>
    </w:p>
    <w:p w14:paraId="27C80B14" w14:textId="0EFE7BBE" w:rsidR="00572209" w:rsidRDefault="00000000" w:rsidP="009C1AB2">
      <w:pPr>
        <w:spacing w:line="360" w:lineRule="auto"/>
        <w:jc w:val="right"/>
        <w:rPr>
          <w:lang w:val="fr-CA"/>
        </w:rPr>
      </w:pPr>
      <w:r>
        <w:rPr>
          <w:rFonts w:hint="eastAsia"/>
          <w:lang w:val="fr-CA"/>
        </w:rPr>
        <w:t>[X 2 a, 1]</w:t>
      </w:r>
    </w:p>
    <w:p w14:paraId="0373BBA5" w14:textId="77777777" w:rsidR="009C1AB2" w:rsidRDefault="00000000">
      <w:pPr>
        <w:spacing w:line="360" w:lineRule="auto"/>
      </w:pPr>
      <w:r>
        <w:rPr>
          <w:rFonts w:hint="eastAsia"/>
        </w:rPr>
        <w:t>“如果想到古诺（</w:t>
      </w:r>
      <w:r>
        <w:rPr>
          <w:rFonts w:hint="eastAsia"/>
        </w:rPr>
        <w:t>Cournot</w:t>
      </w:r>
      <w:r>
        <w:rPr>
          <w:rFonts w:hint="eastAsia"/>
        </w:rPr>
        <w:t>）</w:t>
      </w:r>
      <w:r>
        <w:rPr>
          <w:rStyle w:val="af"/>
          <w:rFonts w:hint="eastAsia"/>
        </w:rPr>
        <w:footnoteReference w:id="16"/>
      </w:r>
      <w:r>
        <w:rPr>
          <w:rFonts w:hint="eastAsia"/>
        </w:rPr>
        <w:t>死于</w:t>
      </w:r>
      <w:r>
        <w:rPr>
          <w:rFonts w:hint="eastAsia"/>
        </w:rPr>
        <w:t>1877</w:t>
      </w:r>
      <w:r>
        <w:rPr>
          <w:rFonts w:hint="eastAsia"/>
        </w:rPr>
        <w:t>年，而他的主要著作构思于第二帝国时期，那么必须承认，他是继马克思之后那个时代最清醒的头脑之一……古诺远远超越了迷失在人道宗教的教皇宝座上的孔德（</w:t>
      </w:r>
      <w:r>
        <w:rPr>
          <w:rFonts w:hint="eastAsia"/>
        </w:rPr>
        <w:t>Comte</w:t>
      </w:r>
      <w:r>
        <w:rPr>
          <w:rFonts w:hint="eastAsia"/>
        </w:rPr>
        <w:t>）</w:t>
      </w:r>
      <w:r>
        <w:rPr>
          <w:rStyle w:val="af"/>
          <w:rFonts w:hint="eastAsia"/>
        </w:rPr>
        <w:footnoteReference w:id="17"/>
      </w:r>
      <w:r>
        <w:rPr>
          <w:rFonts w:hint="eastAsia"/>
        </w:rPr>
        <w:t>，亦超越沉溺于科学圣殿的泰纳（</w:t>
      </w:r>
      <w:r>
        <w:rPr>
          <w:rFonts w:hint="eastAsia"/>
        </w:rPr>
        <w:t>Taine</w:t>
      </w:r>
      <w:r>
        <w:rPr>
          <w:rFonts w:hint="eastAsia"/>
        </w:rPr>
        <w:t>）</w:t>
      </w:r>
      <w:r>
        <w:rPr>
          <w:rStyle w:val="af"/>
          <w:rFonts w:hint="eastAsia"/>
        </w:rPr>
        <w:footnoteReference w:id="18"/>
      </w:r>
      <w:r>
        <w:rPr>
          <w:rFonts w:hint="eastAsia"/>
        </w:rPr>
        <w:t>，更远超勒南（</w:t>
      </w:r>
      <w:r>
        <w:rPr>
          <w:rFonts w:hint="eastAsia"/>
        </w:rPr>
        <w:t>Renan</w:t>
      </w:r>
      <w:r>
        <w:rPr>
          <w:rFonts w:hint="eastAsia"/>
        </w:rPr>
        <w:t>）</w:t>
      </w:r>
      <w:r>
        <w:rPr>
          <w:rStyle w:val="af"/>
          <w:rFonts w:hint="eastAsia"/>
        </w:rPr>
        <w:footnoteReference w:id="19"/>
      </w:r>
      <w:r>
        <w:rPr>
          <w:rFonts w:hint="eastAsia"/>
        </w:rPr>
        <w:t>那种暧昧的怀疑主义……他提出了这</w:t>
      </w:r>
      <w:r>
        <w:rPr>
          <w:rFonts w:hint="eastAsia"/>
        </w:rPr>
        <w:lastRenderedPageBreak/>
        <w:t>句令人赞叹的箴言：‘人类本是造物之王，如今却上升或坠落（随世人如何解读），沦为一颗星期的包租人的角色。’对他而言，机械化的未来文明绝非‘精神对物质的胜利……而毋宁是事物的理性与普遍原则对有生命有机体能量和特有品质的胜利。’”乔治·弗里德曼（</w:t>
      </w:r>
      <w:r>
        <w:rPr>
          <w:rFonts w:hint="eastAsia"/>
        </w:rPr>
        <w:t>Georges Friedmann</w:t>
      </w:r>
      <w:r>
        <w:rPr>
          <w:rFonts w:hint="eastAsia"/>
        </w:rPr>
        <w:t>）</w:t>
      </w:r>
      <w:r>
        <w:rPr>
          <w:rStyle w:val="af"/>
          <w:rFonts w:hint="eastAsia"/>
        </w:rPr>
        <w:footnoteReference w:id="20"/>
      </w:r>
      <w:r>
        <w:rPr>
          <w:rFonts w:hint="eastAsia"/>
        </w:rPr>
        <w:t>：《进步的危机》（</w:t>
      </w:r>
      <w:r>
        <w:rPr>
          <w:rFonts w:hint="eastAsia"/>
          <w:i/>
          <w:iCs/>
        </w:rPr>
        <w:t xml:space="preserve">La crise du </w:t>
      </w:r>
      <w:proofErr w:type="spellStart"/>
      <w:r>
        <w:rPr>
          <w:rFonts w:hint="eastAsia"/>
          <w:i/>
          <w:iCs/>
        </w:rPr>
        <w:t>progr</w:t>
      </w:r>
      <w:proofErr w:type="spellEnd"/>
      <w:r>
        <w:rPr>
          <w:rFonts w:hint="eastAsia"/>
          <w:i/>
          <w:iCs/>
        </w:rPr>
        <w:t>è</w:t>
      </w:r>
      <w:r>
        <w:rPr>
          <w:rFonts w:hint="eastAsia"/>
          <w:i/>
          <w:iCs/>
        </w:rPr>
        <w:t>s</w:t>
      </w:r>
      <w:r>
        <w:rPr>
          <w:rFonts w:hint="eastAsia"/>
        </w:rPr>
        <w:t>），巴黎（</w:t>
      </w:r>
      <w:r>
        <w:rPr>
          <w:rFonts w:hint="eastAsia"/>
        </w:rPr>
        <w:t>1936</w:t>
      </w:r>
      <w:r>
        <w:rPr>
          <w:rFonts w:hint="eastAsia"/>
        </w:rPr>
        <w:t>年），第</w:t>
      </w:r>
      <w:r>
        <w:rPr>
          <w:rFonts w:hint="eastAsia"/>
        </w:rPr>
        <w:t>246</w:t>
      </w:r>
      <w:r>
        <w:rPr>
          <w:rFonts w:hint="eastAsia"/>
        </w:rPr>
        <w:t>页</w:t>
      </w:r>
    </w:p>
    <w:p w14:paraId="65C35455" w14:textId="09F25A2D" w:rsidR="00572209" w:rsidRDefault="00000000" w:rsidP="009C1AB2">
      <w:pPr>
        <w:spacing w:line="360" w:lineRule="auto"/>
        <w:jc w:val="right"/>
      </w:pPr>
      <w:r>
        <w:rPr>
          <w:rFonts w:hint="eastAsia"/>
        </w:rPr>
        <w:t>[X 2 a, 1]</w:t>
      </w:r>
    </w:p>
    <w:p w14:paraId="45B08137" w14:textId="77777777" w:rsidR="009C1AB2" w:rsidRDefault="00000000">
      <w:pPr>
        <w:spacing w:line="360" w:lineRule="auto"/>
      </w:pPr>
      <w:r>
        <w:rPr>
          <w:rFonts w:hint="eastAsia"/>
        </w:rPr>
        <w:t xml:space="preserve">»Das Tote war </w:t>
      </w:r>
      <w:proofErr w:type="spellStart"/>
      <w:r>
        <w:rPr>
          <w:rFonts w:hint="eastAsia"/>
        </w:rPr>
        <w:t>ein</w:t>
      </w:r>
      <w:proofErr w:type="spellEnd"/>
      <w:r>
        <w:rPr>
          <w:rFonts w:hint="eastAsia"/>
        </w:rPr>
        <w:t xml:space="preserve"> </w:t>
      </w:r>
      <w:proofErr w:type="spellStart"/>
      <w:r>
        <w:rPr>
          <w:rFonts w:hint="eastAsia"/>
        </w:rPr>
        <w:t>Vorschuß</w:t>
      </w:r>
      <w:proofErr w:type="spellEnd"/>
      <w:r>
        <w:rPr>
          <w:rFonts w:hint="eastAsia"/>
        </w:rPr>
        <w:t xml:space="preserve"> auf </w:t>
      </w:r>
      <w:proofErr w:type="spellStart"/>
      <w:r>
        <w:rPr>
          <w:rFonts w:hint="eastAsia"/>
        </w:rPr>
        <w:t>lebendige</w:t>
      </w:r>
      <w:proofErr w:type="spellEnd"/>
      <w:r>
        <w:rPr>
          <w:rFonts w:hint="eastAsia"/>
        </w:rPr>
        <w:t xml:space="preserve"> </w:t>
      </w:r>
      <w:proofErr w:type="spellStart"/>
      <w:r>
        <w:rPr>
          <w:rFonts w:hint="eastAsia"/>
        </w:rPr>
        <w:t>Arbeitskraft</w:t>
      </w:r>
      <w:proofErr w:type="spellEnd"/>
      <w:r>
        <w:rPr>
          <w:rFonts w:hint="eastAsia"/>
        </w:rPr>
        <w:t xml:space="preserve">; es </w:t>
      </w:r>
      <w:proofErr w:type="spellStart"/>
      <w:r>
        <w:rPr>
          <w:rFonts w:hint="eastAsia"/>
        </w:rPr>
        <w:t>wird</w:t>
      </w:r>
      <w:proofErr w:type="spellEnd"/>
      <w:r>
        <w:rPr>
          <w:rFonts w:hint="eastAsia"/>
        </w:rPr>
        <w:t xml:space="preserve">, </w:t>
      </w:r>
      <w:proofErr w:type="spellStart"/>
      <w:r>
        <w:rPr>
          <w:rFonts w:hint="eastAsia"/>
        </w:rPr>
        <w:t>zweitens</w:t>
      </w:r>
      <w:proofErr w:type="spellEnd"/>
      <w:r>
        <w:rPr>
          <w:rFonts w:hint="eastAsia"/>
        </w:rPr>
        <w:t xml:space="preserve">, von </w:t>
      </w:r>
      <w:proofErr w:type="spellStart"/>
      <w:r>
        <w:rPr>
          <w:rFonts w:hint="eastAsia"/>
        </w:rPr>
        <w:t>ihrem</w:t>
      </w:r>
      <w:proofErr w:type="spellEnd"/>
      <w:r>
        <w:rPr>
          <w:rFonts w:hint="eastAsia"/>
        </w:rPr>
        <w:t xml:space="preserve"> Feuer </w:t>
      </w:r>
      <w:proofErr w:type="spellStart"/>
      <w:r>
        <w:rPr>
          <w:rFonts w:hint="eastAsia"/>
        </w:rPr>
        <w:t>verzehrt</w:t>
      </w:r>
      <w:proofErr w:type="spellEnd"/>
      <w:r>
        <w:rPr>
          <w:rFonts w:hint="eastAsia"/>
        </w:rPr>
        <w:t xml:space="preserve"> und </w:t>
      </w:r>
      <w:proofErr w:type="spellStart"/>
      <w:r>
        <w:rPr>
          <w:rFonts w:hint="eastAsia"/>
        </w:rPr>
        <w:t>setzt</w:t>
      </w:r>
      <w:proofErr w:type="spellEnd"/>
      <w:r>
        <w:rPr>
          <w:rFonts w:hint="eastAsia"/>
        </w:rPr>
        <w:t xml:space="preserve"> </w:t>
      </w:r>
      <w:proofErr w:type="spellStart"/>
      <w:r>
        <w:rPr>
          <w:rFonts w:hint="eastAsia"/>
        </w:rPr>
        <w:t>sich</w:t>
      </w:r>
      <w:proofErr w:type="spellEnd"/>
      <w:r>
        <w:rPr>
          <w:rFonts w:hint="eastAsia"/>
        </w:rPr>
        <w:t xml:space="preserve">, </w:t>
      </w:r>
      <w:proofErr w:type="spellStart"/>
      <w:r>
        <w:rPr>
          <w:rFonts w:hint="eastAsia"/>
        </w:rPr>
        <w:t>drittens</w:t>
      </w:r>
      <w:proofErr w:type="spellEnd"/>
      <w:r>
        <w:rPr>
          <w:rFonts w:hint="eastAsia"/>
        </w:rPr>
        <w:t xml:space="preserve">, </w:t>
      </w:r>
      <w:proofErr w:type="spellStart"/>
      <w:r>
        <w:rPr>
          <w:rFonts w:hint="eastAsia"/>
        </w:rPr>
        <w:t>nachträglich</w:t>
      </w:r>
      <w:proofErr w:type="spellEnd"/>
      <w:r>
        <w:rPr>
          <w:rFonts w:hint="eastAsia"/>
        </w:rPr>
        <w:t xml:space="preserve"> </w:t>
      </w:r>
      <w:proofErr w:type="spellStart"/>
      <w:r>
        <w:rPr>
          <w:rFonts w:hint="eastAsia"/>
        </w:rPr>
        <w:t>wieder</w:t>
      </w:r>
      <w:proofErr w:type="spellEnd"/>
      <w:r>
        <w:rPr>
          <w:rFonts w:hint="eastAsia"/>
        </w:rPr>
        <w:t xml:space="preserve"> auf den </w:t>
      </w:r>
      <w:proofErr w:type="spellStart"/>
      <w:r>
        <w:rPr>
          <w:rFonts w:hint="eastAsia"/>
        </w:rPr>
        <w:t>Thron</w:t>
      </w:r>
      <w:proofErr w:type="spellEnd"/>
      <w:r>
        <w:rPr>
          <w:rFonts w:hint="eastAsia"/>
        </w:rPr>
        <w:t xml:space="preserve"> ... Da </w:t>
      </w:r>
      <w:proofErr w:type="spellStart"/>
      <w:r>
        <w:rPr>
          <w:rFonts w:hint="eastAsia"/>
        </w:rPr>
        <w:t>vor</w:t>
      </w:r>
      <w:proofErr w:type="spellEnd"/>
      <w:r>
        <w:rPr>
          <w:rFonts w:hint="eastAsia"/>
        </w:rPr>
        <w:t xml:space="preserve"> dem </w:t>
      </w:r>
      <w:proofErr w:type="spellStart"/>
      <w:r>
        <w:rPr>
          <w:rFonts w:hint="eastAsia"/>
        </w:rPr>
        <w:t>Eintritt</w:t>
      </w:r>
      <w:proofErr w:type="spellEnd"/>
      <w:r>
        <w:rPr>
          <w:rFonts w:hint="eastAsia"/>
        </w:rPr>
        <w:t xml:space="preserve"> des </w:t>
      </w:r>
      <w:proofErr w:type="spellStart"/>
      <w:r>
        <w:rPr>
          <w:rFonts w:hint="eastAsia"/>
        </w:rPr>
        <w:t>Arbeiters</w:t>
      </w:r>
      <w:proofErr w:type="spellEnd"/>
      <w:r>
        <w:rPr>
          <w:rFonts w:hint="eastAsia"/>
        </w:rPr>
        <w:t xml:space="preserve"> </w:t>
      </w:r>
      <w:r>
        <w:rPr>
          <w:rFonts w:hint="eastAsia"/>
        </w:rPr>
        <w:t>›</w:t>
      </w:r>
      <w:r>
        <w:rPr>
          <w:rFonts w:hint="eastAsia"/>
        </w:rPr>
        <w:t xml:space="preserve">in den </w:t>
      </w:r>
      <w:proofErr w:type="spellStart"/>
      <w:r>
        <w:rPr>
          <w:rFonts w:hint="eastAsia"/>
        </w:rPr>
        <w:t>Prozeß</w:t>
      </w:r>
      <w:proofErr w:type="spellEnd"/>
      <w:r>
        <w:rPr>
          <w:rFonts w:hint="eastAsia"/>
        </w:rPr>
        <w:t xml:space="preserve"> seine </w:t>
      </w:r>
      <w:proofErr w:type="spellStart"/>
      <w:r>
        <w:rPr>
          <w:rFonts w:hint="eastAsia"/>
        </w:rPr>
        <w:t>eigene</w:t>
      </w:r>
      <w:proofErr w:type="spellEnd"/>
      <w:r>
        <w:rPr>
          <w:rFonts w:hint="eastAsia"/>
        </w:rPr>
        <w:t xml:space="preserve"> Arbeit </w:t>
      </w:r>
      <w:proofErr w:type="spellStart"/>
      <w:r>
        <w:rPr>
          <w:rFonts w:hint="eastAsia"/>
        </w:rPr>
        <w:t>ihm</w:t>
      </w:r>
      <w:proofErr w:type="spellEnd"/>
      <w:r>
        <w:rPr>
          <w:rFonts w:hint="eastAsia"/>
        </w:rPr>
        <w:t xml:space="preserve"> </w:t>
      </w:r>
      <w:proofErr w:type="spellStart"/>
      <w:r>
        <w:rPr>
          <w:rFonts w:hint="eastAsia"/>
        </w:rPr>
        <w:t>selbst</w:t>
      </w:r>
      <w:proofErr w:type="spellEnd"/>
      <w:r>
        <w:rPr>
          <w:rFonts w:hint="eastAsia"/>
        </w:rPr>
        <w:t xml:space="preserve"> </w:t>
      </w:r>
      <w:proofErr w:type="spellStart"/>
      <w:r>
        <w:rPr>
          <w:rFonts w:hint="eastAsia"/>
        </w:rPr>
        <w:t>entfremdet</w:t>
      </w:r>
      <w:proofErr w:type="spellEnd"/>
      <w:r>
        <w:rPr>
          <w:rFonts w:hint="eastAsia"/>
        </w:rPr>
        <w:t xml:space="preserve">, dem </w:t>
      </w:r>
      <w:proofErr w:type="spellStart"/>
      <w:r>
        <w:rPr>
          <w:rFonts w:hint="eastAsia"/>
        </w:rPr>
        <w:t>Kapitalisten</w:t>
      </w:r>
      <w:proofErr w:type="spellEnd"/>
      <w:r>
        <w:rPr>
          <w:rFonts w:hint="eastAsia"/>
        </w:rPr>
        <w:t xml:space="preserve"> </w:t>
      </w:r>
      <w:proofErr w:type="spellStart"/>
      <w:r>
        <w:rPr>
          <w:rFonts w:hint="eastAsia"/>
        </w:rPr>
        <w:t>angeeignet</w:t>
      </w:r>
      <w:proofErr w:type="spellEnd"/>
      <w:r>
        <w:rPr>
          <w:rFonts w:hint="eastAsia"/>
        </w:rPr>
        <w:t xml:space="preserve"> und dem Kapital </w:t>
      </w:r>
      <w:proofErr w:type="spellStart"/>
      <w:r>
        <w:rPr>
          <w:rFonts w:hint="eastAsia"/>
        </w:rPr>
        <w:t>einverleibt</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vergegenständlicht</w:t>
      </w:r>
      <w:proofErr w:type="spellEnd"/>
      <w:r>
        <w:rPr>
          <w:rFonts w:hint="eastAsia"/>
        </w:rPr>
        <w:t xml:space="preserve"> </w:t>
      </w:r>
      <w:proofErr w:type="spellStart"/>
      <w:r>
        <w:rPr>
          <w:rFonts w:hint="eastAsia"/>
        </w:rPr>
        <w:t>sie</w:t>
      </w:r>
      <w:proofErr w:type="spellEnd"/>
      <w:r>
        <w:rPr>
          <w:rFonts w:hint="eastAsia"/>
        </w:rPr>
        <w:t xml:space="preserve"> </w:t>
      </w:r>
      <w:proofErr w:type="spellStart"/>
      <w:r>
        <w:rPr>
          <w:rFonts w:hint="eastAsia"/>
        </w:rPr>
        <w:t>sich</w:t>
      </w:r>
      <w:proofErr w:type="spellEnd"/>
      <w:r>
        <w:rPr>
          <w:rFonts w:hint="eastAsia"/>
        </w:rPr>
        <w:t xml:space="preserve"> </w:t>
      </w:r>
      <w:proofErr w:type="spellStart"/>
      <w:r>
        <w:rPr>
          <w:rFonts w:hint="eastAsia"/>
        </w:rPr>
        <w:t>während</w:t>
      </w:r>
      <w:proofErr w:type="spellEnd"/>
      <w:r>
        <w:rPr>
          <w:rFonts w:hint="eastAsia"/>
        </w:rPr>
        <w:t xml:space="preserve"> des </w:t>
      </w:r>
      <w:proofErr w:type="spellStart"/>
      <w:r>
        <w:rPr>
          <w:rFonts w:hint="eastAsia"/>
        </w:rPr>
        <w:t>Prozesses</w:t>
      </w:r>
      <w:proofErr w:type="spellEnd"/>
      <w:r>
        <w:rPr>
          <w:rFonts w:hint="eastAsia"/>
        </w:rPr>
        <w:t xml:space="preserve"> </w:t>
      </w:r>
      <w:proofErr w:type="spellStart"/>
      <w:r>
        <w:rPr>
          <w:rFonts w:hint="eastAsia"/>
        </w:rPr>
        <w:t>beständig</w:t>
      </w:r>
      <w:proofErr w:type="spellEnd"/>
      <w:r>
        <w:rPr>
          <w:rFonts w:hint="eastAsia"/>
        </w:rPr>
        <w:t xml:space="preserve"> in </w:t>
      </w:r>
      <w:proofErr w:type="spellStart"/>
      <w:r>
        <w:rPr>
          <w:rFonts w:hint="eastAsia"/>
        </w:rPr>
        <w:t>fremdem</w:t>
      </w:r>
      <w:proofErr w:type="spellEnd"/>
      <w:r>
        <w:rPr>
          <w:rFonts w:hint="eastAsia"/>
        </w:rPr>
        <w:t xml:space="preserve"> </w:t>
      </w:r>
      <w:proofErr w:type="spellStart"/>
      <w:r>
        <w:rPr>
          <w:rFonts w:hint="eastAsia"/>
        </w:rPr>
        <w:t>Produkt</w:t>
      </w:r>
      <w:proofErr w:type="spellEnd"/>
      <w:r>
        <w:rPr>
          <w:rFonts w:hint="eastAsia"/>
        </w:rPr>
        <w:t>‹</w:t>
      </w:r>
      <w:r>
        <w:rPr>
          <w:rFonts w:hint="eastAsia"/>
        </w:rPr>
        <w:t xml:space="preserve">... Das Tote, das die Technik in die Mitte </w:t>
      </w:r>
      <w:proofErr w:type="spellStart"/>
      <w:r>
        <w:rPr>
          <w:rFonts w:hint="eastAsia"/>
        </w:rPr>
        <w:t>nimmt</w:t>
      </w:r>
      <w:proofErr w:type="spellEnd"/>
      <w:r>
        <w:rPr>
          <w:rFonts w:hint="eastAsia"/>
        </w:rPr>
        <w:t xml:space="preserve">, </w:t>
      </w:r>
      <w:proofErr w:type="spellStart"/>
      <w:r>
        <w:rPr>
          <w:rFonts w:hint="eastAsia"/>
        </w:rPr>
        <w:t>ist</w:t>
      </w:r>
      <w:proofErr w:type="spellEnd"/>
      <w:r>
        <w:rPr>
          <w:rFonts w:hint="eastAsia"/>
        </w:rPr>
        <w:t xml:space="preserve"> die </w:t>
      </w:r>
      <w:proofErr w:type="spellStart"/>
      <w:r>
        <w:rPr>
          <w:rFonts w:hint="eastAsia"/>
        </w:rPr>
        <w:t>Wirtschaft</w:t>
      </w:r>
      <w:proofErr w:type="spellEnd"/>
      <w:r>
        <w:rPr>
          <w:rFonts w:hint="eastAsia"/>
        </w:rPr>
        <w:t xml:space="preserve">. Die </w:t>
      </w:r>
      <w:proofErr w:type="spellStart"/>
      <w:r>
        <w:rPr>
          <w:rFonts w:hint="eastAsia"/>
        </w:rPr>
        <w:t>Wirtschaft</w:t>
      </w:r>
      <w:proofErr w:type="spellEnd"/>
      <w:r>
        <w:rPr>
          <w:rFonts w:hint="eastAsia"/>
        </w:rPr>
        <w:t xml:space="preserve"> hat </w:t>
      </w:r>
      <w:proofErr w:type="spellStart"/>
      <w:r>
        <w:rPr>
          <w:rFonts w:hint="eastAsia"/>
        </w:rPr>
        <w:t>zu</w:t>
      </w:r>
      <w:proofErr w:type="spellEnd"/>
      <w:r>
        <w:rPr>
          <w:rFonts w:hint="eastAsia"/>
        </w:rPr>
        <w:t xml:space="preserve"> </w:t>
      </w:r>
      <w:proofErr w:type="spellStart"/>
      <w:r>
        <w:rPr>
          <w:rFonts w:hint="eastAsia"/>
        </w:rPr>
        <w:t>ihrem</w:t>
      </w:r>
      <w:proofErr w:type="spellEnd"/>
      <w:r>
        <w:rPr>
          <w:rFonts w:hint="eastAsia"/>
        </w:rPr>
        <w:t xml:space="preserve"> </w:t>
      </w:r>
      <w:proofErr w:type="spellStart"/>
      <w:r>
        <w:rPr>
          <w:rFonts w:hint="eastAsia"/>
        </w:rPr>
        <w:t>Gegenstand</w:t>
      </w:r>
      <w:proofErr w:type="spellEnd"/>
      <w:r>
        <w:rPr>
          <w:rFonts w:hint="eastAsia"/>
        </w:rPr>
        <w:t xml:space="preserve"> die Ware. </w:t>
      </w:r>
      <w:r>
        <w:rPr>
          <w:rFonts w:hint="eastAsia"/>
        </w:rPr>
        <w:t>›</w:t>
      </w:r>
      <w:r>
        <w:rPr>
          <w:rFonts w:hint="eastAsia"/>
        </w:rPr>
        <w:t xml:space="preserve">Der </w:t>
      </w:r>
      <w:proofErr w:type="spellStart"/>
      <w:r>
        <w:rPr>
          <w:rFonts w:hint="eastAsia"/>
        </w:rPr>
        <w:t>Produktionsprozeß</w:t>
      </w:r>
      <w:proofErr w:type="spellEnd"/>
      <w:r>
        <w:rPr>
          <w:rFonts w:hint="eastAsia"/>
        </w:rPr>
        <w:t>‹</w:t>
      </w:r>
      <w:r>
        <w:rPr>
          <w:rFonts w:hint="eastAsia"/>
        </w:rPr>
        <w:t xml:space="preserve">, der </w:t>
      </w:r>
      <w:proofErr w:type="spellStart"/>
      <w:r>
        <w:rPr>
          <w:rFonts w:hint="eastAsia"/>
        </w:rPr>
        <w:t>mit</w:t>
      </w:r>
      <w:proofErr w:type="spellEnd"/>
      <w:r>
        <w:rPr>
          <w:rFonts w:hint="eastAsia"/>
        </w:rPr>
        <w:t xml:space="preserve"> dem </w:t>
      </w:r>
      <w:proofErr w:type="spellStart"/>
      <w:r>
        <w:rPr>
          <w:rFonts w:hint="eastAsia"/>
        </w:rPr>
        <w:t>feuerschlagenden</w:t>
      </w:r>
      <w:proofErr w:type="spellEnd"/>
      <w:r>
        <w:rPr>
          <w:rFonts w:hint="eastAsia"/>
        </w:rPr>
        <w:t xml:space="preserve"> </w:t>
      </w:r>
      <w:proofErr w:type="spellStart"/>
      <w:r>
        <w:rPr>
          <w:rFonts w:hint="eastAsia"/>
        </w:rPr>
        <w:t>Kontakt</w:t>
      </w:r>
      <w:proofErr w:type="spellEnd"/>
      <w:r>
        <w:rPr>
          <w:rFonts w:hint="eastAsia"/>
        </w:rPr>
        <w:t xml:space="preserve"> der Arbeit </w:t>
      </w:r>
      <w:proofErr w:type="spellStart"/>
      <w:r>
        <w:rPr>
          <w:rFonts w:hint="eastAsia"/>
        </w:rPr>
        <w:t>mit</w:t>
      </w:r>
      <w:proofErr w:type="spellEnd"/>
      <w:r>
        <w:rPr>
          <w:rFonts w:hint="eastAsia"/>
        </w:rPr>
        <w:t xml:space="preserve"> den </w:t>
      </w:r>
      <w:proofErr w:type="spellStart"/>
      <w:r>
        <w:rPr>
          <w:rFonts w:hint="eastAsia"/>
        </w:rPr>
        <w:t>Produkten</w:t>
      </w:r>
      <w:proofErr w:type="spellEnd"/>
      <w:r>
        <w:rPr>
          <w:rFonts w:hint="eastAsia"/>
        </w:rPr>
        <w:t xml:space="preserve"> </w:t>
      </w:r>
      <w:proofErr w:type="spellStart"/>
      <w:r>
        <w:rPr>
          <w:rFonts w:hint="eastAsia"/>
        </w:rPr>
        <w:t>einsetzt</w:t>
      </w:r>
      <w:proofErr w:type="spellEnd"/>
      <w:r>
        <w:rPr>
          <w:rFonts w:hint="eastAsia"/>
        </w:rPr>
        <w:t xml:space="preserve">, </w:t>
      </w:r>
      <w:r>
        <w:rPr>
          <w:rFonts w:hint="eastAsia"/>
        </w:rPr>
        <w:t>›</w:t>
      </w:r>
      <w:proofErr w:type="spellStart"/>
      <w:r>
        <w:rPr>
          <w:rFonts w:hint="eastAsia"/>
        </w:rPr>
        <w:t>erlischt</w:t>
      </w:r>
      <w:proofErr w:type="spellEnd"/>
      <w:r>
        <w:rPr>
          <w:rFonts w:hint="eastAsia"/>
        </w:rPr>
        <w:t xml:space="preserve"> in der Ware. </w:t>
      </w:r>
      <w:proofErr w:type="spellStart"/>
      <w:r>
        <w:rPr>
          <w:rFonts w:hint="eastAsia"/>
        </w:rPr>
        <w:t>Daß</w:t>
      </w:r>
      <w:proofErr w:type="spellEnd"/>
      <w:r>
        <w:rPr>
          <w:rFonts w:hint="eastAsia"/>
        </w:rPr>
        <w:t xml:space="preserve"> in </w:t>
      </w:r>
      <w:proofErr w:type="spellStart"/>
      <w:r>
        <w:rPr>
          <w:rFonts w:hint="eastAsia"/>
        </w:rPr>
        <w:t>ihrer</w:t>
      </w:r>
      <w:proofErr w:type="spellEnd"/>
      <w:r>
        <w:rPr>
          <w:rFonts w:hint="eastAsia"/>
        </w:rPr>
        <w:t xml:space="preserve"> </w:t>
      </w:r>
      <w:proofErr w:type="spellStart"/>
      <w:r>
        <w:rPr>
          <w:rFonts w:hint="eastAsia"/>
        </w:rPr>
        <w:t>Herstellung</w:t>
      </w:r>
      <w:proofErr w:type="spellEnd"/>
      <w:r>
        <w:rPr>
          <w:rFonts w:hint="eastAsia"/>
        </w:rPr>
        <w:t xml:space="preserve"> </w:t>
      </w:r>
      <w:proofErr w:type="spellStart"/>
      <w:r>
        <w:rPr>
          <w:rFonts w:hint="eastAsia"/>
        </w:rPr>
        <w:t>Arbeitskraft</w:t>
      </w:r>
      <w:proofErr w:type="spellEnd"/>
      <w:r>
        <w:rPr>
          <w:rFonts w:hint="eastAsia"/>
        </w:rPr>
        <w:t xml:space="preserve"> </w:t>
      </w:r>
      <w:proofErr w:type="spellStart"/>
      <w:r>
        <w:rPr>
          <w:rFonts w:hint="eastAsia"/>
        </w:rPr>
        <w:t>verausgabt</w:t>
      </w:r>
      <w:proofErr w:type="spellEnd"/>
      <w:r>
        <w:rPr>
          <w:rFonts w:hint="eastAsia"/>
        </w:rPr>
        <w:t xml:space="preserve"> </w:t>
      </w:r>
      <w:proofErr w:type="spellStart"/>
      <w:r>
        <w:rPr>
          <w:rFonts w:hint="eastAsia"/>
        </w:rPr>
        <w:t>worden</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erscheint</w:t>
      </w:r>
      <w:proofErr w:type="spellEnd"/>
      <w:r>
        <w:rPr>
          <w:rFonts w:hint="eastAsia"/>
        </w:rPr>
        <w:t xml:space="preserve"> </w:t>
      </w:r>
      <w:proofErr w:type="spellStart"/>
      <w:r>
        <w:rPr>
          <w:rFonts w:hint="eastAsia"/>
        </w:rPr>
        <w:t>jetzt</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dingliche</w:t>
      </w:r>
      <w:proofErr w:type="spellEnd"/>
      <w:r>
        <w:rPr>
          <w:rFonts w:hint="eastAsia"/>
        </w:rPr>
        <w:t xml:space="preserve"> </w:t>
      </w:r>
      <w:proofErr w:type="spellStart"/>
      <w:r>
        <w:rPr>
          <w:rFonts w:hint="eastAsia"/>
        </w:rPr>
        <w:t>Eigenschaft</w:t>
      </w:r>
      <w:proofErr w:type="spellEnd"/>
      <w:r>
        <w:rPr>
          <w:rFonts w:hint="eastAsia"/>
        </w:rPr>
        <w:t xml:space="preserve"> der Ware, </w:t>
      </w:r>
      <w:proofErr w:type="spellStart"/>
      <w:r>
        <w:rPr>
          <w:rFonts w:hint="eastAsia"/>
        </w:rPr>
        <w:t>daß</w:t>
      </w:r>
      <w:proofErr w:type="spellEnd"/>
      <w:r>
        <w:rPr>
          <w:rFonts w:hint="eastAsia"/>
        </w:rPr>
        <w:t xml:space="preserve"> </w:t>
      </w:r>
      <w:proofErr w:type="spellStart"/>
      <w:r>
        <w:rPr>
          <w:rFonts w:hint="eastAsia"/>
        </w:rPr>
        <w:t>sie</w:t>
      </w:r>
      <w:proofErr w:type="spellEnd"/>
      <w:r>
        <w:rPr>
          <w:rFonts w:hint="eastAsia"/>
        </w:rPr>
        <w:t xml:space="preserve"> Wert </w:t>
      </w:r>
      <w:proofErr w:type="spellStart"/>
      <w:r>
        <w:rPr>
          <w:rFonts w:hint="eastAsia"/>
        </w:rPr>
        <w:t>besitzt</w:t>
      </w:r>
      <w:proofErr w:type="spellEnd"/>
      <w:r>
        <w:rPr>
          <w:rFonts w:hint="eastAsia"/>
        </w:rPr>
        <w:t>‹</w:t>
      </w:r>
      <w:r>
        <w:rPr>
          <w:rFonts w:hint="eastAsia"/>
        </w:rPr>
        <w:t xml:space="preserve"> (II, 361)... </w:t>
      </w:r>
      <w:r>
        <w:rPr>
          <w:rFonts w:hint="eastAsia"/>
          <w:lang w:val="fr-CA"/>
        </w:rPr>
        <w:t xml:space="preserve">Die Aktion des Menschen ist als der jeweilige </w:t>
      </w:r>
      <w:r>
        <w:rPr>
          <w:rFonts w:hint="eastAsia"/>
          <w:lang w:val="fr-CA"/>
        </w:rPr>
        <w:t>›</w:t>
      </w:r>
      <w:r>
        <w:rPr>
          <w:rFonts w:hint="eastAsia"/>
          <w:lang w:val="fr-CA"/>
        </w:rPr>
        <w:t>einzige zusammenhängende Produktionsakt</w:t>
      </w:r>
      <w:r>
        <w:rPr>
          <w:rFonts w:hint="eastAsia"/>
          <w:lang w:val="fr-CA"/>
        </w:rPr>
        <w:t>‹</w:t>
      </w:r>
      <w:r>
        <w:rPr>
          <w:rFonts w:hint="eastAsia"/>
          <w:lang w:val="fr-CA"/>
        </w:rPr>
        <w:t xml:space="preserve"> (II, 201) bereits weiter als der Träger dieser Aktion ... Die Aktion vollzieht sich bereits in einer höheren Sphäre,</w:t>
      </w:r>
      <w:proofErr w:type="gramStart"/>
      <w:r>
        <w:rPr>
          <w:rFonts w:hint="eastAsia"/>
          <w:lang w:val="fr-CA"/>
        </w:rPr>
        <w:t xml:space="preserve"> die die</w:t>
      </w:r>
      <w:proofErr w:type="gramEnd"/>
      <w:r>
        <w:rPr>
          <w:rFonts w:hint="eastAsia"/>
          <w:lang w:val="fr-CA"/>
        </w:rPr>
        <w:t xml:space="preserve"> Zukunft f</w:t>
      </w:r>
      <w:r>
        <w:rPr>
          <w:rFonts w:hint="eastAsia"/>
          <w:lang w:val="fr-CA"/>
        </w:rPr>
        <w:t>ü</w:t>
      </w:r>
      <w:r>
        <w:rPr>
          <w:rFonts w:hint="eastAsia"/>
          <w:lang w:val="fr-CA"/>
        </w:rPr>
        <w:t>r sich hat, der Technik; der Träger dieser Aktion ist, als vereinzeltes Individuum, noch in der Sphäre der Wirtschaft zur</w:t>
      </w:r>
      <w:r>
        <w:rPr>
          <w:rFonts w:hint="eastAsia"/>
          <w:lang w:val="fr-CA"/>
        </w:rPr>
        <w:t>ü</w:t>
      </w:r>
      <w:r>
        <w:rPr>
          <w:rFonts w:hint="eastAsia"/>
          <w:lang w:val="fr-CA"/>
        </w:rPr>
        <w:t xml:space="preserve">ckgeblieben, und auch sein Produkt fällt dieser Sphäre anheim ... Auf seinem abendländischen Kontinent ist die Technik als ganze eine einmalige Aktion, wenn sie sich </w:t>
      </w:r>
      <w:r>
        <w:rPr>
          <w:rFonts w:hint="eastAsia"/>
          <w:i/>
          <w:iCs/>
          <w:lang w:val="fr-CA"/>
        </w:rPr>
        <w:t>als Technik</w:t>
      </w:r>
      <w:r>
        <w:rPr>
          <w:rFonts w:hint="eastAsia"/>
          <w:lang w:val="fr-CA"/>
        </w:rPr>
        <w:t xml:space="preserve"> durchsetzt; die Physiognomie der Erde wird zunächst in der Sphäre der Technik umgestaltet, und selbst die Kluft zwischen Stadt und Land wird </w:t>
      </w:r>
      <w:r>
        <w:rPr>
          <w:rFonts w:hint="eastAsia"/>
          <w:lang w:val="fr-CA"/>
        </w:rPr>
        <w:t>ü</w:t>
      </w:r>
      <w:r>
        <w:rPr>
          <w:rFonts w:hint="eastAsia"/>
          <w:lang w:val="fr-CA"/>
        </w:rPr>
        <w:t>berbr</w:t>
      </w:r>
      <w:r>
        <w:rPr>
          <w:rFonts w:hint="eastAsia"/>
          <w:lang w:val="fr-CA"/>
        </w:rPr>
        <w:t>ü</w:t>
      </w:r>
      <w:r>
        <w:rPr>
          <w:rFonts w:hint="eastAsia"/>
          <w:lang w:val="fr-CA"/>
        </w:rPr>
        <w:t xml:space="preserve">ckt. Wenn aber die Wirtschaft, das Tote, </w:t>
      </w:r>
      <w:r>
        <w:rPr>
          <w:rFonts w:hint="eastAsia"/>
          <w:lang w:val="fr-CA"/>
        </w:rPr>
        <w:t>ü</w:t>
      </w:r>
      <w:r>
        <w:rPr>
          <w:rFonts w:hint="eastAsia"/>
          <w:lang w:val="fr-CA"/>
        </w:rPr>
        <w:t xml:space="preserve">berhand nimmt, siegt die Wiederholung gleichnamiger Größen durch absolut ersetzbare Existenzen, die Warenproduktion durch den Lohnarbeiter, </w:t>
      </w:r>
      <w:r>
        <w:rPr>
          <w:rFonts w:hint="eastAsia"/>
          <w:lang w:val="fr-CA"/>
        </w:rPr>
        <w:t>ü</w:t>
      </w:r>
      <w:r>
        <w:rPr>
          <w:rFonts w:hint="eastAsia"/>
          <w:lang w:val="fr-CA"/>
        </w:rPr>
        <w:t xml:space="preserve">ber die Einmaligkeit der technischen Aktion.« </w:t>
      </w:r>
      <w:r>
        <w:rPr>
          <w:rFonts w:hint="eastAsia"/>
        </w:rPr>
        <w:t xml:space="preserve">Hugo Fischer: Karl Marx und sein </w:t>
      </w:r>
      <w:proofErr w:type="spellStart"/>
      <w:r>
        <w:rPr>
          <w:rFonts w:hint="eastAsia"/>
        </w:rPr>
        <w:t>Verhältnis</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Staat</w:t>
      </w:r>
      <w:proofErr w:type="spellEnd"/>
      <w:r>
        <w:rPr>
          <w:rFonts w:hint="eastAsia"/>
        </w:rPr>
        <w:t xml:space="preserve"> und </w:t>
      </w:r>
      <w:proofErr w:type="spellStart"/>
      <w:r>
        <w:rPr>
          <w:rFonts w:hint="eastAsia"/>
        </w:rPr>
        <w:t>Wirtschaft</w:t>
      </w:r>
      <w:proofErr w:type="spellEnd"/>
      <w:r>
        <w:rPr>
          <w:rFonts w:hint="eastAsia"/>
        </w:rPr>
        <w:t xml:space="preserve"> Jena 1932 p 43-45 (Die </w:t>
      </w:r>
      <w:proofErr w:type="spellStart"/>
      <w:r>
        <w:rPr>
          <w:rFonts w:hint="eastAsia"/>
        </w:rPr>
        <w:t>Zitate</w:t>
      </w:r>
      <w:proofErr w:type="spellEnd"/>
      <w:r>
        <w:rPr>
          <w:rFonts w:hint="eastAsia"/>
        </w:rPr>
        <w:t xml:space="preserve"> </w:t>
      </w:r>
      <w:proofErr w:type="spellStart"/>
      <w:r>
        <w:rPr>
          <w:rFonts w:hint="eastAsia"/>
        </w:rPr>
        <w:t>aus</w:t>
      </w:r>
      <w:proofErr w:type="spellEnd"/>
      <w:r>
        <w:rPr>
          <w:rFonts w:hint="eastAsia"/>
        </w:rPr>
        <w:t xml:space="preserve"> dem Kapital (II) Hamburg 1921)</w:t>
      </w:r>
    </w:p>
    <w:p w14:paraId="11872237" w14:textId="33A7C154" w:rsidR="00572209" w:rsidRDefault="00000000" w:rsidP="009C1AB2">
      <w:pPr>
        <w:spacing w:line="360" w:lineRule="auto"/>
        <w:jc w:val="right"/>
      </w:pPr>
      <w:r>
        <w:rPr>
          <w:rFonts w:hint="eastAsia"/>
        </w:rPr>
        <w:t>[X 2 a, 2]</w:t>
      </w:r>
    </w:p>
    <w:p w14:paraId="5B25B609" w14:textId="77777777" w:rsidR="009C1AB2" w:rsidRDefault="00000000">
      <w:pPr>
        <w:spacing w:line="360" w:lineRule="auto"/>
      </w:pPr>
      <w:r>
        <w:rPr>
          <w:rFonts w:hint="eastAsia"/>
        </w:rPr>
        <w:lastRenderedPageBreak/>
        <w:t>“死物是对活劳动的预支；其次，它被活劳动的火焰所吞噬；第三，事后它又重新登上宝座……因为在劳动者‘进入生产过程之前，他自身的劳动已经同他自己相异化，为资本家所占有并并入资本’，所以在生产过程中，劳动‘持续对象化为他者的产品’……技术置于核心的‘死物’即是经济。经济的对象是商品。‘生产过程（</w:t>
      </w:r>
      <w:r>
        <w:rPr>
          <w:rFonts w:hint="eastAsia"/>
        </w:rPr>
        <w:t xml:space="preserve">der </w:t>
      </w:r>
      <w:proofErr w:type="spellStart"/>
      <w:r>
        <w:rPr>
          <w:rFonts w:hint="eastAsia"/>
        </w:rPr>
        <w:t>Produktionsprozeß</w:t>
      </w:r>
      <w:proofErr w:type="spellEnd"/>
      <w:r>
        <w:rPr>
          <w:rFonts w:hint="eastAsia"/>
        </w:rPr>
        <w:t>）’，以劳动与产品碰撞迸发的火花为起点，‘在商品中熄灭。在商品生产中消耗的劳动力，现在表现为商品的物的属性，即商品具有价值’（第二卷，第</w:t>
      </w:r>
      <w:r>
        <w:rPr>
          <w:rFonts w:hint="eastAsia"/>
        </w:rPr>
        <w:t>361</w:t>
      </w:r>
      <w:r>
        <w:rPr>
          <w:rFonts w:hint="eastAsia"/>
        </w:rPr>
        <w:t>页）……人的行动作为具体的‘唯一连续生产行为’（第二卷，第</w:t>
      </w:r>
      <w:r>
        <w:rPr>
          <w:rFonts w:hint="eastAsia"/>
        </w:rPr>
        <w:t>201</w:t>
      </w:r>
      <w:r>
        <w:rPr>
          <w:rFonts w:hint="eastAsia"/>
        </w:rPr>
        <w:t>页）已经比这个行动的执行者走得更远……这个行动已经在一个更高的领域，即拥有未来技术的领域中完成了；而这个行动的执行者，作为孤立的个体，仍然滞留在经济领域里，甚至他的产品也落入了这个领域……在西方大陆，技术作为一个整体，</w:t>
      </w:r>
      <w:r w:rsidRPr="002827D7">
        <w:rPr>
          <w:rFonts w:hint="eastAsia"/>
        </w:rPr>
        <w:t>一旦</w:t>
      </w:r>
      <w:r w:rsidRPr="002827D7">
        <w:rPr>
          <w:rFonts w:hint="eastAsia"/>
          <w:i/>
          <w:iCs/>
        </w:rPr>
        <w:t>作为技术</w:t>
      </w:r>
      <w:r w:rsidRPr="002827D7">
        <w:rPr>
          <w:rStyle w:val="af"/>
          <w:rFonts w:hint="eastAsia"/>
          <w:i/>
          <w:iCs/>
        </w:rPr>
        <w:footnoteReference w:id="21"/>
      </w:r>
      <w:r w:rsidRPr="002827D7">
        <w:rPr>
          <w:rFonts w:hint="eastAsia"/>
        </w:rPr>
        <w:t>得以普及，就成为一次独特的</w:t>
      </w:r>
      <w:r>
        <w:rPr>
          <w:rFonts w:hint="eastAsia"/>
        </w:rPr>
        <w:t>行动；地球的面貌首先在技术领域中被重塑，甚至城乡之间的鸿沟也被弥合了。但是，如果经济、那个死物占了上风，同质化量的重复便压倒技术行动的唯一性——这体现为工资劳工的商品生产，取代了技术的创造性行动。”胡戈·菲舍尔：《卡尔·马克思及其与国家、经济的关系》，耶拿（</w:t>
      </w:r>
      <w:r>
        <w:rPr>
          <w:rFonts w:hint="eastAsia"/>
        </w:rPr>
        <w:t>1932</w:t>
      </w:r>
      <w:r>
        <w:rPr>
          <w:rFonts w:hint="eastAsia"/>
        </w:rPr>
        <w:t>年），第</w:t>
      </w:r>
      <w:r>
        <w:rPr>
          <w:rFonts w:hint="eastAsia"/>
        </w:rPr>
        <w:t>43</w:t>
      </w:r>
      <w:r>
        <w:rPr>
          <w:rFonts w:hint="eastAsia"/>
        </w:rPr>
        <w:t>—</w:t>
      </w:r>
      <w:r>
        <w:rPr>
          <w:rFonts w:hint="eastAsia"/>
        </w:rPr>
        <w:t>45</w:t>
      </w:r>
      <w:r>
        <w:rPr>
          <w:rFonts w:hint="eastAsia"/>
        </w:rPr>
        <w:t>页〔引文出自《资本论》（第二卷），汉堡（</w:t>
      </w:r>
      <w:r>
        <w:rPr>
          <w:rFonts w:hint="eastAsia"/>
        </w:rPr>
        <w:t>1921</w:t>
      </w:r>
      <w:r>
        <w:rPr>
          <w:rFonts w:hint="eastAsia"/>
        </w:rPr>
        <w:t>年）〕</w:t>
      </w:r>
    </w:p>
    <w:p w14:paraId="726BBC68" w14:textId="50C55587" w:rsidR="00572209" w:rsidRDefault="00000000" w:rsidP="009C1AB2">
      <w:pPr>
        <w:spacing w:line="360" w:lineRule="auto"/>
        <w:jc w:val="right"/>
      </w:pPr>
      <w:r>
        <w:rPr>
          <w:rFonts w:hint="eastAsia"/>
        </w:rPr>
        <w:t>[X 2 a, 2]</w:t>
      </w:r>
    </w:p>
    <w:p w14:paraId="7832078E" w14:textId="77777777" w:rsidR="009C1AB2" w:rsidRDefault="00000000">
      <w:pPr>
        <w:spacing w:line="360" w:lineRule="auto"/>
      </w:pPr>
      <w:r>
        <w:rPr>
          <w:rFonts w:hint="eastAsia"/>
        </w:rPr>
        <w:t>»</w:t>
      </w:r>
      <w:r>
        <w:rPr>
          <w:rFonts w:hint="eastAsia"/>
        </w:rPr>
        <w:t>›</w:t>
      </w:r>
      <w:proofErr w:type="spellStart"/>
      <w:r>
        <w:rPr>
          <w:rFonts w:hint="eastAsia"/>
        </w:rPr>
        <w:t>Derselbe</w:t>
      </w:r>
      <w:proofErr w:type="spellEnd"/>
      <w:r>
        <w:rPr>
          <w:rFonts w:hint="eastAsia"/>
        </w:rPr>
        <w:t xml:space="preserve"> Geist </w:t>
      </w:r>
      <w:proofErr w:type="spellStart"/>
      <w:r>
        <w:rPr>
          <w:rFonts w:hint="eastAsia"/>
        </w:rPr>
        <w:t>baut</w:t>
      </w:r>
      <w:proofErr w:type="spellEnd"/>
      <w:r>
        <w:rPr>
          <w:rFonts w:hint="eastAsia"/>
        </w:rPr>
        <w:t xml:space="preserve"> die </w:t>
      </w:r>
      <w:proofErr w:type="spellStart"/>
      <w:r>
        <w:rPr>
          <w:rFonts w:hint="eastAsia"/>
        </w:rPr>
        <w:t>philosophischen</w:t>
      </w:r>
      <w:proofErr w:type="spellEnd"/>
      <w:r>
        <w:rPr>
          <w:rFonts w:hint="eastAsia"/>
        </w:rPr>
        <w:t xml:space="preserve"> </w:t>
      </w:r>
      <w:proofErr w:type="spellStart"/>
      <w:r>
        <w:rPr>
          <w:rFonts w:hint="eastAsia"/>
        </w:rPr>
        <w:t>Systeme</w:t>
      </w:r>
      <w:proofErr w:type="spellEnd"/>
      <w:r>
        <w:rPr>
          <w:rFonts w:hint="eastAsia"/>
        </w:rPr>
        <w:t xml:space="preserve"> in dem </w:t>
      </w:r>
      <w:proofErr w:type="spellStart"/>
      <w:r>
        <w:rPr>
          <w:rFonts w:hint="eastAsia"/>
        </w:rPr>
        <w:t>Hirn</w:t>
      </w:r>
      <w:proofErr w:type="spellEnd"/>
      <w:r>
        <w:rPr>
          <w:rFonts w:hint="eastAsia"/>
        </w:rPr>
        <w:t xml:space="preserve"> der </w:t>
      </w:r>
      <w:proofErr w:type="spellStart"/>
      <w:r>
        <w:rPr>
          <w:rFonts w:hint="eastAsia"/>
        </w:rPr>
        <w:t>Philosophen</w:t>
      </w:r>
      <w:proofErr w:type="spellEnd"/>
      <w:r>
        <w:rPr>
          <w:rFonts w:hint="eastAsia"/>
        </w:rPr>
        <w:t xml:space="preserve">, der die </w:t>
      </w:r>
      <w:proofErr w:type="spellStart"/>
      <w:r>
        <w:rPr>
          <w:rFonts w:hint="eastAsia"/>
        </w:rPr>
        <w:t>Eisenbahnen</w:t>
      </w:r>
      <w:proofErr w:type="spellEnd"/>
      <w:r>
        <w:rPr>
          <w:rFonts w:hint="eastAsia"/>
        </w:rPr>
        <w:t xml:space="preserve"> </w:t>
      </w:r>
      <w:proofErr w:type="spellStart"/>
      <w:r>
        <w:rPr>
          <w:rFonts w:hint="eastAsia"/>
        </w:rPr>
        <w:t>mit</w:t>
      </w:r>
      <w:proofErr w:type="spellEnd"/>
      <w:r>
        <w:rPr>
          <w:rFonts w:hint="eastAsia"/>
        </w:rPr>
        <w:t xml:space="preserve"> den </w:t>
      </w:r>
      <w:proofErr w:type="spellStart"/>
      <w:r>
        <w:rPr>
          <w:rFonts w:hint="eastAsia"/>
        </w:rPr>
        <w:t>Händen</w:t>
      </w:r>
      <w:proofErr w:type="spellEnd"/>
      <w:r>
        <w:rPr>
          <w:rFonts w:hint="eastAsia"/>
        </w:rPr>
        <w:t xml:space="preserve"> der </w:t>
      </w:r>
      <w:proofErr w:type="spellStart"/>
      <w:r>
        <w:rPr>
          <w:rFonts w:hint="eastAsia"/>
        </w:rPr>
        <w:t>Gewerk</w:t>
      </w:r>
      <w:proofErr w:type="spellEnd"/>
      <w:r>
        <w:rPr>
          <w:rFonts w:hint="eastAsia"/>
        </w:rPr>
        <w:t xml:space="preserve">(e) </w:t>
      </w:r>
      <w:proofErr w:type="spellStart"/>
      <w:r>
        <w:rPr>
          <w:rFonts w:hint="eastAsia"/>
        </w:rPr>
        <w:t>baut</w:t>
      </w:r>
      <w:proofErr w:type="spellEnd"/>
      <w:r>
        <w:rPr>
          <w:rFonts w:hint="eastAsia"/>
        </w:rPr>
        <w:t>‹</w:t>
      </w:r>
      <w:r>
        <w:rPr>
          <w:rFonts w:hint="eastAsia"/>
        </w:rPr>
        <w:t xml:space="preserve">... In der </w:t>
      </w:r>
      <w:proofErr w:type="spellStart"/>
      <w:r>
        <w:rPr>
          <w:rFonts w:hint="eastAsia"/>
        </w:rPr>
        <w:t>Öde</w:t>
      </w:r>
      <w:proofErr w:type="spellEnd"/>
      <w:r>
        <w:rPr>
          <w:rFonts w:hint="eastAsia"/>
        </w:rPr>
        <w:t xml:space="preserve"> des 19. </w:t>
      </w:r>
      <w:proofErr w:type="spellStart"/>
      <w:r>
        <w:rPr>
          <w:rFonts w:hint="eastAsia"/>
        </w:rPr>
        <w:t>Jahrhunderts</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nach</w:t>
      </w:r>
      <w:proofErr w:type="spellEnd"/>
      <w:r>
        <w:rPr>
          <w:rFonts w:hint="eastAsia"/>
        </w:rPr>
        <w:t xml:space="preserve"> Marx, die Technik die </w:t>
      </w:r>
      <w:proofErr w:type="spellStart"/>
      <w:r>
        <w:rPr>
          <w:rFonts w:hint="eastAsia"/>
        </w:rPr>
        <w:t>einzige</w:t>
      </w:r>
      <w:proofErr w:type="spellEnd"/>
      <w:r>
        <w:rPr>
          <w:rFonts w:hint="eastAsia"/>
        </w:rPr>
        <w:t xml:space="preserve"> </w:t>
      </w:r>
      <w:proofErr w:type="spellStart"/>
      <w:r>
        <w:rPr>
          <w:rFonts w:hint="eastAsia"/>
        </w:rPr>
        <w:t>Lebenssphäre</w:t>
      </w:r>
      <w:proofErr w:type="spellEnd"/>
      <w:r>
        <w:rPr>
          <w:rFonts w:hint="eastAsia"/>
        </w:rPr>
        <w:t xml:space="preserve">, in der </w:t>
      </w:r>
      <w:proofErr w:type="spellStart"/>
      <w:r>
        <w:rPr>
          <w:rFonts w:hint="eastAsia"/>
        </w:rPr>
        <w:t>sich</w:t>
      </w:r>
      <w:proofErr w:type="spellEnd"/>
      <w:r>
        <w:rPr>
          <w:rFonts w:hint="eastAsia"/>
        </w:rPr>
        <w:t xml:space="preserve"> der Mensch in der Mitte </w:t>
      </w:r>
      <w:proofErr w:type="spellStart"/>
      <w:r>
        <w:rPr>
          <w:rFonts w:hint="eastAsia"/>
        </w:rPr>
        <w:t>einer</w:t>
      </w:r>
      <w:proofErr w:type="spellEnd"/>
      <w:r>
        <w:rPr>
          <w:rFonts w:hint="eastAsia"/>
        </w:rPr>
        <w:t xml:space="preserve"> </w:t>
      </w:r>
      <w:proofErr w:type="spellStart"/>
      <w:r>
        <w:rPr>
          <w:rFonts w:hint="eastAsia"/>
        </w:rPr>
        <w:t>Sache</w:t>
      </w:r>
      <w:proofErr w:type="spellEnd"/>
      <w:r>
        <w:rPr>
          <w:rFonts w:hint="eastAsia"/>
        </w:rPr>
        <w:t xml:space="preserve"> </w:t>
      </w:r>
      <w:proofErr w:type="spellStart"/>
      <w:proofErr w:type="gramStart"/>
      <w:r>
        <w:rPr>
          <w:rFonts w:hint="eastAsia"/>
        </w:rPr>
        <w:t>bewegt</w:t>
      </w:r>
      <w:proofErr w:type="spellEnd"/>
      <w:r>
        <w:rPr>
          <w:rFonts w:hint="eastAsia"/>
        </w:rPr>
        <w:t>.«</w:t>
      </w:r>
      <w:proofErr w:type="gramEnd"/>
      <w:r>
        <w:rPr>
          <w:rFonts w:hint="eastAsia"/>
        </w:rPr>
        <w:t xml:space="preserve"> Hugo Fischer: Karl Marx und sein </w:t>
      </w:r>
      <w:proofErr w:type="spellStart"/>
      <w:r>
        <w:rPr>
          <w:rFonts w:hint="eastAsia"/>
        </w:rPr>
        <w:t>Verhältnis</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Staat</w:t>
      </w:r>
      <w:proofErr w:type="spellEnd"/>
      <w:r>
        <w:rPr>
          <w:rFonts w:hint="eastAsia"/>
        </w:rPr>
        <w:t xml:space="preserve"> und </w:t>
      </w:r>
      <w:proofErr w:type="spellStart"/>
      <w:r>
        <w:rPr>
          <w:rFonts w:hint="eastAsia"/>
        </w:rPr>
        <w:t>Wirtschaft</w:t>
      </w:r>
      <w:proofErr w:type="spellEnd"/>
      <w:r>
        <w:rPr>
          <w:rFonts w:hint="eastAsia"/>
        </w:rPr>
        <w:t xml:space="preserve"> Jena 1932 P 39/40 (Das </w:t>
      </w:r>
      <w:proofErr w:type="spellStart"/>
      <w:r>
        <w:rPr>
          <w:rFonts w:hint="eastAsia"/>
        </w:rPr>
        <w:t>Marxzitat</w:t>
      </w:r>
      <w:proofErr w:type="spellEnd"/>
      <w:r>
        <w:rPr>
          <w:rFonts w:hint="eastAsia"/>
        </w:rPr>
        <w:t xml:space="preserve"> </w:t>
      </w:r>
      <w:proofErr w:type="spellStart"/>
      <w:r>
        <w:rPr>
          <w:rFonts w:hint="eastAsia"/>
        </w:rPr>
        <w:t>vermutlich</w:t>
      </w:r>
      <w:proofErr w:type="spellEnd"/>
      <w:r>
        <w:rPr>
          <w:rFonts w:hint="eastAsia"/>
        </w:rPr>
        <w:t xml:space="preserve"> </w:t>
      </w:r>
      <w:proofErr w:type="spellStart"/>
      <w:r>
        <w:rPr>
          <w:rFonts w:hint="eastAsia"/>
        </w:rPr>
        <w:t>aus</w:t>
      </w:r>
      <w:proofErr w:type="spellEnd"/>
      <w:r>
        <w:rPr>
          <w:rFonts w:hint="eastAsia"/>
        </w:rPr>
        <w:t xml:space="preserve"> Marx-Engels: </w:t>
      </w:r>
      <w:proofErr w:type="spellStart"/>
      <w:r>
        <w:rPr>
          <w:rFonts w:hint="eastAsia"/>
        </w:rPr>
        <w:t>Gesammelte</w:t>
      </w:r>
      <w:proofErr w:type="spellEnd"/>
      <w:r>
        <w:rPr>
          <w:rFonts w:hint="eastAsia"/>
        </w:rPr>
        <w:t xml:space="preserve"> </w:t>
      </w:r>
      <w:proofErr w:type="spellStart"/>
      <w:r>
        <w:rPr>
          <w:rFonts w:hint="eastAsia"/>
        </w:rPr>
        <w:t>Schriften</w:t>
      </w:r>
      <w:proofErr w:type="spellEnd"/>
      <w:r>
        <w:rPr>
          <w:rFonts w:hint="eastAsia"/>
        </w:rPr>
        <w:t xml:space="preserve"> 1841-1850 Stuttgart 1902 I p 259) </w:t>
      </w:r>
    </w:p>
    <w:p w14:paraId="2A27D579" w14:textId="4D9F6D54" w:rsidR="00572209" w:rsidRDefault="00000000" w:rsidP="009C1AB2">
      <w:pPr>
        <w:spacing w:line="360" w:lineRule="auto"/>
        <w:jc w:val="right"/>
      </w:pPr>
      <w:r>
        <w:rPr>
          <w:rFonts w:hint="eastAsia"/>
        </w:rPr>
        <w:t>[X 3,1]</w:t>
      </w:r>
    </w:p>
    <w:p w14:paraId="67C14F68" w14:textId="77777777" w:rsidR="009C1AB2" w:rsidRDefault="00000000">
      <w:pPr>
        <w:spacing w:line="360" w:lineRule="auto"/>
      </w:pPr>
      <w:r>
        <w:rPr>
          <w:rFonts w:hint="eastAsia"/>
        </w:rPr>
        <w:t>“‘同一种精神既在哲学家的头脑中建造哲学体系，也用手工行会工人的双手建造铁路’……在马克思看来，在十九世纪的荒芜中，技术是唯一能让人类居于事物核心的生命领域。”胡戈·菲舍尔：《卡尔·马克思及其与国家、经济的关系》，耶拿（</w:t>
      </w:r>
      <w:r>
        <w:rPr>
          <w:rFonts w:hint="eastAsia"/>
        </w:rPr>
        <w:t>1932</w:t>
      </w:r>
      <w:r>
        <w:rPr>
          <w:rFonts w:hint="eastAsia"/>
        </w:rPr>
        <w:t>年），第</w:t>
      </w:r>
      <w:r>
        <w:rPr>
          <w:rFonts w:hint="eastAsia"/>
        </w:rPr>
        <w:t>39/40</w:t>
      </w:r>
      <w:r>
        <w:rPr>
          <w:rFonts w:hint="eastAsia"/>
        </w:rPr>
        <w:t>页〔引文可能出自马克思、恩格斯：《</w:t>
      </w:r>
      <w:r>
        <w:rPr>
          <w:rFonts w:hint="eastAsia"/>
        </w:rPr>
        <w:t>1841-1850</w:t>
      </w:r>
      <w:r>
        <w:rPr>
          <w:rFonts w:hint="eastAsia"/>
        </w:rPr>
        <w:t>年</w:t>
      </w:r>
      <w:r>
        <w:rPr>
          <w:rFonts w:hint="eastAsia"/>
        </w:rPr>
        <w:lastRenderedPageBreak/>
        <w:t>文集》（</w:t>
      </w:r>
      <w:proofErr w:type="spellStart"/>
      <w:r>
        <w:rPr>
          <w:rFonts w:hint="eastAsia"/>
          <w:i/>
          <w:iCs/>
        </w:rPr>
        <w:t>Gesammelte</w:t>
      </w:r>
      <w:proofErr w:type="spellEnd"/>
      <w:r>
        <w:rPr>
          <w:rFonts w:hint="eastAsia"/>
          <w:i/>
          <w:iCs/>
        </w:rPr>
        <w:t xml:space="preserve"> </w:t>
      </w:r>
      <w:proofErr w:type="spellStart"/>
      <w:r>
        <w:rPr>
          <w:rFonts w:hint="eastAsia"/>
          <w:i/>
          <w:iCs/>
        </w:rPr>
        <w:t>Schriften</w:t>
      </w:r>
      <w:proofErr w:type="spellEnd"/>
      <w:r>
        <w:rPr>
          <w:rFonts w:hint="eastAsia"/>
          <w:i/>
          <w:iCs/>
        </w:rPr>
        <w:t xml:space="preserve"> 1841-1850</w:t>
      </w:r>
      <w:r>
        <w:rPr>
          <w:rFonts w:hint="eastAsia"/>
        </w:rPr>
        <w:t>），斯图加特（</w:t>
      </w:r>
      <w:r>
        <w:rPr>
          <w:rFonts w:hint="eastAsia"/>
        </w:rPr>
        <w:t>1902</w:t>
      </w:r>
      <w:r>
        <w:rPr>
          <w:rFonts w:hint="eastAsia"/>
        </w:rPr>
        <w:t>年），第一卷，第</w:t>
      </w:r>
      <w:r>
        <w:rPr>
          <w:rFonts w:hint="eastAsia"/>
        </w:rPr>
        <w:t>259</w:t>
      </w:r>
      <w:r>
        <w:rPr>
          <w:rFonts w:hint="eastAsia"/>
        </w:rPr>
        <w:t>页〕</w:t>
      </w:r>
    </w:p>
    <w:p w14:paraId="7810F3FD" w14:textId="7E102D1B" w:rsidR="00572209" w:rsidRDefault="00000000" w:rsidP="009C1AB2">
      <w:pPr>
        <w:spacing w:line="360" w:lineRule="auto"/>
        <w:jc w:val="right"/>
      </w:pPr>
      <w:r>
        <w:rPr>
          <w:rFonts w:hint="eastAsia"/>
        </w:rPr>
        <w:t>[X 3,1]</w:t>
      </w:r>
    </w:p>
    <w:p w14:paraId="1151271A" w14:textId="77777777" w:rsidR="009C1AB2" w:rsidRDefault="00000000">
      <w:pPr>
        <w:spacing w:line="360" w:lineRule="auto"/>
        <w:rPr>
          <w:lang w:val="fr-CA"/>
        </w:rPr>
      </w:pPr>
      <w:proofErr w:type="spellStart"/>
      <w:r>
        <w:rPr>
          <w:rFonts w:hint="eastAsia"/>
        </w:rPr>
        <w:t>Über</w:t>
      </w:r>
      <w:proofErr w:type="spellEnd"/>
      <w:r>
        <w:rPr>
          <w:rFonts w:hint="eastAsia"/>
        </w:rPr>
        <w:t xml:space="preserve"> die </w:t>
      </w:r>
      <w:proofErr w:type="spellStart"/>
      <w:r>
        <w:rPr>
          <w:rFonts w:hint="eastAsia"/>
        </w:rPr>
        <w:t>göttlichen</w:t>
      </w:r>
      <w:proofErr w:type="spellEnd"/>
      <w:r>
        <w:rPr>
          <w:rFonts w:hint="eastAsia"/>
        </w:rPr>
        <w:t xml:space="preserve"> </w:t>
      </w:r>
      <w:proofErr w:type="spellStart"/>
      <w:r>
        <w:rPr>
          <w:rFonts w:hint="eastAsia"/>
        </w:rPr>
        <w:t>Ahnen</w:t>
      </w:r>
      <w:proofErr w:type="spellEnd"/>
      <w:r>
        <w:rPr>
          <w:rFonts w:hint="eastAsia"/>
        </w:rPr>
        <w:t xml:space="preserve"> des Charlatans (:) »Die </w:t>
      </w:r>
      <w:proofErr w:type="spellStart"/>
      <w:r>
        <w:rPr>
          <w:rFonts w:hint="eastAsia"/>
        </w:rPr>
        <w:t>diversen</w:t>
      </w:r>
      <w:proofErr w:type="spellEnd"/>
      <w:r>
        <w:rPr>
          <w:rFonts w:hint="eastAsia"/>
        </w:rPr>
        <w:t xml:space="preserve"> </w:t>
      </w:r>
      <w:proofErr w:type="spellStart"/>
      <w:r>
        <w:rPr>
          <w:rFonts w:hint="eastAsia"/>
        </w:rPr>
        <w:t>göttlichen</w:t>
      </w:r>
      <w:proofErr w:type="spellEnd"/>
      <w:r>
        <w:rPr>
          <w:rFonts w:hint="eastAsia"/>
        </w:rPr>
        <w:t xml:space="preserve"> </w:t>
      </w:r>
      <w:proofErr w:type="spellStart"/>
      <w:r>
        <w:rPr>
          <w:rFonts w:hint="eastAsia"/>
        </w:rPr>
        <w:t>Ahnherren</w:t>
      </w:r>
      <w:proofErr w:type="spellEnd"/>
      <w:r>
        <w:rPr>
          <w:rFonts w:hint="eastAsia"/>
        </w:rPr>
        <w:t xml:space="preserve"> </w:t>
      </w:r>
      <w:proofErr w:type="spellStart"/>
      <w:r>
        <w:rPr>
          <w:rFonts w:hint="eastAsia"/>
        </w:rPr>
        <w:t>hatten</w:t>
      </w:r>
      <w:proofErr w:type="spellEnd"/>
      <w:r>
        <w:rPr>
          <w:rFonts w:hint="eastAsia"/>
        </w:rPr>
        <w:t xml:space="preserve"> </w:t>
      </w:r>
      <w:proofErr w:type="spellStart"/>
      <w:r>
        <w:rPr>
          <w:rFonts w:hint="eastAsia"/>
        </w:rPr>
        <w:t>jetzt</w:t>
      </w:r>
      <w:proofErr w:type="spellEnd"/>
      <w:r>
        <w:rPr>
          <w:rFonts w:hint="eastAsia"/>
        </w:rPr>
        <w:t xml:space="preserve">« [Ende des </w:t>
      </w:r>
      <m:oMath>
        <m:sSup>
          <m:sSupPr>
            <m:ctrlPr>
              <w:rPr>
                <w:rFonts w:ascii="Cambria Math" w:hAnsi="Cambria Math"/>
                <w:i/>
              </w:rPr>
            </m:ctrlPr>
          </m:sSupPr>
          <m:e>
            <m:r>
              <w:rPr>
                <w:rFonts w:ascii="Cambria Math" w:hAnsi="Cambria Math"/>
              </w:rPr>
              <m:t>18</m:t>
            </m:r>
          </m:e>
          <m:sup>
            <m:r>
              <w:rPr>
                <w:rFonts w:ascii="Cambria Math" w:hAnsi="Cambria Math"/>
              </w:rPr>
              <m:t>ten</m:t>
            </m:r>
          </m:sup>
        </m:sSup>
      </m:oMath>
      <w:r>
        <w:rPr>
          <w:rFonts w:hint="eastAsia"/>
        </w:rPr>
        <w:t xml:space="preserve"> Jahrhunderts] »nicht mehr nur Rezepte von Lebenselixieren verraten, sondern Färbemethoden, Seidenspinnanweisungen oder Tonbrennereigeheimnisse. </w:t>
      </w:r>
      <w:r>
        <w:rPr>
          <w:rFonts w:hint="eastAsia"/>
          <w:lang w:val="fr-CA"/>
        </w:rPr>
        <w:t xml:space="preserve">Die Industrie wurde mythologisiert.« Grete de Francesco: Die Macht des Charlatans Basel (1937) p 154 </w:t>
      </w:r>
    </w:p>
    <w:p w14:paraId="3D6D33A9" w14:textId="3258BCD6" w:rsidR="00572209" w:rsidRDefault="00000000" w:rsidP="009C1AB2">
      <w:pPr>
        <w:spacing w:line="360" w:lineRule="auto"/>
        <w:jc w:val="right"/>
        <w:rPr>
          <w:lang w:val="fr-CA"/>
        </w:rPr>
      </w:pPr>
      <w:r>
        <w:rPr>
          <w:rFonts w:hint="eastAsia"/>
          <w:lang w:val="fr-CA"/>
        </w:rPr>
        <w:t>[X 3,2]</w:t>
      </w:r>
    </w:p>
    <w:p w14:paraId="014A31EC" w14:textId="77777777" w:rsidR="009C1AB2" w:rsidRDefault="00000000">
      <w:pPr>
        <w:spacing w:line="360" w:lineRule="auto"/>
      </w:pPr>
      <w:r>
        <w:rPr>
          <w:rFonts w:hint="eastAsia"/>
        </w:rPr>
        <w:t>论江湖术士的神圣先祖（：）“形形色色的神祇先祖到了（</w:t>
      </w:r>
      <w:r>
        <w:rPr>
          <w:rFonts w:hint="eastAsia"/>
        </w:rPr>
        <w:t>18</w:t>
      </w:r>
      <w:r>
        <w:rPr>
          <w:rFonts w:hint="eastAsia"/>
        </w:rPr>
        <w:t>世纪末）不再只是泄露长生不老药的秘方，更传授了染色技法、纺纱指南或陶器烧制秘术。工业由此被神话化。”格雷特·德·弗朗西斯科（</w:t>
      </w:r>
      <w:r>
        <w:rPr>
          <w:rFonts w:hint="eastAsia"/>
        </w:rPr>
        <w:t>Grete de Francesco</w:t>
      </w:r>
      <w:r>
        <w:rPr>
          <w:rFonts w:hint="eastAsia"/>
        </w:rPr>
        <w:t>）：《江湖术士的权力》（</w:t>
      </w:r>
      <w:r>
        <w:rPr>
          <w:rFonts w:hint="eastAsia"/>
          <w:i/>
          <w:iCs/>
        </w:rPr>
        <w:t xml:space="preserve">Die </w:t>
      </w:r>
      <w:proofErr w:type="spellStart"/>
      <w:r>
        <w:rPr>
          <w:rFonts w:hint="eastAsia"/>
          <w:i/>
          <w:iCs/>
        </w:rPr>
        <w:t>Macht</w:t>
      </w:r>
      <w:proofErr w:type="spellEnd"/>
      <w:r>
        <w:rPr>
          <w:rFonts w:hint="eastAsia"/>
          <w:i/>
          <w:iCs/>
        </w:rPr>
        <w:t xml:space="preserve"> des Charlatans</w:t>
      </w:r>
      <w:r>
        <w:rPr>
          <w:rFonts w:hint="eastAsia"/>
        </w:rPr>
        <w:t>）</w:t>
      </w:r>
      <w:r>
        <w:rPr>
          <w:rStyle w:val="af"/>
          <w:rFonts w:hint="eastAsia"/>
        </w:rPr>
        <w:footnoteReference w:id="22"/>
      </w:r>
      <w:r>
        <w:rPr>
          <w:rFonts w:hint="eastAsia"/>
        </w:rPr>
        <w:t>，巴塞尔（</w:t>
      </w:r>
      <w:r>
        <w:rPr>
          <w:rFonts w:hint="eastAsia"/>
        </w:rPr>
        <w:t>1937</w:t>
      </w:r>
      <w:r>
        <w:rPr>
          <w:rFonts w:hint="eastAsia"/>
        </w:rPr>
        <w:t>年），第</w:t>
      </w:r>
      <w:r>
        <w:rPr>
          <w:rFonts w:hint="eastAsia"/>
        </w:rPr>
        <w:t>154</w:t>
      </w:r>
      <w:r>
        <w:rPr>
          <w:rFonts w:hint="eastAsia"/>
        </w:rPr>
        <w:t>页</w:t>
      </w:r>
    </w:p>
    <w:p w14:paraId="08D275CD" w14:textId="1669CCFB" w:rsidR="00572209" w:rsidRDefault="00000000" w:rsidP="009C1AB2">
      <w:pPr>
        <w:spacing w:line="360" w:lineRule="auto"/>
        <w:jc w:val="right"/>
      </w:pPr>
      <w:r>
        <w:rPr>
          <w:rFonts w:hint="eastAsia"/>
        </w:rPr>
        <w:t>[X 3,2]</w:t>
      </w:r>
    </w:p>
    <w:p w14:paraId="5D08CBEB" w14:textId="77777777" w:rsidR="009C1AB2" w:rsidRDefault="00000000">
      <w:pPr>
        <w:spacing w:line="360" w:lineRule="auto"/>
      </w:pPr>
      <w:r>
        <w:rPr>
          <w:rFonts w:hint="eastAsia"/>
        </w:rPr>
        <w:t xml:space="preserve">Marx </w:t>
      </w:r>
      <w:proofErr w:type="spellStart"/>
      <w:r>
        <w:rPr>
          <w:rFonts w:hint="eastAsia"/>
        </w:rPr>
        <w:t>betont</w:t>
      </w:r>
      <w:proofErr w:type="spellEnd"/>
      <w:r>
        <w:rPr>
          <w:rFonts w:hint="eastAsia"/>
        </w:rPr>
        <w:t xml:space="preserve"> »die </w:t>
      </w:r>
      <w:proofErr w:type="spellStart"/>
      <w:r>
        <w:rPr>
          <w:rFonts w:hint="eastAsia"/>
        </w:rPr>
        <w:t>entscheidende</w:t>
      </w:r>
      <w:proofErr w:type="spellEnd"/>
      <w:r>
        <w:rPr>
          <w:rFonts w:hint="eastAsia"/>
        </w:rPr>
        <w:t xml:space="preserve"> </w:t>
      </w:r>
      <w:proofErr w:type="spellStart"/>
      <w:r>
        <w:rPr>
          <w:rFonts w:hint="eastAsia"/>
        </w:rPr>
        <w:t>Wichtigkeit</w:t>
      </w:r>
      <w:proofErr w:type="spellEnd"/>
      <w:r>
        <w:rPr>
          <w:rFonts w:hint="eastAsia"/>
        </w:rPr>
        <w:t xml:space="preserve"> der </w:t>
      </w:r>
      <w:proofErr w:type="spellStart"/>
      <w:r>
        <w:rPr>
          <w:rFonts w:hint="eastAsia"/>
        </w:rPr>
        <w:t>Verwandlung</w:t>
      </w:r>
      <w:proofErr w:type="spellEnd"/>
      <w:r>
        <w:rPr>
          <w:rFonts w:hint="eastAsia"/>
        </w:rPr>
        <w:t xml:space="preserve"> von Wert und </w:t>
      </w:r>
      <w:proofErr w:type="spellStart"/>
      <w:r>
        <w:rPr>
          <w:rFonts w:hint="eastAsia"/>
        </w:rPr>
        <w:t>Preis</w:t>
      </w:r>
      <w:proofErr w:type="spellEnd"/>
      <w:r>
        <w:rPr>
          <w:rFonts w:hint="eastAsia"/>
        </w:rPr>
        <w:t xml:space="preserve"> der </w:t>
      </w:r>
      <w:proofErr w:type="spellStart"/>
      <w:r>
        <w:rPr>
          <w:rFonts w:hint="eastAsia"/>
        </w:rPr>
        <w:t>Arbeitskraft</w:t>
      </w:r>
      <w:proofErr w:type="spellEnd"/>
      <w:r>
        <w:rPr>
          <w:rFonts w:hint="eastAsia"/>
        </w:rPr>
        <w:t xml:space="preserve"> in die Form des </w:t>
      </w:r>
      <w:proofErr w:type="spellStart"/>
      <w:r>
        <w:rPr>
          <w:rFonts w:hint="eastAsia"/>
        </w:rPr>
        <w:t>Arbeitslohns</w:t>
      </w:r>
      <w:proofErr w:type="spellEnd"/>
      <w:r>
        <w:rPr>
          <w:rFonts w:hint="eastAsia"/>
        </w:rPr>
        <w:t xml:space="preserve"> </w:t>
      </w:r>
      <w:proofErr w:type="spellStart"/>
      <w:r>
        <w:rPr>
          <w:rFonts w:hint="eastAsia"/>
        </w:rPr>
        <w:t>oder</w:t>
      </w:r>
      <w:proofErr w:type="spellEnd"/>
      <w:r>
        <w:rPr>
          <w:rFonts w:hint="eastAsia"/>
        </w:rPr>
        <w:t xml:space="preserve"> in Wert und </w:t>
      </w:r>
      <w:proofErr w:type="spellStart"/>
      <w:r>
        <w:rPr>
          <w:rFonts w:hint="eastAsia"/>
        </w:rPr>
        <w:t>Preis</w:t>
      </w:r>
      <w:proofErr w:type="spellEnd"/>
      <w:r>
        <w:rPr>
          <w:rFonts w:hint="eastAsia"/>
        </w:rPr>
        <w:t xml:space="preserve"> der Arbeit </w:t>
      </w:r>
      <w:proofErr w:type="spellStart"/>
      <w:r>
        <w:rPr>
          <w:rFonts w:hint="eastAsia"/>
        </w:rPr>
        <w:t>selbst</w:t>
      </w:r>
      <w:proofErr w:type="spellEnd"/>
      <w:r>
        <w:rPr>
          <w:rFonts w:hint="eastAsia"/>
        </w:rPr>
        <w:t xml:space="preserve">. Auf </w:t>
      </w:r>
      <w:proofErr w:type="spellStart"/>
      <w:r>
        <w:rPr>
          <w:rFonts w:hint="eastAsia"/>
        </w:rPr>
        <w:t>dieser</w:t>
      </w:r>
      <w:proofErr w:type="spellEnd"/>
      <w:r>
        <w:rPr>
          <w:rFonts w:hint="eastAsia"/>
        </w:rPr>
        <w:t xml:space="preserve"> </w:t>
      </w:r>
      <w:proofErr w:type="spellStart"/>
      <w:r>
        <w:rPr>
          <w:rFonts w:hint="eastAsia"/>
        </w:rPr>
        <w:t>Erscheinungsform</w:t>
      </w:r>
      <w:proofErr w:type="spellEnd"/>
      <w:r>
        <w:rPr>
          <w:rFonts w:hint="eastAsia"/>
        </w:rPr>
        <w:t xml:space="preserve">, die das </w:t>
      </w:r>
      <w:proofErr w:type="spellStart"/>
      <w:r>
        <w:rPr>
          <w:rFonts w:hint="eastAsia"/>
        </w:rPr>
        <w:t>wirkliche</w:t>
      </w:r>
      <w:proofErr w:type="spellEnd"/>
      <w:r>
        <w:rPr>
          <w:rFonts w:hint="eastAsia"/>
        </w:rPr>
        <w:t xml:space="preserve"> </w:t>
      </w:r>
      <w:proofErr w:type="spellStart"/>
      <w:r>
        <w:rPr>
          <w:rFonts w:hint="eastAsia"/>
        </w:rPr>
        <w:t>Verhältnis</w:t>
      </w:r>
      <w:proofErr w:type="spellEnd"/>
      <w:r>
        <w:rPr>
          <w:rFonts w:hint="eastAsia"/>
        </w:rPr>
        <w:t xml:space="preserve"> </w:t>
      </w:r>
      <w:proofErr w:type="spellStart"/>
      <w:r>
        <w:rPr>
          <w:rFonts w:hint="eastAsia"/>
        </w:rPr>
        <w:t>unsichtbar</w:t>
      </w:r>
      <w:proofErr w:type="spellEnd"/>
      <w:r>
        <w:rPr>
          <w:rFonts w:hint="eastAsia"/>
        </w:rPr>
        <w:t xml:space="preserve"> </w:t>
      </w:r>
      <w:proofErr w:type="spellStart"/>
      <w:r>
        <w:rPr>
          <w:rFonts w:hint="eastAsia"/>
        </w:rPr>
        <w:t>macht</w:t>
      </w:r>
      <w:proofErr w:type="spellEnd"/>
      <w:r>
        <w:rPr>
          <w:rFonts w:hint="eastAsia"/>
        </w:rPr>
        <w:t xml:space="preserve"> und grade sein </w:t>
      </w:r>
      <w:proofErr w:type="spellStart"/>
      <w:r>
        <w:rPr>
          <w:rFonts w:hint="eastAsia"/>
        </w:rPr>
        <w:t>Gegenteil</w:t>
      </w:r>
      <w:proofErr w:type="spellEnd"/>
      <w:r>
        <w:rPr>
          <w:rFonts w:hint="eastAsia"/>
        </w:rPr>
        <w:t xml:space="preserve"> </w:t>
      </w:r>
      <w:proofErr w:type="spellStart"/>
      <w:r>
        <w:rPr>
          <w:rFonts w:hint="eastAsia"/>
        </w:rPr>
        <w:t>zeigt</w:t>
      </w:r>
      <w:proofErr w:type="spellEnd"/>
      <w:r>
        <w:rPr>
          <w:rFonts w:hint="eastAsia"/>
        </w:rPr>
        <w:t xml:space="preserve">, </w:t>
      </w:r>
      <w:proofErr w:type="spellStart"/>
      <w:r>
        <w:rPr>
          <w:rFonts w:hint="eastAsia"/>
        </w:rPr>
        <w:t>beruhn</w:t>
      </w:r>
      <w:proofErr w:type="spellEnd"/>
      <w:r>
        <w:rPr>
          <w:rFonts w:hint="eastAsia"/>
        </w:rPr>
        <w:t xml:space="preserve"> alle </w:t>
      </w:r>
      <w:proofErr w:type="spellStart"/>
      <w:r>
        <w:rPr>
          <w:rFonts w:hint="eastAsia"/>
        </w:rPr>
        <w:t>Rechtsvorstellungen</w:t>
      </w:r>
      <w:proofErr w:type="spellEnd"/>
      <w:r>
        <w:rPr>
          <w:rFonts w:hint="eastAsia"/>
        </w:rPr>
        <w:t xml:space="preserve"> des </w:t>
      </w:r>
      <w:proofErr w:type="spellStart"/>
      <w:r>
        <w:rPr>
          <w:rFonts w:hint="eastAsia"/>
        </w:rPr>
        <w:t>Arbeiters</w:t>
      </w:r>
      <w:proofErr w:type="spellEnd"/>
      <w:r>
        <w:rPr>
          <w:rFonts w:hint="eastAsia"/>
        </w:rPr>
        <w:t xml:space="preserve"> </w:t>
      </w:r>
      <w:proofErr w:type="spellStart"/>
      <w:r>
        <w:rPr>
          <w:rFonts w:hint="eastAsia"/>
        </w:rPr>
        <w:t>wie</w:t>
      </w:r>
      <w:proofErr w:type="spellEnd"/>
      <w:r>
        <w:rPr>
          <w:rFonts w:hint="eastAsia"/>
        </w:rPr>
        <w:t xml:space="preserve"> des </w:t>
      </w:r>
      <w:proofErr w:type="spellStart"/>
      <w:r>
        <w:rPr>
          <w:rFonts w:hint="eastAsia"/>
        </w:rPr>
        <w:t>Kapitalisten</w:t>
      </w:r>
      <w:proofErr w:type="spellEnd"/>
      <w:r>
        <w:rPr>
          <w:rFonts w:hint="eastAsia"/>
        </w:rPr>
        <w:t xml:space="preserve">, alle </w:t>
      </w:r>
      <w:proofErr w:type="spellStart"/>
      <w:r>
        <w:rPr>
          <w:rFonts w:hint="eastAsia"/>
        </w:rPr>
        <w:t>Mystifizierungen</w:t>
      </w:r>
      <w:proofErr w:type="spellEnd"/>
      <w:r>
        <w:rPr>
          <w:rFonts w:hint="eastAsia"/>
        </w:rPr>
        <w:t xml:space="preserve"> der </w:t>
      </w:r>
      <w:proofErr w:type="spellStart"/>
      <w:r>
        <w:rPr>
          <w:rFonts w:hint="eastAsia"/>
        </w:rPr>
        <w:t>kapitalistischen</w:t>
      </w:r>
      <w:proofErr w:type="spellEnd"/>
      <w:r>
        <w:rPr>
          <w:rFonts w:hint="eastAsia"/>
        </w:rPr>
        <w:t xml:space="preserve"> </w:t>
      </w:r>
      <w:proofErr w:type="spellStart"/>
      <w:r>
        <w:rPr>
          <w:rFonts w:hint="eastAsia"/>
        </w:rPr>
        <w:t>Produktionsweise</w:t>
      </w:r>
      <w:proofErr w:type="spellEnd"/>
      <w:r>
        <w:rPr>
          <w:rFonts w:hint="eastAsia"/>
        </w:rPr>
        <w:t xml:space="preserve">, alle </w:t>
      </w:r>
      <w:proofErr w:type="spellStart"/>
      <w:r>
        <w:rPr>
          <w:rFonts w:hint="eastAsia"/>
        </w:rPr>
        <w:t>ihre</w:t>
      </w:r>
      <w:proofErr w:type="spellEnd"/>
      <w:r>
        <w:rPr>
          <w:rFonts w:hint="eastAsia"/>
        </w:rPr>
        <w:t xml:space="preserve"> </w:t>
      </w:r>
      <w:proofErr w:type="spellStart"/>
      <w:proofErr w:type="gramStart"/>
      <w:r>
        <w:rPr>
          <w:rFonts w:hint="eastAsia"/>
        </w:rPr>
        <w:t>Freiheitsillusionen</w:t>
      </w:r>
      <w:proofErr w:type="spellEnd"/>
      <w:r>
        <w:rPr>
          <w:rFonts w:hint="eastAsia"/>
        </w:rPr>
        <w:t>.«</w:t>
      </w:r>
      <w:proofErr w:type="gramEnd"/>
      <w:r>
        <w:rPr>
          <w:rFonts w:hint="eastAsia"/>
        </w:rPr>
        <w:t xml:space="preserve"> Karl Marx: Das Kapital (I) ed </w:t>
      </w:r>
      <w:proofErr w:type="spellStart"/>
      <w:r>
        <w:rPr>
          <w:rFonts w:hint="eastAsia"/>
        </w:rPr>
        <w:t>Korsch</w:t>
      </w:r>
      <w:proofErr w:type="spellEnd"/>
      <w:r>
        <w:rPr>
          <w:rFonts w:hint="eastAsia"/>
        </w:rPr>
        <w:t xml:space="preserve"> Berlin (1932)p 499 </w:t>
      </w:r>
    </w:p>
    <w:p w14:paraId="0CFDE9F4" w14:textId="73E96D08" w:rsidR="00572209" w:rsidRDefault="00000000" w:rsidP="009C1AB2">
      <w:pPr>
        <w:spacing w:line="360" w:lineRule="auto"/>
        <w:jc w:val="right"/>
      </w:pPr>
      <w:r>
        <w:rPr>
          <w:rFonts w:hint="eastAsia"/>
        </w:rPr>
        <w:t>[X 3,3]</w:t>
      </w:r>
    </w:p>
    <w:p w14:paraId="799D7FA0" w14:textId="77777777" w:rsidR="009C1AB2" w:rsidRDefault="00000000">
      <w:pPr>
        <w:spacing w:line="360" w:lineRule="auto"/>
      </w:pPr>
      <w:r>
        <w:rPr>
          <w:rFonts w:hint="eastAsia"/>
        </w:rPr>
        <w:t>马克思强调“劳动力和劳动的价值与价格转化为工资形式，即转化为劳动本身的价值与价格，具有决定性的重要意义。这个一切资本主义生产方式所共有的现象形式，掩盖了现实关系，正好显示出它的反面。工人和资本家的一切法权观念，资本主义生产方式的一切神秘性，这一生产方式所产生的一切自由幻觉，都基于这个表现形式。”卡尔·马克思：《资本论》（第一卷），科尔施编，柏林（</w:t>
      </w:r>
      <w:r>
        <w:rPr>
          <w:rFonts w:hint="eastAsia"/>
        </w:rPr>
        <w:t>1932</w:t>
      </w:r>
      <w:r>
        <w:rPr>
          <w:rFonts w:hint="eastAsia"/>
        </w:rPr>
        <w:t>年），第</w:t>
      </w:r>
      <w:r>
        <w:rPr>
          <w:rFonts w:hint="eastAsia"/>
        </w:rPr>
        <w:t>499</w:t>
      </w:r>
      <w:r>
        <w:rPr>
          <w:rFonts w:hint="eastAsia"/>
        </w:rPr>
        <w:t>页</w:t>
      </w:r>
      <w:r w:rsidR="009C1AB2">
        <w:rPr>
          <w:rFonts w:hint="eastAsia"/>
        </w:rPr>
        <w:t>。</w:t>
      </w:r>
    </w:p>
    <w:p w14:paraId="4E6F730A" w14:textId="2A360700" w:rsidR="00572209" w:rsidRDefault="00000000" w:rsidP="009C1AB2">
      <w:pPr>
        <w:spacing w:line="360" w:lineRule="auto"/>
        <w:jc w:val="right"/>
      </w:pPr>
      <w:r>
        <w:rPr>
          <w:rFonts w:hint="eastAsia"/>
        </w:rPr>
        <w:t>[X 3,3]</w:t>
      </w:r>
    </w:p>
    <w:p w14:paraId="15B03448" w14:textId="77777777" w:rsidR="009C1AB2" w:rsidRDefault="00000000">
      <w:pPr>
        <w:spacing w:line="360" w:lineRule="auto"/>
      </w:pPr>
      <w:r>
        <w:rPr>
          <w:rFonts w:hint="eastAsia"/>
        </w:rPr>
        <w:t>»</w:t>
      </w:r>
      <w:proofErr w:type="spellStart"/>
      <w:r>
        <w:rPr>
          <w:rFonts w:hint="eastAsia"/>
        </w:rPr>
        <w:t>Hätten</w:t>
      </w:r>
      <w:proofErr w:type="spellEnd"/>
      <w:r>
        <w:rPr>
          <w:rFonts w:hint="eastAsia"/>
        </w:rPr>
        <w:t xml:space="preserve"> </w:t>
      </w:r>
      <w:proofErr w:type="spellStart"/>
      <w:r>
        <w:rPr>
          <w:rFonts w:hint="eastAsia"/>
        </w:rPr>
        <w:t>wir</w:t>
      </w:r>
      <w:proofErr w:type="spellEnd"/>
      <w:r>
        <w:rPr>
          <w:rFonts w:hint="eastAsia"/>
        </w:rPr>
        <w:t xml:space="preserve"> </w:t>
      </w:r>
      <w:proofErr w:type="spellStart"/>
      <w:r>
        <w:rPr>
          <w:rFonts w:hint="eastAsia"/>
        </w:rPr>
        <w:t>weiter</w:t>
      </w:r>
      <w:proofErr w:type="spellEnd"/>
      <w:r>
        <w:rPr>
          <w:rFonts w:hint="eastAsia"/>
        </w:rPr>
        <w:t xml:space="preserve"> </w:t>
      </w:r>
      <w:proofErr w:type="spellStart"/>
      <w:r>
        <w:rPr>
          <w:rFonts w:hint="eastAsia"/>
        </w:rPr>
        <w:t>geforscht</w:t>
      </w:r>
      <w:proofErr w:type="spellEnd"/>
      <w:r>
        <w:rPr>
          <w:rFonts w:hint="eastAsia"/>
        </w:rPr>
        <w:t xml:space="preserve">: </w:t>
      </w:r>
      <w:proofErr w:type="spellStart"/>
      <w:r>
        <w:rPr>
          <w:rFonts w:hint="eastAsia"/>
        </w:rPr>
        <w:t>Unter</w:t>
      </w:r>
      <w:proofErr w:type="spellEnd"/>
      <w:r>
        <w:rPr>
          <w:rFonts w:hint="eastAsia"/>
        </w:rPr>
        <w:t xml:space="preserve"> we1chen </w:t>
      </w:r>
      <w:proofErr w:type="spellStart"/>
      <w:r>
        <w:rPr>
          <w:rFonts w:hint="eastAsia"/>
        </w:rPr>
        <w:t>Umständen</w:t>
      </w:r>
      <w:proofErr w:type="spellEnd"/>
      <w:r>
        <w:rPr>
          <w:rFonts w:hint="eastAsia"/>
        </w:rPr>
        <w:t xml:space="preserve"> </w:t>
      </w:r>
      <w:proofErr w:type="spellStart"/>
      <w:r>
        <w:rPr>
          <w:rFonts w:hint="eastAsia"/>
        </w:rPr>
        <w:t>nehmen</w:t>
      </w:r>
      <w:proofErr w:type="spellEnd"/>
      <w:r>
        <w:rPr>
          <w:rFonts w:hint="eastAsia"/>
        </w:rPr>
        <w:t xml:space="preserve"> alle </w:t>
      </w:r>
      <w:proofErr w:type="spellStart"/>
      <w:r>
        <w:rPr>
          <w:rFonts w:hint="eastAsia"/>
        </w:rPr>
        <w:t>oder</w:t>
      </w:r>
      <w:proofErr w:type="spellEnd"/>
      <w:r>
        <w:rPr>
          <w:rFonts w:hint="eastAsia"/>
        </w:rPr>
        <w:t xml:space="preserve"> </w:t>
      </w:r>
      <w:proofErr w:type="spellStart"/>
      <w:r>
        <w:rPr>
          <w:rFonts w:hint="eastAsia"/>
        </w:rPr>
        <w:t>nimmt</w:t>
      </w:r>
      <w:proofErr w:type="spellEnd"/>
      <w:r>
        <w:rPr>
          <w:rFonts w:hint="eastAsia"/>
        </w:rPr>
        <w:t xml:space="preserve"> </w:t>
      </w:r>
      <w:proofErr w:type="spellStart"/>
      <w:r>
        <w:rPr>
          <w:rFonts w:hint="eastAsia"/>
        </w:rPr>
        <w:lastRenderedPageBreak/>
        <w:t>auch</w:t>
      </w:r>
      <w:proofErr w:type="spellEnd"/>
      <w:r>
        <w:rPr>
          <w:rFonts w:hint="eastAsia"/>
        </w:rPr>
        <w:t xml:space="preserve"> </w:t>
      </w:r>
      <w:proofErr w:type="spellStart"/>
      <w:r>
        <w:rPr>
          <w:rFonts w:hint="eastAsia"/>
        </w:rPr>
        <w:t>nur</w:t>
      </w:r>
      <w:proofErr w:type="spellEnd"/>
      <w:r>
        <w:rPr>
          <w:rFonts w:hint="eastAsia"/>
        </w:rPr>
        <w:t xml:space="preserve"> die </w:t>
      </w:r>
      <w:proofErr w:type="spellStart"/>
      <w:r>
        <w:rPr>
          <w:rFonts w:hint="eastAsia"/>
        </w:rPr>
        <w:t>Mehrzahl</w:t>
      </w:r>
      <w:proofErr w:type="spellEnd"/>
      <w:r>
        <w:rPr>
          <w:rFonts w:hint="eastAsia"/>
        </w:rPr>
        <w:t xml:space="preserve"> der </w:t>
      </w:r>
      <w:proofErr w:type="spellStart"/>
      <w:r>
        <w:rPr>
          <w:rFonts w:hint="eastAsia"/>
        </w:rPr>
        <w:t>Produkte</w:t>
      </w:r>
      <w:proofErr w:type="spellEnd"/>
      <w:r>
        <w:rPr>
          <w:rFonts w:hint="eastAsia"/>
        </w:rPr>
        <w:t xml:space="preserve"> die Form der Ware an, so </w:t>
      </w:r>
      <w:proofErr w:type="spellStart"/>
      <w:r>
        <w:rPr>
          <w:rFonts w:hint="eastAsia"/>
        </w:rPr>
        <w:t>hätte</w:t>
      </w:r>
      <w:proofErr w:type="spellEnd"/>
      <w:r>
        <w:rPr>
          <w:rFonts w:hint="eastAsia"/>
        </w:rPr>
        <w:t xml:space="preserve"> </w:t>
      </w:r>
      <w:proofErr w:type="spellStart"/>
      <w:r>
        <w:rPr>
          <w:rFonts w:hint="eastAsia"/>
        </w:rPr>
        <w:t>sich</w:t>
      </w:r>
      <w:proofErr w:type="spellEnd"/>
      <w:r>
        <w:rPr>
          <w:rFonts w:hint="eastAsia"/>
        </w:rPr>
        <w:t xml:space="preserve"> </w:t>
      </w:r>
      <w:proofErr w:type="spellStart"/>
      <w:r>
        <w:rPr>
          <w:rFonts w:hint="eastAsia"/>
        </w:rPr>
        <w:t>gefunden</w:t>
      </w:r>
      <w:proofErr w:type="spellEnd"/>
      <w:r>
        <w:rPr>
          <w:rFonts w:hint="eastAsia"/>
        </w:rPr>
        <w:t xml:space="preserve">, </w:t>
      </w:r>
      <w:proofErr w:type="spellStart"/>
      <w:r>
        <w:rPr>
          <w:rFonts w:hint="eastAsia"/>
        </w:rPr>
        <w:t>daß</w:t>
      </w:r>
      <w:proofErr w:type="spellEnd"/>
      <w:r>
        <w:rPr>
          <w:rFonts w:hint="eastAsia"/>
        </w:rPr>
        <w:t xml:space="preserve"> dies </w:t>
      </w:r>
      <w:proofErr w:type="spellStart"/>
      <w:r>
        <w:rPr>
          <w:rFonts w:hint="eastAsia"/>
        </w:rPr>
        <w:t>nur</w:t>
      </w:r>
      <w:proofErr w:type="spellEnd"/>
      <w:r>
        <w:rPr>
          <w:rFonts w:hint="eastAsia"/>
        </w:rPr>
        <w:t xml:space="preserve"> auf </w:t>
      </w:r>
      <w:proofErr w:type="spellStart"/>
      <w:r>
        <w:rPr>
          <w:rFonts w:hint="eastAsia"/>
        </w:rPr>
        <w:t>Grundlage</w:t>
      </w:r>
      <w:proofErr w:type="spellEnd"/>
      <w:r>
        <w:rPr>
          <w:rFonts w:hint="eastAsia"/>
        </w:rPr>
        <w:t xml:space="preserve"> </w:t>
      </w:r>
      <w:proofErr w:type="spellStart"/>
      <w:r>
        <w:rPr>
          <w:rFonts w:hint="eastAsia"/>
        </w:rPr>
        <w:t>einer</w:t>
      </w:r>
      <w:proofErr w:type="spellEnd"/>
      <w:r>
        <w:rPr>
          <w:rFonts w:hint="eastAsia"/>
        </w:rPr>
        <w:t xml:space="preserve"> </w:t>
      </w:r>
      <w:proofErr w:type="spellStart"/>
      <w:r>
        <w:rPr>
          <w:rFonts w:hint="eastAsia"/>
        </w:rPr>
        <w:t>ganz</w:t>
      </w:r>
      <w:proofErr w:type="spellEnd"/>
      <w:r>
        <w:rPr>
          <w:rFonts w:hint="eastAsia"/>
        </w:rPr>
        <w:t xml:space="preserve"> </w:t>
      </w:r>
      <w:proofErr w:type="spellStart"/>
      <w:r>
        <w:rPr>
          <w:rFonts w:hint="eastAsia"/>
        </w:rPr>
        <w:t>besonderen</w:t>
      </w:r>
      <w:proofErr w:type="spellEnd"/>
      <w:r>
        <w:rPr>
          <w:rFonts w:hint="eastAsia"/>
        </w:rPr>
        <w:t xml:space="preserve"> Art von </w:t>
      </w:r>
      <w:proofErr w:type="spellStart"/>
      <w:r>
        <w:rPr>
          <w:rFonts w:hint="eastAsia"/>
        </w:rPr>
        <w:t>Produktionsweise</w:t>
      </w:r>
      <w:proofErr w:type="spellEnd"/>
      <w:r>
        <w:rPr>
          <w:rFonts w:hint="eastAsia"/>
        </w:rPr>
        <w:t xml:space="preserve">, der </w:t>
      </w:r>
      <w:proofErr w:type="spellStart"/>
      <w:r>
        <w:rPr>
          <w:rFonts w:hint="eastAsia"/>
        </w:rPr>
        <w:t>kapitalistischen</w:t>
      </w:r>
      <w:proofErr w:type="spellEnd"/>
      <w:r>
        <w:rPr>
          <w:rFonts w:hint="eastAsia"/>
        </w:rPr>
        <w:t xml:space="preserve">, </w:t>
      </w:r>
      <w:proofErr w:type="spellStart"/>
      <w:proofErr w:type="gramStart"/>
      <w:r>
        <w:rPr>
          <w:rFonts w:hint="eastAsia"/>
        </w:rPr>
        <w:t>geschieht</w:t>
      </w:r>
      <w:proofErr w:type="spellEnd"/>
      <w:r>
        <w:rPr>
          <w:rFonts w:hint="eastAsia"/>
        </w:rPr>
        <w:t>.«</w:t>
      </w:r>
      <w:proofErr w:type="gramEnd"/>
      <w:r>
        <w:rPr>
          <w:rFonts w:hint="eastAsia"/>
        </w:rPr>
        <w:t xml:space="preserve"> Karl Marx: Das Kapital (I) ed </w:t>
      </w:r>
      <w:proofErr w:type="spellStart"/>
      <w:r>
        <w:rPr>
          <w:rFonts w:hint="eastAsia"/>
        </w:rPr>
        <w:t>Korsch</w:t>
      </w:r>
      <w:proofErr w:type="spellEnd"/>
      <w:r>
        <w:rPr>
          <w:rFonts w:hint="eastAsia"/>
        </w:rPr>
        <w:t xml:space="preserve"> p 171 </w:t>
      </w:r>
    </w:p>
    <w:p w14:paraId="249D2C3D" w14:textId="75B757CC" w:rsidR="00572209" w:rsidRDefault="00000000" w:rsidP="009C1AB2">
      <w:pPr>
        <w:spacing w:line="360" w:lineRule="auto"/>
        <w:jc w:val="right"/>
      </w:pPr>
      <w:r>
        <w:rPr>
          <w:rFonts w:hint="eastAsia"/>
        </w:rPr>
        <w:t>[X 3,4]</w:t>
      </w:r>
    </w:p>
    <w:p w14:paraId="5CE0A884" w14:textId="77777777" w:rsidR="009C1AB2" w:rsidRDefault="00000000">
      <w:pPr>
        <w:spacing w:line="360" w:lineRule="auto"/>
      </w:pPr>
      <w:r>
        <w:rPr>
          <w:rFonts w:hint="eastAsia"/>
        </w:rPr>
        <w:t>“如果我们进一步研究，在什么情况下，产品或其中大部分产品采取商品的形式，我们就会发现，这种情况只有在一种十分特殊的生产方式即资本主义生产方式作为前提的情况下才会发生。”卡尔·马克思：《资本论》（第一卷），科尔施编，柏林（</w:t>
      </w:r>
      <w:r>
        <w:rPr>
          <w:rFonts w:hint="eastAsia"/>
        </w:rPr>
        <w:t>1932</w:t>
      </w:r>
      <w:r>
        <w:rPr>
          <w:rFonts w:hint="eastAsia"/>
        </w:rPr>
        <w:t>年），第</w:t>
      </w:r>
      <w:r>
        <w:rPr>
          <w:rFonts w:hint="eastAsia"/>
        </w:rPr>
        <w:t>171</w:t>
      </w:r>
      <w:r>
        <w:rPr>
          <w:rFonts w:hint="eastAsia"/>
        </w:rPr>
        <w:t>页</w:t>
      </w:r>
    </w:p>
    <w:p w14:paraId="4EA251B6" w14:textId="31ADC105" w:rsidR="00572209" w:rsidRDefault="00000000" w:rsidP="009C1AB2">
      <w:pPr>
        <w:spacing w:line="360" w:lineRule="auto"/>
        <w:jc w:val="right"/>
      </w:pPr>
      <w:r>
        <w:rPr>
          <w:rFonts w:hint="eastAsia"/>
        </w:rPr>
        <w:t>[X 3,4]</w:t>
      </w:r>
    </w:p>
    <w:p w14:paraId="3C42F65E" w14:textId="77777777" w:rsidR="009C1AB2" w:rsidRDefault="00000000">
      <w:pPr>
        <w:spacing w:line="360" w:lineRule="auto"/>
      </w:pPr>
      <w:r>
        <w:rPr>
          <w:rFonts w:hint="eastAsia"/>
        </w:rPr>
        <w:t>»</w:t>
      </w:r>
      <w:proofErr w:type="spellStart"/>
      <w:r>
        <w:rPr>
          <w:rFonts w:hint="eastAsia"/>
        </w:rPr>
        <w:t>Diese</w:t>
      </w:r>
      <w:proofErr w:type="spellEnd"/>
      <w:r>
        <w:rPr>
          <w:rFonts w:hint="eastAsia"/>
        </w:rPr>
        <w:t xml:space="preserve"> </w:t>
      </w:r>
      <w:proofErr w:type="spellStart"/>
      <w:r>
        <w:rPr>
          <w:rFonts w:hint="eastAsia"/>
        </w:rPr>
        <w:t>Rasse</w:t>
      </w:r>
      <w:proofErr w:type="spellEnd"/>
      <w:r>
        <w:rPr>
          <w:rFonts w:hint="eastAsia"/>
        </w:rPr>
        <w:t xml:space="preserve"> </w:t>
      </w:r>
      <w:proofErr w:type="spellStart"/>
      <w:r>
        <w:rPr>
          <w:rFonts w:hint="eastAsia"/>
        </w:rPr>
        <w:t>eigent</w:t>
      </w:r>
      <w:proofErr w:type="spellEnd"/>
      <w:r>
        <w:rPr>
          <w:rFonts w:hint="eastAsia"/>
        </w:rPr>
        <w:t>ü</w:t>
      </w:r>
      <w:proofErr w:type="spellStart"/>
      <w:r>
        <w:rPr>
          <w:rFonts w:hint="eastAsia"/>
        </w:rPr>
        <w:t>mlicher</w:t>
      </w:r>
      <w:proofErr w:type="spellEnd"/>
      <w:r>
        <w:rPr>
          <w:rFonts w:hint="eastAsia"/>
        </w:rPr>
        <w:t xml:space="preserve"> </w:t>
      </w:r>
      <w:proofErr w:type="spellStart"/>
      <w:r>
        <w:rPr>
          <w:rFonts w:hint="eastAsia"/>
        </w:rPr>
        <w:t>Warenbesitzer</w:t>
      </w:r>
      <w:proofErr w:type="spellEnd"/>
      <w:r>
        <w:rPr>
          <w:rFonts w:hint="eastAsia"/>
        </w:rPr>
        <w:t xml:space="preserve">« </w:t>
      </w:r>
      <w:proofErr w:type="spellStart"/>
      <w:r>
        <w:rPr>
          <w:rFonts w:hint="eastAsia"/>
        </w:rPr>
        <w:t>heißt</w:t>
      </w:r>
      <w:proofErr w:type="spellEnd"/>
      <w:r>
        <w:rPr>
          <w:rFonts w:hint="eastAsia"/>
        </w:rPr>
        <w:t xml:space="preserve"> das Proletariat </w:t>
      </w:r>
      <w:proofErr w:type="spellStart"/>
      <w:r>
        <w:rPr>
          <w:rFonts w:hint="eastAsia"/>
        </w:rPr>
        <w:t>bei</w:t>
      </w:r>
      <w:proofErr w:type="spellEnd"/>
      <w:r>
        <w:rPr>
          <w:rFonts w:hint="eastAsia"/>
        </w:rPr>
        <w:t xml:space="preserve"> Marx </w:t>
      </w:r>
      <w:proofErr w:type="spellStart"/>
      <w:r>
        <w:rPr>
          <w:rFonts w:hint="eastAsia"/>
        </w:rPr>
        <w:t>gelegentlich</w:t>
      </w:r>
      <w:proofErr w:type="spellEnd"/>
      <w:r>
        <w:rPr>
          <w:rFonts w:hint="eastAsia"/>
        </w:rPr>
        <w:t xml:space="preserve"> (Kapital (I) ed </w:t>
      </w:r>
      <w:proofErr w:type="spellStart"/>
      <w:r>
        <w:rPr>
          <w:rFonts w:hint="eastAsia"/>
        </w:rPr>
        <w:t>Korsch</w:t>
      </w:r>
      <w:proofErr w:type="spellEnd"/>
      <w:r>
        <w:rPr>
          <w:rFonts w:hint="eastAsia"/>
        </w:rPr>
        <w:t xml:space="preserve"> p 173) </w:t>
      </w:r>
      <w:proofErr w:type="spellStart"/>
      <w:r>
        <w:rPr>
          <w:rFonts w:hint="eastAsia"/>
        </w:rPr>
        <w:t>vgl</w:t>
      </w:r>
      <w:proofErr w:type="spellEnd"/>
      <w:r>
        <w:rPr>
          <w:rFonts w:hint="eastAsia"/>
        </w:rPr>
        <w:t xml:space="preserve"> (</w:t>
      </w:r>
      <w:proofErr w:type="spellStart"/>
      <w:r>
        <w:rPr>
          <w:rFonts w:hint="eastAsia"/>
        </w:rPr>
        <w:t>ibd</w:t>
      </w:r>
      <w:proofErr w:type="spellEnd"/>
      <w:r>
        <w:rPr>
          <w:rFonts w:hint="eastAsia"/>
        </w:rPr>
        <w:t>.) p 97 (:) »</w:t>
      </w:r>
      <w:proofErr w:type="spellStart"/>
      <w:r>
        <w:rPr>
          <w:rFonts w:hint="eastAsia"/>
        </w:rPr>
        <w:t>Naturinstinkt</w:t>
      </w:r>
      <w:proofErr w:type="spellEnd"/>
      <w:r>
        <w:rPr>
          <w:rFonts w:hint="eastAsia"/>
        </w:rPr>
        <w:t xml:space="preserve"> der </w:t>
      </w:r>
      <w:proofErr w:type="spellStart"/>
      <w:r>
        <w:rPr>
          <w:rFonts w:hint="eastAsia"/>
        </w:rPr>
        <w:t>Warenbesitzer</w:t>
      </w:r>
      <w:proofErr w:type="spellEnd"/>
      <w:r>
        <w:rPr>
          <w:rFonts w:hint="eastAsia"/>
        </w:rPr>
        <w:t xml:space="preserve">.« </w:t>
      </w:r>
    </w:p>
    <w:p w14:paraId="442595CC" w14:textId="71D2BA53" w:rsidR="00572209" w:rsidRDefault="00000000" w:rsidP="009C1AB2">
      <w:pPr>
        <w:spacing w:line="360" w:lineRule="auto"/>
        <w:jc w:val="right"/>
      </w:pPr>
      <w:r>
        <w:rPr>
          <w:rFonts w:hint="eastAsia"/>
        </w:rPr>
        <w:t>[X 3,5]</w:t>
      </w:r>
    </w:p>
    <w:p w14:paraId="3C1446B0" w14:textId="77777777" w:rsidR="009C1AB2" w:rsidRDefault="00000000">
      <w:pPr>
        <w:spacing w:line="360" w:lineRule="auto"/>
      </w:pPr>
      <w:r>
        <w:rPr>
          <w:rFonts w:hint="eastAsia"/>
        </w:rPr>
        <w:t>“这一独特的商品占有者种族”，马克思有时这样称呼无产阶级〔卡尔·马克思：《资本论》（第一卷），科尔施编，第</w:t>
      </w:r>
      <w:r>
        <w:rPr>
          <w:rFonts w:hint="eastAsia"/>
        </w:rPr>
        <w:t>173</w:t>
      </w:r>
      <w:r>
        <w:rPr>
          <w:rFonts w:hint="eastAsia"/>
        </w:rPr>
        <w:t>页〕；参见同书第</w:t>
      </w:r>
      <w:r>
        <w:rPr>
          <w:rFonts w:hint="eastAsia"/>
        </w:rPr>
        <w:t>97</w:t>
      </w:r>
      <w:r>
        <w:rPr>
          <w:rFonts w:hint="eastAsia"/>
        </w:rPr>
        <w:t>页（：）“商品占有者的自然本能。”</w:t>
      </w:r>
    </w:p>
    <w:p w14:paraId="58A0E956" w14:textId="70E8A8F9" w:rsidR="00572209" w:rsidRDefault="00000000" w:rsidP="009C1AB2">
      <w:pPr>
        <w:spacing w:line="360" w:lineRule="auto"/>
        <w:jc w:val="right"/>
      </w:pPr>
      <w:r>
        <w:rPr>
          <w:rFonts w:hint="eastAsia"/>
        </w:rPr>
        <w:t>[X 3,5]</w:t>
      </w:r>
    </w:p>
    <w:p w14:paraId="353DD185" w14:textId="77777777" w:rsidR="009C1AB2" w:rsidRDefault="00000000">
      <w:pPr>
        <w:spacing w:line="360" w:lineRule="auto"/>
      </w:pPr>
      <w:r>
        <w:rPr>
          <w:rFonts w:hint="eastAsia"/>
        </w:rPr>
        <w:t xml:space="preserve">Marx </w:t>
      </w:r>
      <w:proofErr w:type="spellStart"/>
      <w:r>
        <w:rPr>
          <w:rFonts w:hint="eastAsia"/>
        </w:rPr>
        <w:t>tritt</w:t>
      </w:r>
      <w:proofErr w:type="spellEnd"/>
      <w:r>
        <w:rPr>
          <w:rFonts w:hint="eastAsia"/>
        </w:rPr>
        <w:t xml:space="preserve"> der </w:t>
      </w:r>
      <w:proofErr w:type="spellStart"/>
      <w:r>
        <w:rPr>
          <w:rFonts w:hint="eastAsia"/>
        </w:rPr>
        <w:t>Auffassung</w:t>
      </w:r>
      <w:proofErr w:type="spellEnd"/>
      <w:r>
        <w:rPr>
          <w:rFonts w:hint="eastAsia"/>
        </w:rPr>
        <w:t xml:space="preserve"> </w:t>
      </w:r>
      <w:proofErr w:type="spellStart"/>
      <w:r>
        <w:rPr>
          <w:rFonts w:hint="eastAsia"/>
        </w:rPr>
        <w:t>entgegen</w:t>
      </w:r>
      <w:proofErr w:type="spellEnd"/>
      <w:r>
        <w:rPr>
          <w:rFonts w:hint="eastAsia"/>
        </w:rPr>
        <w:t xml:space="preserve">, </w:t>
      </w:r>
      <w:proofErr w:type="spellStart"/>
      <w:r>
        <w:rPr>
          <w:rFonts w:hint="eastAsia"/>
        </w:rPr>
        <w:t>daß</w:t>
      </w:r>
      <w:proofErr w:type="spellEnd"/>
      <w:r>
        <w:rPr>
          <w:rFonts w:hint="eastAsia"/>
        </w:rPr>
        <w:t xml:space="preserve"> Gold und Silber </w:t>
      </w:r>
      <w:proofErr w:type="spellStart"/>
      <w:r>
        <w:rPr>
          <w:rFonts w:hint="eastAsia"/>
        </w:rPr>
        <w:t>nur</w:t>
      </w:r>
      <w:proofErr w:type="spellEnd"/>
      <w:r>
        <w:rPr>
          <w:rFonts w:hint="eastAsia"/>
        </w:rPr>
        <w:t xml:space="preserve"> </w:t>
      </w:r>
      <w:proofErr w:type="spellStart"/>
      <w:r>
        <w:rPr>
          <w:rFonts w:hint="eastAsia"/>
        </w:rPr>
        <w:t>imaginäre</w:t>
      </w:r>
      <w:proofErr w:type="spellEnd"/>
      <w:r>
        <w:rPr>
          <w:rFonts w:hint="eastAsia"/>
        </w:rPr>
        <w:t xml:space="preserve"> </w:t>
      </w:r>
      <w:proofErr w:type="spellStart"/>
      <w:r>
        <w:rPr>
          <w:rFonts w:hint="eastAsia"/>
        </w:rPr>
        <w:t>Werte</w:t>
      </w:r>
      <w:proofErr w:type="spellEnd"/>
      <w:r>
        <w:rPr>
          <w:rFonts w:hint="eastAsia"/>
        </w:rPr>
        <w:t xml:space="preserve"> </w:t>
      </w:r>
      <w:proofErr w:type="spellStart"/>
      <w:r>
        <w:rPr>
          <w:rFonts w:hint="eastAsia"/>
        </w:rPr>
        <w:t>seien</w:t>
      </w:r>
      <w:proofErr w:type="spellEnd"/>
      <w:r>
        <w:rPr>
          <w:rFonts w:hint="eastAsia"/>
        </w:rPr>
        <w:t xml:space="preserve">. »Weil Geld in </w:t>
      </w:r>
      <w:proofErr w:type="spellStart"/>
      <w:r>
        <w:rPr>
          <w:rFonts w:hint="eastAsia"/>
        </w:rPr>
        <w:t>bestimmten</w:t>
      </w:r>
      <w:proofErr w:type="spellEnd"/>
      <w:r>
        <w:rPr>
          <w:rFonts w:hint="eastAsia"/>
        </w:rPr>
        <w:t xml:space="preserve"> </w:t>
      </w:r>
      <w:proofErr w:type="spellStart"/>
      <w:r>
        <w:rPr>
          <w:rFonts w:hint="eastAsia"/>
        </w:rPr>
        <w:t>Funktionen</w:t>
      </w:r>
      <w:proofErr w:type="spellEnd"/>
      <w:r>
        <w:rPr>
          <w:rFonts w:hint="eastAsia"/>
        </w:rPr>
        <w:t xml:space="preserve"> </w:t>
      </w:r>
      <w:proofErr w:type="spellStart"/>
      <w:r>
        <w:rPr>
          <w:rFonts w:hint="eastAsia"/>
        </w:rPr>
        <w:t>durch</w:t>
      </w:r>
      <w:proofErr w:type="spellEnd"/>
      <w:r>
        <w:rPr>
          <w:rFonts w:hint="eastAsia"/>
        </w:rPr>
        <w:t xml:space="preserve"> </w:t>
      </w:r>
      <w:proofErr w:type="spellStart"/>
      <w:r>
        <w:rPr>
          <w:rFonts w:hint="eastAsia"/>
        </w:rPr>
        <w:t>bloße</w:t>
      </w:r>
      <w:proofErr w:type="spellEnd"/>
      <w:r>
        <w:rPr>
          <w:rFonts w:hint="eastAsia"/>
        </w:rPr>
        <w:t xml:space="preserve"> </w:t>
      </w:r>
      <w:proofErr w:type="spellStart"/>
      <w:r>
        <w:rPr>
          <w:rFonts w:hint="eastAsia"/>
        </w:rPr>
        <w:t>Zeichen</w:t>
      </w:r>
      <w:proofErr w:type="spellEnd"/>
      <w:r>
        <w:rPr>
          <w:rFonts w:hint="eastAsia"/>
        </w:rPr>
        <w:t xml:space="preserve"> seiner </w:t>
      </w:r>
      <w:proofErr w:type="spellStart"/>
      <w:r>
        <w:rPr>
          <w:rFonts w:hint="eastAsia"/>
        </w:rPr>
        <w:t>selbst</w:t>
      </w:r>
      <w:proofErr w:type="spellEnd"/>
      <w:r>
        <w:rPr>
          <w:rFonts w:hint="eastAsia"/>
        </w:rPr>
        <w:t xml:space="preserve"> </w:t>
      </w:r>
      <w:proofErr w:type="spellStart"/>
      <w:r>
        <w:rPr>
          <w:rFonts w:hint="eastAsia"/>
        </w:rPr>
        <w:t>ersetzt</w:t>
      </w:r>
      <w:proofErr w:type="spellEnd"/>
      <w:r>
        <w:rPr>
          <w:rFonts w:hint="eastAsia"/>
        </w:rPr>
        <w:t xml:space="preserve"> </w:t>
      </w:r>
      <w:proofErr w:type="spellStart"/>
      <w:r>
        <w:rPr>
          <w:rFonts w:hint="eastAsia"/>
        </w:rPr>
        <w:t>werden</w:t>
      </w:r>
      <w:proofErr w:type="spellEnd"/>
      <w:r>
        <w:rPr>
          <w:rFonts w:hint="eastAsia"/>
        </w:rPr>
        <w:t xml:space="preserve"> </w:t>
      </w:r>
      <w:proofErr w:type="spellStart"/>
      <w:r>
        <w:rPr>
          <w:rFonts w:hint="eastAsia"/>
        </w:rPr>
        <w:t>kann</w:t>
      </w:r>
      <w:proofErr w:type="spellEnd"/>
      <w:r>
        <w:rPr>
          <w:rFonts w:hint="eastAsia"/>
        </w:rPr>
        <w:t xml:space="preserve">, </w:t>
      </w:r>
      <w:proofErr w:type="spellStart"/>
      <w:r>
        <w:rPr>
          <w:rFonts w:hint="eastAsia"/>
        </w:rPr>
        <w:t>entsprang</w:t>
      </w:r>
      <w:proofErr w:type="spellEnd"/>
      <w:r>
        <w:rPr>
          <w:rFonts w:hint="eastAsia"/>
        </w:rPr>
        <w:t xml:space="preserve"> der </w:t>
      </w:r>
      <w:proofErr w:type="spellStart"/>
      <w:r>
        <w:rPr>
          <w:rFonts w:hint="eastAsia"/>
        </w:rPr>
        <w:t>Irrtum</w:t>
      </w:r>
      <w:proofErr w:type="spellEnd"/>
      <w:r>
        <w:rPr>
          <w:rFonts w:hint="eastAsia"/>
        </w:rPr>
        <w:t xml:space="preserve">, es sei </w:t>
      </w:r>
      <w:proofErr w:type="spellStart"/>
      <w:r>
        <w:rPr>
          <w:rFonts w:hint="eastAsia"/>
        </w:rPr>
        <w:t>ein</w:t>
      </w:r>
      <w:proofErr w:type="spellEnd"/>
      <w:r>
        <w:rPr>
          <w:rFonts w:hint="eastAsia"/>
        </w:rPr>
        <w:t xml:space="preserve"> </w:t>
      </w:r>
      <w:proofErr w:type="spellStart"/>
      <w:r>
        <w:rPr>
          <w:rFonts w:hint="eastAsia"/>
        </w:rPr>
        <w:t>bloßes</w:t>
      </w:r>
      <w:proofErr w:type="spellEnd"/>
      <w:r>
        <w:rPr>
          <w:rFonts w:hint="eastAsia"/>
        </w:rPr>
        <w:t xml:space="preserve"> </w:t>
      </w:r>
      <w:proofErr w:type="spellStart"/>
      <w:r>
        <w:rPr>
          <w:rFonts w:hint="eastAsia"/>
        </w:rPr>
        <w:t>Zeichen</w:t>
      </w:r>
      <w:proofErr w:type="spellEnd"/>
      <w:r>
        <w:rPr>
          <w:rFonts w:hint="eastAsia"/>
        </w:rPr>
        <w:t xml:space="preserve">. </w:t>
      </w:r>
      <w:proofErr w:type="spellStart"/>
      <w:r>
        <w:rPr>
          <w:rFonts w:hint="eastAsia"/>
        </w:rPr>
        <w:t>Andrerseits</w:t>
      </w:r>
      <w:proofErr w:type="spellEnd"/>
      <w:r>
        <w:rPr>
          <w:rFonts w:hint="eastAsia"/>
        </w:rPr>
        <w:t xml:space="preserve"> lag </w:t>
      </w:r>
      <w:proofErr w:type="spellStart"/>
      <w:r>
        <w:rPr>
          <w:rFonts w:hint="eastAsia"/>
        </w:rPr>
        <w:t>darin</w:t>
      </w:r>
      <w:proofErr w:type="spellEnd"/>
      <w:r>
        <w:rPr>
          <w:rFonts w:hint="eastAsia"/>
        </w:rPr>
        <w:t xml:space="preserve"> die </w:t>
      </w:r>
      <w:proofErr w:type="spellStart"/>
      <w:r>
        <w:rPr>
          <w:rFonts w:hint="eastAsia"/>
        </w:rPr>
        <w:t>Ahnung</w:t>
      </w:r>
      <w:proofErr w:type="spellEnd"/>
      <w:r>
        <w:rPr>
          <w:rFonts w:hint="eastAsia"/>
        </w:rPr>
        <w:t xml:space="preserve">, </w:t>
      </w:r>
      <w:proofErr w:type="spellStart"/>
      <w:r>
        <w:rPr>
          <w:rFonts w:hint="eastAsia"/>
        </w:rPr>
        <w:t>daß</w:t>
      </w:r>
      <w:proofErr w:type="spellEnd"/>
      <w:r>
        <w:rPr>
          <w:rFonts w:hint="eastAsia"/>
        </w:rPr>
        <w:t xml:space="preserve"> die </w:t>
      </w:r>
      <w:proofErr w:type="spellStart"/>
      <w:r>
        <w:rPr>
          <w:rFonts w:hint="eastAsia"/>
        </w:rPr>
        <w:t>Geldform</w:t>
      </w:r>
      <w:proofErr w:type="spellEnd"/>
      <w:r>
        <w:rPr>
          <w:rFonts w:hint="eastAsia"/>
        </w:rPr>
        <w:t xml:space="preserve"> des Dings </w:t>
      </w:r>
      <w:proofErr w:type="spellStart"/>
      <w:r>
        <w:rPr>
          <w:rFonts w:hint="eastAsia"/>
        </w:rPr>
        <w:t>ihm</w:t>
      </w:r>
      <w:proofErr w:type="spellEnd"/>
      <w:r>
        <w:rPr>
          <w:rFonts w:hint="eastAsia"/>
        </w:rPr>
        <w:t xml:space="preserve"> </w:t>
      </w:r>
      <w:proofErr w:type="spellStart"/>
      <w:r>
        <w:rPr>
          <w:rFonts w:hint="eastAsia"/>
        </w:rPr>
        <w:t>selbst</w:t>
      </w:r>
      <w:proofErr w:type="spellEnd"/>
      <w:r>
        <w:rPr>
          <w:rFonts w:hint="eastAsia"/>
        </w:rPr>
        <w:t xml:space="preserve"> </w:t>
      </w:r>
      <w:proofErr w:type="spellStart"/>
      <w:r>
        <w:rPr>
          <w:rFonts w:hint="eastAsia"/>
        </w:rPr>
        <w:t>äußerlich</w:t>
      </w:r>
      <w:proofErr w:type="spellEnd"/>
      <w:r>
        <w:rPr>
          <w:rFonts w:hint="eastAsia"/>
        </w:rPr>
        <w:t xml:space="preserve"> und </w:t>
      </w:r>
      <w:proofErr w:type="spellStart"/>
      <w:r>
        <w:rPr>
          <w:rFonts w:hint="eastAsia"/>
        </w:rPr>
        <w:t>bloße</w:t>
      </w:r>
      <w:proofErr w:type="spellEnd"/>
      <w:r>
        <w:rPr>
          <w:rFonts w:hint="eastAsia"/>
        </w:rPr>
        <w:t xml:space="preserve"> </w:t>
      </w:r>
      <w:proofErr w:type="spellStart"/>
      <w:r>
        <w:rPr>
          <w:rFonts w:hint="eastAsia"/>
        </w:rPr>
        <w:t>Erscheinungsform</w:t>
      </w:r>
      <w:proofErr w:type="spellEnd"/>
      <w:r>
        <w:rPr>
          <w:rFonts w:hint="eastAsia"/>
        </w:rPr>
        <w:t xml:space="preserve"> </w:t>
      </w:r>
      <w:proofErr w:type="spellStart"/>
      <w:r>
        <w:rPr>
          <w:rFonts w:hint="eastAsia"/>
        </w:rPr>
        <w:t>dahinter</w:t>
      </w:r>
      <w:proofErr w:type="spellEnd"/>
      <w:r>
        <w:rPr>
          <w:rFonts w:hint="eastAsia"/>
        </w:rPr>
        <w:t xml:space="preserve"> </w:t>
      </w:r>
      <w:proofErr w:type="spellStart"/>
      <w:r>
        <w:rPr>
          <w:rFonts w:hint="eastAsia"/>
        </w:rPr>
        <w:t>versteckter</w:t>
      </w:r>
      <w:proofErr w:type="spellEnd"/>
      <w:r>
        <w:rPr>
          <w:rFonts w:hint="eastAsia"/>
        </w:rPr>
        <w:t xml:space="preserve"> </w:t>
      </w:r>
      <w:proofErr w:type="spellStart"/>
      <w:r>
        <w:rPr>
          <w:rFonts w:hint="eastAsia"/>
        </w:rPr>
        <w:t>menschlicher</w:t>
      </w:r>
      <w:proofErr w:type="spellEnd"/>
      <w:r>
        <w:rPr>
          <w:rFonts w:hint="eastAsia"/>
        </w:rPr>
        <w:t xml:space="preserve"> </w:t>
      </w:r>
      <w:proofErr w:type="spellStart"/>
      <w:r>
        <w:rPr>
          <w:rFonts w:hint="eastAsia"/>
        </w:rPr>
        <w:t>Verhältnisse</w:t>
      </w:r>
      <w:proofErr w:type="spellEnd"/>
      <w:r>
        <w:rPr>
          <w:rFonts w:hint="eastAsia"/>
        </w:rPr>
        <w:t xml:space="preserve">. In </w:t>
      </w:r>
      <w:proofErr w:type="spellStart"/>
      <w:r>
        <w:rPr>
          <w:rFonts w:hint="eastAsia"/>
        </w:rPr>
        <w:t>diesem</w:t>
      </w:r>
      <w:proofErr w:type="spellEnd"/>
      <w:r>
        <w:rPr>
          <w:rFonts w:hint="eastAsia"/>
        </w:rPr>
        <w:t xml:space="preserve"> Sinn </w:t>
      </w:r>
      <w:proofErr w:type="spellStart"/>
      <w:r>
        <w:rPr>
          <w:rFonts w:hint="eastAsia"/>
        </w:rPr>
        <w:t>wäre</w:t>
      </w:r>
      <w:proofErr w:type="spellEnd"/>
      <w:r>
        <w:rPr>
          <w:rFonts w:hint="eastAsia"/>
        </w:rPr>
        <w:t xml:space="preserve"> </w:t>
      </w:r>
      <w:proofErr w:type="spellStart"/>
      <w:r>
        <w:rPr>
          <w:rFonts w:hint="eastAsia"/>
        </w:rPr>
        <w:t>jede</w:t>
      </w:r>
      <w:proofErr w:type="spellEnd"/>
      <w:r>
        <w:rPr>
          <w:rFonts w:hint="eastAsia"/>
        </w:rPr>
        <w:t xml:space="preserve"> Ware </w:t>
      </w:r>
      <w:proofErr w:type="spellStart"/>
      <w:r>
        <w:rPr>
          <w:rFonts w:hint="eastAsia"/>
        </w:rPr>
        <w:t>ein</w:t>
      </w:r>
      <w:proofErr w:type="spellEnd"/>
      <w:r>
        <w:rPr>
          <w:rFonts w:hint="eastAsia"/>
        </w:rPr>
        <w:t xml:space="preserve"> </w:t>
      </w:r>
      <w:proofErr w:type="spellStart"/>
      <w:r>
        <w:rPr>
          <w:rFonts w:hint="eastAsia"/>
        </w:rPr>
        <w:t>Zeichen</w:t>
      </w:r>
      <w:proofErr w:type="spellEnd"/>
      <w:r>
        <w:rPr>
          <w:rFonts w:hint="eastAsia"/>
        </w:rPr>
        <w:t xml:space="preserve">, </w:t>
      </w:r>
      <w:proofErr w:type="spellStart"/>
      <w:r>
        <w:rPr>
          <w:rFonts w:hint="eastAsia"/>
        </w:rPr>
        <w:t>weil</w:t>
      </w:r>
      <w:proofErr w:type="spellEnd"/>
      <w:r>
        <w:rPr>
          <w:rFonts w:hint="eastAsia"/>
        </w:rPr>
        <w:t xml:space="preserve"> </w:t>
      </w:r>
      <w:proofErr w:type="spellStart"/>
      <w:r>
        <w:rPr>
          <w:rFonts w:hint="eastAsia"/>
        </w:rPr>
        <w:t>als</w:t>
      </w:r>
      <w:proofErr w:type="spellEnd"/>
      <w:r>
        <w:rPr>
          <w:rFonts w:hint="eastAsia"/>
        </w:rPr>
        <w:t xml:space="preserve"> Wert </w:t>
      </w:r>
      <w:proofErr w:type="spellStart"/>
      <w:r>
        <w:rPr>
          <w:rFonts w:hint="eastAsia"/>
        </w:rPr>
        <w:t>nur</w:t>
      </w:r>
      <w:proofErr w:type="spellEnd"/>
      <w:r>
        <w:rPr>
          <w:rFonts w:hint="eastAsia"/>
        </w:rPr>
        <w:t xml:space="preserve"> </w:t>
      </w:r>
      <w:proofErr w:type="spellStart"/>
      <w:r>
        <w:rPr>
          <w:rFonts w:hint="eastAsia"/>
        </w:rPr>
        <w:t>sachliche</w:t>
      </w:r>
      <w:proofErr w:type="spellEnd"/>
      <w:r>
        <w:rPr>
          <w:rFonts w:hint="eastAsia"/>
        </w:rPr>
        <w:t xml:space="preserve"> H</w:t>
      </w:r>
      <w:r>
        <w:rPr>
          <w:rFonts w:hint="eastAsia"/>
        </w:rPr>
        <w:t>ü</w:t>
      </w:r>
      <w:proofErr w:type="spellStart"/>
      <w:r>
        <w:rPr>
          <w:rFonts w:hint="eastAsia"/>
        </w:rPr>
        <w:t>lle</w:t>
      </w:r>
      <w:proofErr w:type="spellEnd"/>
      <w:r>
        <w:rPr>
          <w:rFonts w:hint="eastAsia"/>
        </w:rPr>
        <w:t xml:space="preserve"> der auf </w:t>
      </w:r>
      <w:proofErr w:type="spellStart"/>
      <w:r>
        <w:rPr>
          <w:rFonts w:hint="eastAsia"/>
        </w:rPr>
        <w:t>sie</w:t>
      </w:r>
      <w:proofErr w:type="spellEnd"/>
      <w:r>
        <w:rPr>
          <w:rFonts w:hint="eastAsia"/>
        </w:rPr>
        <w:t xml:space="preserve"> </w:t>
      </w:r>
      <w:proofErr w:type="spellStart"/>
      <w:r>
        <w:rPr>
          <w:rFonts w:hint="eastAsia"/>
        </w:rPr>
        <w:t>verausgabten</w:t>
      </w:r>
      <w:proofErr w:type="spellEnd"/>
      <w:r>
        <w:rPr>
          <w:rFonts w:hint="eastAsia"/>
        </w:rPr>
        <w:t xml:space="preserve"> </w:t>
      </w:r>
      <w:proofErr w:type="spellStart"/>
      <w:r>
        <w:rPr>
          <w:rFonts w:hint="eastAsia"/>
        </w:rPr>
        <w:t>menschlichen</w:t>
      </w:r>
      <w:proofErr w:type="spellEnd"/>
      <w:r>
        <w:rPr>
          <w:rFonts w:hint="eastAsia"/>
        </w:rPr>
        <w:t xml:space="preserve"> Arbeit. </w:t>
      </w:r>
      <w:proofErr w:type="spellStart"/>
      <w:r>
        <w:rPr>
          <w:rFonts w:hint="eastAsia"/>
        </w:rPr>
        <w:t>Indem</w:t>
      </w:r>
      <w:proofErr w:type="spellEnd"/>
      <w:r>
        <w:rPr>
          <w:rFonts w:hint="eastAsia"/>
        </w:rPr>
        <w:t xml:space="preserve"> man </w:t>
      </w:r>
      <w:proofErr w:type="spellStart"/>
      <w:r>
        <w:rPr>
          <w:rFonts w:hint="eastAsia"/>
        </w:rPr>
        <w:t>aber</w:t>
      </w:r>
      <w:proofErr w:type="spellEnd"/>
      <w:r>
        <w:rPr>
          <w:rFonts w:hint="eastAsia"/>
        </w:rPr>
        <w:t xml:space="preserve"> die... </w:t>
      </w:r>
      <w:proofErr w:type="spellStart"/>
      <w:r>
        <w:rPr>
          <w:rFonts w:hint="eastAsia"/>
        </w:rPr>
        <w:t>sachlichen</w:t>
      </w:r>
      <w:proofErr w:type="spellEnd"/>
      <w:r>
        <w:rPr>
          <w:rFonts w:hint="eastAsia"/>
        </w:rPr>
        <w:t xml:space="preserve"> </w:t>
      </w:r>
      <w:proofErr w:type="spellStart"/>
      <w:r>
        <w:rPr>
          <w:rFonts w:hint="eastAsia"/>
        </w:rPr>
        <w:t>Charaktere</w:t>
      </w:r>
      <w:proofErr w:type="spellEnd"/>
      <w:r>
        <w:rPr>
          <w:rFonts w:hint="eastAsia"/>
        </w:rPr>
        <w:t xml:space="preserve">, </w:t>
      </w:r>
      <w:proofErr w:type="spellStart"/>
      <w:r>
        <w:rPr>
          <w:rFonts w:hint="eastAsia"/>
        </w:rPr>
        <w:t>we</w:t>
      </w:r>
      <w:ins w:id="0" w:author="欧领" w:date="2025-08-27T20:22:00Z">
        <w:r>
          <w:rPr>
            <w:rFonts w:hint="eastAsia"/>
          </w:rPr>
          <w:t>l</w:t>
        </w:r>
      </w:ins>
      <w:del w:id="1" w:author="欧领" w:date="2025-08-27T20:22:00Z">
        <w:r>
          <w:rPr>
            <w:rFonts w:hint="eastAsia"/>
          </w:rPr>
          <w:delText>1</w:delText>
        </w:r>
      </w:del>
      <w:r>
        <w:rPr>
          <w:rFonts w:hint="eastAsia"/>
        </w:rPr>
        <w:t>che</w:t>
      </w:r>
      <w:proofErr w:type="spellEnd"/>
      <w:r>
        <w:rPr>
          <w:rFonts w:hint="eastAsia"/>
        </w:rPr>
        <w:t xml:space="preserve"> </w:t>
      </w:r>
      <w:proofErr w:type="spellStart"/>
      <w:r>
        <w:rPr>
          <w:rFonts w:hint="eastAsia"/>
        </w:rPr>
        <w:t>gesellschaftliche</w:t>
      </w:r>
      <w:proofErr w:type="spellEnd"/>
      <w:r>
        <w:rPr>
          <w:rFonts w:hint="eastAsia"/>
        </w:rPr>
        <w:t xml:space="preserve"> </w:t>
      </w:r>
      <w:proofErr w:type="spellStart"/>
      <w:r>
        <w:rPr>
          <w:rFonts w:hint="eastAsia"/>
        </w:rPr>
        <w:t>Bestimmungen</w:t>
      </w:r>
      <w:proofErr w:type="spellEnd"/>
      <w:r>
        <w:rPr>
          <w:rFonts w:hint="eastAsia"/>
        </w:rPr>
        <w:t xml:space="preserve"> der Arbeit auf </w:t>
      </w:r>
      <w:proofErr w:type="spellStart"/>
      <w:r>
        <w:rPr>
          <w:rFonts w:hint="eastAsia"/>
        </w:rPr>
        <w:t>Grundlage</w:t>
      </w:r>
      <w:proofErr w:type="spellEnd"/>
      <w:r>
        <w:rPr>
          <w:rFonts w:hint="eastAsia"/>
        </w:rPr>
        <w:t xml:space="preserve"> </w:t>
      </w:r>
      <w:proofErr w:type="spellStart"/>
      <w:r>
        <w:rPr>
          <w:rFonts w:hint="eastAsia"/>
        </w:rPr>
        <w:t>einer</w:t>
      </w:r>
      <w:proofErr w:type="spellEnd"/>
      <w:r>
        <w:rPr>
          <w:rFonts w:hint="eastAsia"/>
        </w:rPr>
        <w:t xml:space="preserve"> </w:t>
      </w:r>
      <w:proofErr w:type="spellStart"/>
      <w:r>
        <w:rPr>
          <w:rFonts w:hint="eastAsia"/>
        </w:rPr>
        <w:t>bestimmten</w:t>
      </w:r>
      <w:proofErr w:type="spellEnd"/>
      <w:r>
        <w:rPr>
          <w:rFonts w:hint="eastAsia"/>
        </w:rPr>
        <w:t xml:space="preserve"> </w:t>
      </w:r>
      <w:proofErr w:type="spellStart"/>
      <w:r>
        <w:rPr>
          <w:rFonts w:hint="eastAsia"/>
        </w:rPr>
        <w:t>Produktionsweise</w:t>
      </w:r>
      <w:proofErr w:type="spellEnd"/>
      <w:r>
        <w:rPr>
          <w:rFonts w:hint="eastAsia"/>
        </w:rPr>
        <w:t xml:space="preserve"> </w:t>
      </w:r>
      <w:proofErr w:type="spellStart"/>
      <w:r>
        <w:rPr>
          <w:rFonts w:hint="eastAsia"/>
        </w:rPr>
        <w:t>erhalten</w:t>
      </w:r>
      <w:proofErr w:type="spellEnd"/>
      <w:r>
        <w:rPr>
          <w:rFonts w:hint="eastAsia"/>
        </w:rPr>
        <w:t>, f</w:t>
      </w:r>
      <w:r>
        <w:rPr>
          <w:rFonts w:hint="eastAsia"/>
        </w:rPr>
        <w:t>ü</w:t>
      </w:r>
      <w:r>
        <w:rPr>
          <w:rFonts w:hint="eastAsia"/>
        </w:rPr>
        <w:t xml:space="preserve">r </w:t>
      </w:r>
      <w:proofErr w:type="spellStart"/>
      <w:r>
        <w:rPr>
          <w:rFonts w:hint="eastAsia"/>
        </w:rPr>
        <w:t>bloße</w:t>
      </w:r>
      <w:proofErr w:type="spellEnd"/>
      <w:r>
        <w:rPr>
          <w:rFonts w:hint="eastAsia"/>
        </w:rPr>
        <w:t xml:space="preserve"> </w:t>
      </w:r>
      <w:proofErr w:type="spellStart"/>
      <w:r>
        <w:rPr>
          <w:rFonts w:hint="eastAsia"/>
        </w:rPr>
        <w:t>Zeichen</w:t>
      </w:r>
      <w:proofErr w:type="spellEnd"/>
      <w:r>
        <w:rPr>
          <w:rFonts w:hint="eastAsia"/>
        </w:rPr>
        <w:t xml:space="preserve">, </w:t>
      </w:r>
      <w:proofErr w:type="spellStart"/>
      <w:r>
        <w:rPr>
          <w:rFonts w:hint="eastAsia"/>
        </w:rPr>
        <w:t>erklärt</w:t>
      </w:r>
      <w:proofErr w:type="spellEnd"/>
      <w:r>
        <w:rPr>
          <w:rFonts w:hint="eastAsia"/>
        </w:rPr>
        <w:t xml:space="preserve"> man </w:t>
      </w:r>
      <w:proofErr w:type="spellStart"/>
      <w:r>
        <w:rPr>
          <w:rFonts w:hint="eastAsia"/>
        </w:rPr>
        <w:t>sie</w:t>
      </w:r>
      <w:proofErr w:type="spellEnd"/>
      <w:r>
        <w:rPr>
          <w:rFonts w:hint="eastAsia"/>
        </w:rPr>
        <w:t xml:space="preserve"> </w:t>
      </w:r>
      <w:proofErr w:type="spellStart"/>
      <w:r>
        <w:rPr>
          <w:rFonts w:hint="eastAsia"/>
        </w:rPr>
        <w:t>zugleich</w:t>
      </w:r>
      <w:proofErr w:type="spellEnd"/>
      <w:r>
        <w:rPr>
          <w:rFonts w:hint="eastAsia"/>
        </w:rPr>
        <w:t xml:space="preserve"> f</w:t>
      </w:r>
      <w:r>
        <w:rPr>
          <w:rFonts w:hint="eastAsia"/>
        </w:rPr>
        <w:t>ü</w:t>
      </w:r>
      <w:r>
        <w:rPr>
          <w:rFonts w:hint="eastAsia"/>
        </w:rPr>
        <w:t xml:space="preserve">r </w:t>
      </w:r>
      <w:proofErr w:type="spellStart"/>
      <w:r>
        <w:rPr>
          <w:rFonts w:hint="eastAsia"/>
        </w:rPr>
        <w:t>willk</w:t>
      </w:r>
      <w:proofErr w:type="spellEnd"/>
      <w:r>
        <w:rPr>
          <w:rFonts w:hint="eastAsia"/>
        </w:rPr>
        <w:t>ü</w:t>
      </w:r>
      <w:proofErr w:type="spellStart"/>
      <w:r>
        <w:rPr>
          <w:rFonts w:hint="eastAsia"/>
        </w:rPr>
        <w:t>rliches</w:t>
      </w:r>
      <w:proofErr w:type="spellEnd"/>
      <w:r>
        <w:rPr>
          <w:rFonts w:hint="eastAsia"/>
        </w:rPr>
        <w:t xml:space="preserve"> </w:t>
      </w:r>
      <w:proofErr w:type="spellStart"/>
      <w:r>
        <w:rPr>
          <w:rFonts w:hint="eastAsia"/>
        </w:rPr>
        <w:t>Gedankenprodukt</w:t>
      </w:r>
      <w:proofErr w:type="spellEnd"/>
      <w:r>
        <w:rPr>
          <w:rFonts w:hint="eastAsia"/>
        </w:rPr>
        <w:t xml:space="preserve"> der Menschen.« Zu »</w:t>
      </w:r>
      <w:proofErr w:type="spellStart"/>
      <w:r>
        <w:rPr>
          <w:rFonts w:hint="eastAsia"/>
        </w:rPr>
        <w:t>menschlichen</w:t>
      </w:r>
      <w:proofErr w:type="spellEnd"/>
      <w:r>
        <w:rPr>
          <w:rFonts w:hint="eastAsia"/>
        </w:rPr>
        <w:t xml:space="preserve"> Arbeit.« </w:t>
      </w:r>
      <w:proofErr w:type="spellStart"/>
      <w:r>
        <w:rPr>
          <w:rFonts w:hint="eastAsia"/>
        </w:rPr>
        <w:t>Anm</w:t>
      </w:r>
      <w:proofErr w:type="spellEnd"/>
      <w:r>
        <w:rPr>
          <w:rFonts w:hint="eastAsia"/>
        </w:rPr>
        <w:t>(</w:t>
      </w:r>
      <w:proofErr w:type="spellStart"/>
      <w:r>
        <w:rPr>
          <w:rFonts w:hint="eastAsia"/>
        </w:rPr>
        <w:t>erkung</w:t>
      </w:r>
      <w:proofErr w:type="spellEnd"/>
      <w:r>
        <w:rPr>
          <w:rFonts w:hint="eastAsia"/>
        </w:rPr>
        <w:t>): »</w:t>
      </w:r>
      <w:r>
        <w:rPr>
          <w:rFonts w:hint="eastAsia"/>
        </w:rPr>
        <w:t>›</w:t>
      </w:r>
      <w:proofErr w:type="spellStart"/>
      <w:r>
        <w:rPr>
          <w:rFonts w:hint="eastAsia"/>
        </w:rPr>
        <w:t>Betrachtet</w:t>
      </w:r>
      <w:proofErr w:type="spellEnd"/>
      <w:r>
        <w:rPr>
          <w:rFonts w:hint="eastAsia"/>
        </w:rPr>
        <w:t xml:space="preserve"> man den </w:t>
      </w:r>
      <w:proofErr w:type="spellStart"/>
      <w:r>
        <w:rPr>
          <w:rFonts w:hint="eastAsia"/>
        </w:rPr>
        <w:t>Begriff</w:t>
      </w:r>
      <w:proofErr w:type="spellEnd"/>
      <w:r>
        <w:rPr>
          <w:rFonts w:hint="eastAsia"/>
        </w:rPr>
        <w:t xml:space="preserve"> des </w:t>
      </w:r>
      <w:proofErr w:type="spellStart"/>
      <w:r>
        <w:rPr>
          <w:rFonts w:hint="eastAsia"/>
        </w:rPr>
        <w:t>Werts</w:t>
      </w:r>
      <w:proofErr w:type="spellEnd"/>
      <w:r>
        <w:rPr>
          <w:rFonts w:hint="eastAsia"/>
        </w:rPr>
        <w:t xml:space="preserve">, so </w:t>
      </w:r>
      <w:proofErr w:type="spellStart"/>
      <w:r>
        <w:rPr>
          <w:rFonts w:hint="eastAsia"/>
        </w:rPr>
        <w:t>wird</w:t>
      </w:r>
      <w:proofErr w:type="spellEnd"/>
      <w:r>
        <w:rPr>
          <w:rFonts w:hint="eastAsia"/>
        </w:rPr>
        <w:t xml:space="preserve"> die </w:t>
      </w:r>
      <w:proofErr w:type="spellStart"/>
      <w:r>
        <w:rPr>
          <w:rFonts w:hint="eastAsia"/>
        </w:rPr>
        <w:t>Sache</w:t>
      </w:r>
      <w:proofErr w:type="spellEnd"/>
      <w:r>
        <w:rPr>
          <w:rFonts w:hint="eastAsia"/>
        </w:rPr>
        <w:t xml:space="preserve"> </w:t>
      </w:r>
      <w:proofErr w:type="spellStart"/>
      <w:r>
        <w:rPr>
          <w:rFonts w:hint="eastAsia"/>
        </w:rPr>
        <w:t>selbst</w:t>
      </w:r>
      <w:proofErr w:type="spellEnd"/>
      <w:r>
        <w:rPr>
          <w:rFonts w:hint="eastAsia"/>
        </w:rPr>
        <w:t xml:space="preserve"> </w:t>
      </w:r>
      <w:proofErr w:type="spellStart"/>
      <w:r>
        <w:rPr>
          <w:rFonts w:hint="eastAsia"/>
        </w:rPr>
        <w:t>nur</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ein</w:t>
      </w:r>
      <w:proofErr w:type="spellEnd"/>
      <w:r>
        <w:rPr>
          <w:rFonts w:hint="eastAsia"/>
        </w:rPr>
        <w:t xml:space="preserve"> </w:t>
      </w:r>
      <w:proofErr w:type="spellStart"/>
      <w:r>
        <w:rPr>
          <w:rFonts w:hint="eastAsia"/>
        </w:rPr>
        <w:t>Zeichen</w:t>
      </w:r>
      <w:proofErr w:type="spellEnd"/>
      <w:r>
        <w:rPr>
          <w:rFonts w:hint="eastAsia"/>
        </w:rPr>
        <w:t xml:space="preserve"> </w:t>
      </w:r>
      <w:proofErr w:type="spellStart"/>
      <w:r>
        <w:rPr>
          <w:rFonts w:hint="eastAsia"/>
        </w:rPr>
        <w:t>angesehn</w:t>
      </w:r>
      <w:proofErr w:type="spellEnd"/>
      <w:r>
        <w:rPr>
          <w:rFonts w:hint="eastAsia"/>
        </w:rPr>
        <w:t xml:space="preserve"> und </w:t>
      </w:r>
      <w:proofErr w:type="spellStart"/>
      <w:r>
        <w:rPr>
          <w:rFonts w:hint="eastAsia"/>
        </w:rPr>
        <w:t>sie</w:t>
      </w:r>
      <w:proofErr w:type="spellEnd"/>
      <w:r>
        <w:rPr>
          <w:rFonts w:hint="eastAsia"/>
        </w:rPr>
        <w:t xml:space="preserve"> gilt </w:t>
      </w:r>
      <w:proofErr w:type="spellStart"/>
      <w:r>
        <w:rPr>
          <w:rFonts w:hint="eastAsia"/>
        </w:rPr>
        <w:t>nicht</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sie</w:t>
      </w:r>
      <w:proofErr w:type="spellEnd"/>
      <w:r>
        <w:rPr>
          <w:rFonts w:hint="eastAsia"/>
        </w:rPr>
        <w:t xml:space="preserve"> </w:t>
      </w:r>
      <w:proofErr w:type="spellStart"/>
      <w:r>
        <w:rPr>
          <w:rFonts w:hint="eastAsia"/>
        </w:rPr>
        <w:t>selber</w:t>
      </w:r>
      <w:proofErr w:type="spellEnd"/>
      <w:r>
        <w:rPr>
          <w:rFonts w:hint="eastAsia"/>
        </w:rPr>
        <w:t xml:space="preserve">, </w:t>
      </w:r>
      <w:proofErr w:type="spellStart"/>
      <w:r>
        <w:rPr>
          <w:rFonts w:hint="eastAsia"/>
        </w:rPr>
        <w:t>sondern</w:t>
      </w:r>
      <w:proofErr w:type="spellEnd"/>
      <w:r>
        <w:rPr>
          <w:rFonts w:hint="eastAsia"/>
        </w:rPr>
        <w:t xml:space="preserve"> </w:t>
      </w:r>
      <w:proofErr w:type="spellStart"/>
      <w:r>
        <w:rPr>
          <w:rFonts w:hint="eastAsia"/>
        </w:rPr>
        <w:t>als</w:t>
      </w:r>
      <w:proofErr w:type="spellEnd"/>
      <w:r>
        <w:rPr>
          <w:rFonts w:hint="eastAsia"/>
        </w:rPr>
        <w:t xml:space="preserve"> was </w:t>
      </w:r>
      <w:proofErr w:type="spellStart"/>
      <w:r>
        <w:rPr>
          <w:rFonts w:hint="eastAsia"/>
        </w:rPr>
        <w:t>sie</w:t>
      </w:r>
      <w:proofErr w:type="spellEnd"/>
      <w:r>
        <w:rPr>
          <w:rFonts w:hint="eastAsia"/>
        </w:rPr>
        <w:t xml:space="preserve"> wert </w:t>
      </w:r>
      <w:proofErr w:type="spellStart"/>
      <w:r>
        <w:rPr>
          <w:rFonts w:hint="eastAsia"/>
        </w:rPr>
        <w:t>ist</w:t>
      </w:r>
      <w:proofErr w:type="spellEnd"/>
      <w:r>
        <w:rPr>
          <w:rFonts w:hint="eastAsia"/>
        </w:rPr>
        <w:t>.</w:t>
      </w:r>
      <w:r>
        <w:rPr>
          <w:rFonts w:hint="eastAsia"/>
        </w:rPr>
        <w:t>‹</w:t>
      </w:r>
      <w:r>
        <w:rPr>
          <w:rFonts w:hint="eastAsia"/>
        </w:rPr>
        <w:t xml:space="preserve"> (Hegel, </w:t>
      </w:r>
      <w:proofErr w:type="spellStart"/>
      <w:r>
        <w:rPr>
          <w:rFonts w:hint="eastAsia"/>
        </w:rPr>
        <w:t>Rechtsphilosophie</w:t>
      </w:r>
      <w:proofErr w:type="spellEnd"/>
      <w:r>
        <w:rPr>
          <w:rFonts w:hint="eastAsia"/>
        </w:rPr>
        <w:t xml:space="preserve">, </w:t>
      </w:r>
      <w:proofErr w:type="spellStart"/>
      <w:r>
        <w:rPr>
          <w:rFonts w:hint="eastAsia"/>
        </w:rPr>
        <w:t>Zusatz</w:t>
      </w:r>
      <w:proofErr w:type="spellEnd"/>
      <w:r>
        <w:rPr>
          <w:rFonts w:hint="eastAsia"/>
        </w:rPr>
        <w:t xml:space="preserve"> </w:t>
      </w:r>
      <w:proofErr w:type="spellStart"/>
      <w:r>
        <w:rPr>
          <w:rFonts w:hint="eastAsia"/>
        </w:rPr>
        <w:t>zu</w:t>
      </w:r>
      <w:proofErr w:type="spellEnd"/>
      <w:r>
        <w:rPr>
          <w:rFonts w:hint="eastAsia"/>
        </w:rPr>
        <w:t xml:space="preserve"> </w:t>
      </w:r>
      <w:r>
        <w:rPr>
          <w:rFonts w:hint="eastAsia"/>
        </w:rPr>
        <w:t>§</w:t>
      </w:r>
      <w:r>
        <w:rPr>
          <w:rFonts w:hint="eastAsia"/>
        </w:rPr>
        <w:t xml:space="preserve"> 63.)« Marx: Das Kapital (I) ed </w:t>
      </w:r>
      <w:proofErr w:type="spellStart"/>
      <w:r>
        <w:rPr>
          <w:rFonts w:hint="eastAsia"/>
        </w:rPr>
        <w:t>Korsch</w:t>
      </w:r>
      <w:proofErr w:type="spellEnd"/>
      <w:r>
        <w:rPr>
          <w:rFonts w:hint="eastAsia"/>
        </w:rPr>
        <w:t xml:space="preserve"> p 101/102 (Der </w:t>
      </w:r>
      <w:proofErr w:type="spellStart"/>
      <w:r>
        <w:rPr>
          <w:rFonts w:hint="eastAsia"/>
        </w:rPr>
        <w:t>Austauschprozeß</w:t>
      </w:r>
      <w:proofErr w:type="spellEnd"/>
      <w:r>
        <w:rPr>
          <w:rFonts w:hint="eastAsia"/>
        </w:rPr>
        <w:t xml:space="preserve">) </w:t>
      </w:r>
    </w:p>
    <w:p w14:paraId="30245C63" w14:textId="28A74CE6" w:rsidR="00572209" w:rsidRDefault="00000000" w:rsidP="009C1AB2">
      <w:pPr>
        <w:spacing w:line="360" w:lineRule="auto"/>
        <w:jc w:val="right"/>
      </w:pPr>
      <w:r>
        <w:rPr>
          <w:rFonts w:hint="eastAsia"/>
        </w:rPr>
        <w:t>[X 3,6]</w:t>
      </w:r>
    </w:p>
    <w:p w14:paraId="34C0A2D9" w14:textId="77777777" w:rsidR="009C1AB2" w:rsidRDefault="00000000">
      <w:pPr>
        <w:spacing w:line="360" w:lineRule="auto"/>
      </w:pPr>
      <w:r>
        <w:rPr>
          <w:rFonts w:hint="eastAsia"/>
        </w:rPr>
        <w:lastRenderedPageBreak/>
        <w:t>马克思反对那种认为金银只是想象价值的观点。“因为货币的某些职能可以被其本身的单纯的符号所取代，这产生了一种误解，认为货币只是一种单纯的符号。但另一方面，在这种误解里面包含了一种预感：物的货币形式是物本身以外的东西，它只是隐藏在物后面的人的关系的表现形式。从这个意义上说，任何商品都是符号</w:t>
      </w:r>
      <w:r>
        <w:rPr>
          <w:rFonts w:hint="eastAsia"/>
          <w:highlight w:val="lightGray"/>
        </w:rPr>
        <w:t>，因为它的价值只是它所耗费的人类劳动的物质外壳。</w:t>
      </w:r>
      <w:r>
        <w:rPr>
          <w:rStyle w:val="af"/>
          <w:rFonts w:hint="eastAsia"/>
          <w:highlight w:val="lightGray"/>
        </w:rPr>
        <w:footnoteReference w:id="23"/>
      </w:r>
      <w:r>
        <w:rPr>
          <w:rFonts w:hint="eastAsia"/>
        </w:rPr>
        <w:t>但是，当人们将</w:t>
      </w:r>
      <w:r>
        <w:rPr>
          <w:rFonts w:hint="eastAsia"/>
        </w:rPr>
        <w:t>...</w:t>
      </w:r>
      <w:r>
        <w:rPr>
          <w:rFonts w:hint="eastAsia"/>
        </w:rPr>
        <w:t>物质特征（这些特征是基于特定生产方式的社会劳动规定）</w:t>
      </w:r>
      <w:r>
        <w:rPr>
          <w:rStyle w:val="af"/>
          <w:rFonts w:hint="eastAsia"/>
        </w:rPr>
        <w:footnoteReference w:id="24"/>
      </w:r>
      <w:r>
        <w:rPr>
          <w:rFonts w:hint="eastAsia"/>
        </w:rPr>
        <w:t>视为单纯的符号时，就同时将它们视为人类任意的思想产物。</w:t>
      </w:r>
      <w:r>
        <w:rPr>
          <w:rStyle w:val="af"/>
          <w:rFonts w:hint="eastAsia"/>
        </w:rPr>
        <w:footnoteReference w:id="25"/>
      </w:r>
      <w:r w:rsidRPr="002827D7">
        <w:rPr>
          <w:rFonts w:hint="eastAsia"/>
        </w:rPr>
        <w:t>”</w:t>
      </w:r>
      <w:r>
        <w:rPr>
          <w:rFonts w:hint="eastAsia"/>
        </w:rPr>
        <w:t>关于“人类劳动（</w:t>
      </w:r>
      <w:proofErr w:type="spellStart"/>
      <w:r>
        <w:rPr>
          <w:rFonts w:hint="eastAsia"/>
        </w:rPr>
        <w:t>menschliche</w:t>
      </w:r>
      <w:proofErr w:type="spellEnd"/>
      <w:r>
        <w:rPr>
          <w:rFonts w:hint="eastAsia"/>
        </w:rPr>
        <w:t xml:space="preserve"> Arbeit</w:t>
      </w:r>
      <w:r>
        <w:rPr>
          <w:rFonts w:hint="eastAsia"/>
        </w:rPr>
        <w:t>）”。注：“‘如果考察价值的概念，那么物本身就被看作只是符号，物不是被看作物本身，而是被看作它所值的那个东西。’（黑格尔，《法哲学原理》，第</w:t>
      </w:r>
      <w:r>
        <w:rPr>
          <w:rFonts w:hint="eastAsia"/>
        </w:rPr>
        <w:t>63</w:t>
      </w:r>
      <w:r>
        <w:rPr>
          <w:rFonts w:hint="eastAsia"/>
        </w:rPr>
        <w:t>节附释）”马克思：《资本论》（第一卷），科尔施编，第</w:t>
      </w:r>
      <w:r>
        <w:rPr>
          <w:rFonts w:hint="eastAsia"/>
        </w:rPr>
        <w:t>101/102</w:t>
      </w:r>
      <w:r>
        <w:rPr>
          <w:rFonts w:hint="eastAsia"/>
        </w:rPr>
        <w:t>页（交换过程）</w:t>
      </w:r>
    </w:p>
    <w:p w14:paraId="5892A0AC" w14:textId="5D343B24" w:rsidR="00572209" w:rsidRDefault="00000000" w:rsidP="009C1AB2">
      <w:pPr>
        <w:spacing w:line="360" w:lineRule="auto"/>
        <w:jc w:val="right"/>
      </w:pPr>
      <w:r>
        <w:rPr>
          <w:rFonts w:hint="eastAsia"/>
        </w:rPr>
        <w:t>[X 3,6]</w:t>
      </w:r>
    </w:p>
    <w:p w14:paraId="6D13AE4F" w14:textId="77777777" w:rsidR="009C1AB2" w:rsidRDefault="00000000">
      <w:pPr>
        <w:spacing w:line="360" w:lineRule="auto"/>
      </w:pPr>
      <w:r>
        <w:rPr>
          <w:rFonts w:hint="eastAsia"/>
        </w:rPr>
        <w:t xml:space="preserve">Das </w:t>
      </w:r>
      <w:proofErr w:type="spellStart"/>
      <w:r>
        <w:rPr>
          <w:rFonts w:hint="eastAsia"/>
        </w:rPr>
        <w:t>Privateigentum</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Ursprung</w:t>
      </w:r>
      <w:proofErr w:type="spellEnd"/>
      <w:r>
        <w:rPr>
          <w:rFonts w:hint="eastAsia"/>
        </w:rPr>
        <w:t xml:space="preserve"> der </w:t>
      </w:r>
      <w:proofErr w:type="spellStart"/>
      <w:r>
        <w:rPr>
          <w:rFonts w:hint="eastAsia"/>
        </w:rPr>
        <w:t>Entfremdung</w:t>
      </w:r>
      <w:proofErr w:type="spellEnd"/>
      <w:r>
        <w:rPr>
          <w:rFonts w:hint="eastAsia"/>
        </w:rPr>
        <w:t xml:space="preserve"> der Menschen </w:t>
      </w:r>
      <w:proofErr w:type="spellStart"/>
      <w:r>
        <w:rPr>
          <w:rFonts w:hint="eastAsia"/>
        </w:rPr>
        <w:t>untereinander</w:t>
      </w:r>
      <w:proofErr w:type="spellEnd"/>
      <w:r>
        <w:rPr>
          <w:rFonts w:hint="eastAsia"/>
        </w:rPr>
        <w:t xml:space="preserve">: »Dinge </w:t>
      </w:r>
      <w:proofErr w:type="spellStart"/>
      <w:r>
        <w:rPr>
          <w:rFonts w:hint="eastAsia"/>
        </w:rPr>
        <w:t>sind</w:t>
      </w:r>
      <w:proofErr w:type="spellEnd"/>
      <w:r>
        <w:rPr>
          <w:rFonts w:hint="eastAsia"/>
        </w:rPr>
        <w:t xml:space="preserve"> an und f</w:t>
      </w:r>
      <w:r>
        <w:rPr>
          <w:rFonts w:hint="eastAsia"/>
        </w:rPr>
        <w:t>ü</w:t>
      </w:r>
      <w:r>
        <w:rPr>
          <w:rFonts w:hint="eastAsia"/>
        </w:rPr>
        <w:t xml:space="preserve">r </w:t>
      </w:r>
      <w:proofErr w:type="spellStart"/>
      <w:r>
        <w:rPr>
          <w:rFonts w:hint="eastAsia"/>
        </w:rPr>
        <w:t>sich</w:t>
      </w:r>
      <w:proofErr w:type="spellEnd"/>
      <w:r>
        <w:rPr>
          <w:rFonts w:hint="eastAsia"/>
        </w:rPr>
        <w:t xml:space="preserve"> dem Menschen </w:t>
      </w:r>
      <w:proofErr w:type="spellStart"/>
      <w:r>
        <w:rPr>
          <w:rFonts w:hint="eastAsia"/>
        </w:rPr>
        <w:t>äußerlich</w:t>
      </w:r>
      <w:proofErr w:type="spellEnd"/>
      <w:r>
        <w:rPr>
          <w:rFonts w:hint="eastAsia"/>
        </w:rPr>
        <w:t xml:space="preserve"> und </w:t>
      </w:r>
      <w:proofErr w:type="spellStart"/>
      <w:r>
        <w:rPr>
          <w:rFonts w:hint="eastAsia"/>
        </w:rPr>
        <w:t>daher</w:t>
      </w:r>
      <w:proofErr w:type="spellEnd"/>
      <w:r>
        <w:rPr>
          <w:rFonts w:hint="eastAsia"/>
        </w:rPr>
        <w:t xml:space="preserve"> </w:t>
      </w:r>
      <w:proofErr w:type="spellStart"/>
      <w:r>
        <w:rPr>
          <w:rFonts w:hint="eastAsia"/>
        </w:rPr>
        <w:t>veräußerlich</w:t>
      </w:r>
      <w:proofErr w:type="spellEnd"/>
      <w:r>
        <w:rPr>
          <w:rFonts w:hint="eastAsia"/>
        </w:rPr>
        <w:t xml:space="preserve">. </w:t>
      </w:r>
      <w:proofErr w:type="spellStart"/>
      <w:r>
        <w:rPr>
          <w:rFonts w:hint="eastAsia"/>
        </w:rPr>
        <w:t>Damit</w:t>
      </w:r>
      <w:proofErr w:type="spellEnd"/>
      <w:r>
        <w:rPr>
          <w:rFonts w:hint="eastAsia"/>
        </w:rPr>
        <w:t xml:space="preserve"> </w:t>
      </w:r>
      <w:proofErr w:type="spellStart"/>
      <w:r>
        <w:rPr>
          <w:rFonts w:hint="eastAsia"/>
        </w:rPr>
        <w:t>diese</w:t>
      </w:r>
      <w:proofErr w:type="spellEnd"/>
      <w:r>
        <w:rPr>
          <w:rFonts w:hint="eastAsia"/>
        </w:rPr>
        <w:t xml:space="preserve"> </w:t>
      </w:r>
      <w:proofErr w:type="spellStart"/>
      <w:r>
        <w:rPr>
          <w:rFonts w:hint="eastAsia"/>
        </w:rPr>
        <w:t>Veräußerung</w:t>
      </w:r>
      <w:proofErr w:type="spellEnd"/>
      <w:r>
        <w:rPr>
          <w:rFonts w:hint="eastAsia"/>
        </w:rPr>
        <w:t xml:space="preserve"> </w:t>
      </w:r>
      <w:proofErr w:type="spellStart"/>
      <w:r>
        <w:rPr>
          <w:rFonts w:hint="eastAsia"/>
        </w:rPr>
        <w:t>wechselseitig</w:t>
      </w:r>
      <w:proofErr w:type="spellEnd"/>
      <w:r>
        <w:rPr>
          <w:rFonts w:hint="eastAsia"/>
        </w:rPr>
        <w:t xml:space="preserve">, </w:t>
      </w:r>
      <w:proofErr w:type="spellStart"/>
      <w:r>
        <w:rPr>
          <w:rFonts w:hint="eastAsia"/>
        </w:rPr>
        <w:t>brauchen</w:t>
      </w:r>
      <w:proofErr w:type="spellEnd"/>
      <w:r>
        <w:rPr>
          <w:rFonts w:hint="eastAsia"/>
        </w:rPr>
        <w:t xml:space="preserve"> Menschen </w:t>
      </w:r>
      <w:proofErr w:type="spellStart"/>
      <w:r>
        <w:rPr>
          <w:rFonts w:hint="eastAsia"/>
        </w:rPr>
        <w:t>nur</w:t>
      </w:r>
      <w:proofErr w:type="spellEnd"/>
      <w:r>
        <w:rPr>
          <w:rFonts w:hint="eastAsia"/>
        </w:rPr>
        <w:t xml:space="preserve"> </w:t>
      </w:r>
      <w:proofErr w:type="spellStart"/>
      <w:r>
        <w:rPr>
          <w:rFonts w:hint="eastAsia"/>
        </w:rPr>
        <w:t>stillschweigend</w:t>
      </w:r>
      <w:proofErr w:type="spellEnd"/>
      <w:r>
        <w:rPr>
          <w:rFonts w:hint="eastAsia"/>
        </w:rPr>
        <w:t xml:space="preserve"> </w:t>
      </w:r>
      <w:proofErr w:type="spellStart"/>
      <w:r>
        <w:rPr>
          <w:rFonts w:hint="eastAsia"/>
        </w:rPr>
        <w:t>sich</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Privateigent</w:t>
      </w:r>
      <w:proofErr w:type="spellEnd"/>
      <w:r>
        <w:rPr>
          <w:rFonts w:hint="eastAsia"/>
        </w:rPr>
        <w:t>ü</w:t>
      </w:r>
      <w:proofErr w:type="spellStart"/>
      <w:r>
        <w:rPr>
          <w:rFonts w:hint="eastAsia"/>
        </w:rPr>
        <w:t>mer</w:t>
      </w:r>
      <w:proofErr w:type="spellEnd"/>
      <w:r>
        <w:rPr>
          <w:rFonts w:hint="eastAsia"/>
        </w:rPr>
        <w:t xml:space="preserve"> </w:t>
      </w:r>
      <w:proofErr w:type="spellStart"/>
      <w:r>
        <w:rPr>
          <w:rFonts w:hint="eastAsia"/>
        </w:rPr>
        <w:t>jener</w:t>
      </w:r>
      <w:proofErr w:type="spellEnd"/>
      <w:r>
        <w:rPr>
          <w:rFonts w:hint="eastAsia"/>
        </w:rPr>
        <w:t xml:space="preserve"> </w:t>
      </w:r>
      <w:proofErr w:type="spellStart"/>
      <w:r>
        <w:rPr>
          <w:rFonts w:hint="eastAsia"/>
        </w:rPr>
        <w:t>veräußerlichen</w:t>
      </w:r>
      <w:proofErr w:type="spellEnd"/>
      <w:r>
        <w:rPr>
          <w:rFonts w:hint="eastAsia"/>
        </w:rPr>
        <w:t xml:space="preserve"> Dinge und </w:t>
      </w:r>
      <w:proofErr w:type="spellStart"/>
      <w:r>
        <w:rPr>
          <w:rFonts w:hint="eastAsia"/>
        </w:rPr>
        <w:t>eben</w:t>
      </w:r>
      <w:proofErr w:type="spellEnd"/>
      <w:r>
        <w:rPr>
          <w:rFonts w:hint="eastAsia"/>
        </w:rPr>
        <w:t xml:space="preserve"> </w:t>
      </w:r>
      <w:proofErr w:type="spellStart"/>
      <w:r>
        <w:rPr>
          <w:rFonts w:hint="eastAsia"/>
        </w:rPr>
        <w:t>dadurch</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voneinander</w:t>
      </w:r>
      <w:proofErr w:type="spellEnd"/>
      <w:r>
        <w:rPr>
          <w:rFonts w:hint="eastAsia"/>
        </w:rPr>
        <w:t xml:space="preserve"> </w:t>
      </w:r>
      <w:proofErr w:type="spellStart"/>
      <w:r>
        <w:rPr>
          <w:rFonts w:hint="eastAsia"/>
        </w:rPr>
        <w:t>unabhängige</w:t>
      </w:r>
      <w:proofErr w:type="spellEnd"/>
      <w:r>
        <w:rPr>
          <w:rFonts w:hint="eastAsia"/>
        </w:rPr>
        <w:t xml:space="preserve"> </w:t>
      </w:r>
      <w:proofErr w:type="spellStart"/>
      <w:r>
        <w:rPr>
          <w:rFonts w:hint="eastAsia"/>
        </w:rPr>
        <w:t>Personen</w:t>
      </w:r>
      <w:proofErr w:type="spellEnd"/>
      <w:r>
        <w:rPr>
          <w:rFonts w:hint="eastAsia"/>
        </w:rPr>
        <w:t xml:space="preserve"> </w:t>
      </w:r>
      <w:proofErr w:type="spellStart"/>
      <w:r>
        <w:rPr>
          <w:rFonts w:hint="eastAsia"/>
        </w:rPr>
        <w:t>gegen</w:t>
      </w:r>
      <w:proofErr w:type="spellEnd"/>
      <w:r>
        <w:rPr>
          <w:rFonts w:hint="eastAsia"/>
        </w:rPr>
        <w:t>ü</w:t>
      </w:r>
      <w:proofErr w:type="spellStart"/>
      <w:r>
        <w:rPr>
          <w:rFonts w:hint="eastAsia"/>
        </w:rPr>
        <w:t>berzutreten</w:t>
      </w:r>
      <w:proofErr w:type="spellEnd"/>
      <w:r>
        <w:rPr>
          <w:rFonts w:hint="eastAsia"/>
        </w:rPr>
        <w:t xml:space="preserve">. So1ch </w:t>
      </w:r>
      <w:proofErr w:type="spellStart"/>
      <w:r>
        <w:rPr>
          <w:rFonts w:hint="eastAsia"/>
        </w:rPr>
        <w:t>ein</w:t>
      </w:r>
      <w:proofErr w:type="spellEnd"/>
      <w:r>
        <w:rPr>
          <w:rFonts w:hint="eastAsia"/>
        </w:rPr>
        <w:t xml:space="preserve"> </w:t>
      </w:r>
      <w:proofErr w:type="spellStart"/>
      <w:r>
        <w:rPr>
          <w:rFonts w:hint="eastAsia"/>
        </w:rPr>
        <w:t>Verhältnis</w:t>
      </w:r>
      <w:proofErr w:type="spellEnd"/>
      <w:r>
        <w:rPr>
          <w:rFonts w:hint="eastAsia"/>
        </w:rPr>
        <w:t xml:space="preserve"> </w:t>
      </w:r>
      <w:proofErr w:type="spellStart"/>
      <w:r>
        <w:rPr>
          <w:rFonts w:hint="eastAsia"/>
        </w:rPr>
        <w:t>wechselseitiger</w:t>
      </w:r>
      <w:proofErr w:type="spellEnd"/>
      <w:r>
        <w:rPr>
          <w:rFonts w:hint="eastAsia"/>
        </w:rPr>
        <w:t xml:space="preserve"> </w:t>
      </w:r>
      <w:proofErr w:type="spellStart"/>
      <w:r>
        <w:rPr>
          <w:rFonts w:hint="eastAsia"/>
        </w:rPr>
        <w:t>Fremdheit</w:t>
      </w:r>
      <w:proofErr w:type="spellEnd"/>
      <w:r>
        <w:rPr>
          <w:rFonts w:hint="eastAsia"/>
        </w:rPr>
        <w:t xml:space="preserve"> </w:t>
      </w:r>
      <w:proofErr w:type="spellStart"/>
      <w:r>
        <w:rPr>
          <w:rFonts w:hint="eastAsia"/>
        </w:rPr>
        <w:t>existiert</w:t>
      </w:r>
      <w:proofErr w:type="spellEnd"/>
      <w:r>
        <w:rPr>
          <w:rFonts w:hint="eastAsia"/>
        </w:rPr>
        <w:t xml:space="preserve"> </w:t>
      </w:r>
      <w:proofErr w:type="spellStart"/>
      <w:r>
        <w:rPr>
          <w:rFonts w:hint="eastAsia"/>
        </w:rPr>
        <w:t>jedoch</w:t>
      </w:r>
      <w:proofErr w:type="spellEnd"/>
      <w:r>
        <w:rPr>
          <w:rFonts w:hint="eastAsia"/>
        </w:rPr>
        <w:t xml:space="preserve"> </w:t>
      </w:r>
      <w:proofErr w:type="spellStart"/>
      <w:r>
        <w:rPr>
          <w:rFonts w:hint="eastAsia"/>
        </w:rPr>
        <w:t>nicht</w:t>
      </w:r>
      <w:proofErr w:type="spellEnd"/>
      <w:r>
        <w:rPr>
          <w:rFonts w:hint="eastAsia"/>
        </w:rPr>
        <w:t xml:space="preserve"> f</w:t>
      </w:r>
      <w:r>
        <w:rPr>
          <w:rFonts w:hint="eastAsia"/>
        </w:rPr>
        <w:t>ü</w:t>
      </w:r>
      <w:r>
        <w:rPr>
          <w:rFonts w:hint="eastAsia"/>
        </w:rPr>
        <w:t xml:space="preserve">r die </w:t>
      </w:r>
      <w:proofErr w:type="spellStart"/>
      <w:r>
        <w:rPr>
          <w:rFonts w:hint="eastAsia"/>
        </w:rPr>
        <w:t>Glieder</w:t>
      </w:r>
      <w:proofErr w:type="spellEnd"/>
      <w:r>
        <w:rPr>
          <w:rFonts w:hint="eastAsia"/>
        </w:rPr>
        <w:t xml:space="preserve"> </w:t>
      </w:r>
      <w:proofErr w:type="spellStart"/>
      <w:r>
        <w:rPr>
          <w:rFonts w:hint="eastAsia"/>
        </w:rPr>
        <w:t>eines</w:t>
      </w:r>
      <w:proofErr w:type="spellEnd"/>
      <w:r>
        <w:rPr>
          <w:rFonts w:hint="eastAsia"/>
        </w:rPr>
        <w:t xml:space="preserve"> </w:t>
      </w:r>
      <w:proofErr w:type="spellStart"/>
      <w:r>
        <w:rPr>
          <w:rFonts w:hint="eastAsia"/>
        </w:rPr>
        <w:t>naturw</w:t>
      </w:r>
      <w:proofErr w:type="spellEnd"/>
      <w:r>
        <w:rPr>
          <w:rFonts w:hint="eastAsia"/>
        </w:rPr>
        <w:t>ü</w:t>
      </w:r>
      <w:proofErr w:type="spellStart"/>
      <w:r>
        <w:rPr>
          <w:rFonts w:hint="eastAsia"/>
        </w:rPr>
        <w:t>chsigen</w:t>
      </w:r>
      <w:proofErr w:type="spellEnd"/>
      <w:r>
        <w:rPr>
          <w:rFonts w:hint="eastAsia"/>
        </w:rPr>
        <w:t xml:space="preserve"> </w:t>
      </w:r>
      <w:proofErr w:type="spellStart"/>
      <w:r>
        <w:rPr>
          <w:rFonts w:hint="eastAsia"/>
        </w:rPr>
        <w:t>Gemeinwesens</w:t>
      </w:r>
      <w:proofErr w:type="spellEnd"/>
      <w:r>
        <w:rPr>
          <w:rFonts w:hint="eastAsia"/>
        </w:rPr>
        <w:t xml:space="preserve"> ... Der </w:t>
      </w:r>
      <w:proofErr w:type="spellStart"/>
      <w:r>
        <w:rPr>
          <w:rFonts w:hint="eastAsia"/>
        </w:rPr>
        <w:t>Warenaustausch</w:t>
      </w:r>
      <w:proofErr w:type="spellEnd"/>
      <w:r>
        <w:rPr>
          <w:rFonts w:hint="eastAsia"/>
        </w:rPr>
        <w:t xml:space="preserve"> </w:t>
      </w:r>
      <w:proofErr w:type="spellStart"/>
      <w:r>
        <w:rPr>
          <w:rFonts w:hint="eastAsia"/>
        </w:rPr>
        <w:t>beginnt</w:t>
      </w:r>
      <w:proofErr w:type="spellEnd"/>
      <w:r>
        <w:rPr>
          <w:rFonts w:hint="eastAsia"/>
        </w:rPr>
        <w:t xml:space="preserve">, wo die </w:t>
      </w:r>
      <w:proofErr w:type="spellStart"/>
      <w:r>
        <w:rPr>
          <w:rFonts w:hint="eastAsia"/>
        </w:rPr>
        <w:t>Gemeinwesen</w:t>
      </w:r>
      <w:proofErr w:type="spellEnd"/>
      <w:r>
        <w:rPr>
          <w:rFonts w:hint="eastAsia"/>
        </w:rPr>
        <w:t xml:space="preserve"> </w:t>
      </w:r>
      <w:proofErr w:type="spellStart"/>
      <w:proofErr w:type="gramStart"/>
      <w:r>
        <w:rPr>
          <w:rFonts w:hint="eastAsia"/>
        </w:rPr>
        <w:t>enden</w:t>
      </w:r>
      <w:proofErr w:type="spellEnd"/>
      <w:r>
        <w:rPr>
          <w:rFonts w:hint="eastAsia"/>
        </w:rPr>
        <w:t>.«</w:t>
      </w:r>
      <w:proofErr w:type="gramEnd"/>
      <w:r>
        <w:rPr>
          <w:rFonts w:hint="eastAsia"/>
        </w:rPr>
        <w:t xml:space="preserve"> Karl Marx: Das Kapital (I) ed </w:t>
      </w:r>
      <w:proofErr w:type="spellStart"/>
      <w:r>
        <w:rPr>
          <w:rFonts w:hint="eastAsia"/>
        </w:rPr>
        <w:t>Korsch</w:t>
      </w:r>
      <w:proofErr w:type="spellEnd"/>
      <w:r>
        <w:rPr>
          <w:rFonts w:hint="eastAsia"/>
        </w:rPr>
        <w:t xml:space="preserve"> Berlin 1932 p 99 (Der </w:t>
      </w:r>
      <w:proofErr w:type="spellStart"/>
      <w:r>
        <w:rPr>
          <w:rFonts w:hint="eastAsia"/>
        </w:rPr>
        <w:t>Austauschprozeß</w:t>
      </w:r>
      <w:proofErr w:type="spellEnd"/>
      <w:r>
        <w:rPr>
          <w:rFonts w:hint="eastAsia"/>
        </w:rPr>
        <w:t xml:space="preserve">) </w:t>
      </w:r>
    </w:p>
    <w:p w14:paraId="0C2ABEAE" w14:textId="37CDCBE4" w:rsidR="00572209" w:rsidRDefault="00000000" w:rsidP="009C1AB2">
      <w:pPr>
        <w:spacing w:line="360" w:lineRule="auto"/>
        <w:jc w:val="right"/>
      </w:pPr>
      <w:r>
        <w:rPr>
          <w:rFonts w:hint="eastAsia"/>
        </w:rPr>
        <w:t>[X 3 a, 1]</w:t>
      </w:r>
    </w:p>
    <w:p w14:paraId="20FF8A60" w14:textId="77777777" w:rsidR="009C1AB2" w:rsidRDefault="00000000">
      <w:pPr>
        <w:spacing w:line="360" w:lineRule="auto"/>
      </w:pPr>
      <w:r>
        <w:rPr>
          <w:rFonts w:hint="eastAsia"/>
        </w:rPr>
        <w:t>私有财产作为人与人之间相互异化的起源：“物本身存在于人之外，因而是可以让渡的。为使让渡成为相互的让渡，人们只须默默地把彼此当作被让渡的物的私有者，从而把彼此当作独立的人相对立就行了。然而这种把彼此当作外人看待的</w:t>
      </w:r>
      <w:r>
        <w:rPr>
          <w:rFonts w:hint="eastAsia"/>
        </w:rPr>
        <w:lastRenderedPageBreak/>
        <w:t>关系在原始共同体的成员之间并不存在……商品交换是在共同体的尽头，在它们与别的共同体或其成员接触的地方开始的。”卡尔·马克思：《资本论》（第一卷），科尔施编，柏林（</w:t>
      </w:r>
      <w:r>
        <w:rPr>
          <w:rFonts w:hint="eastAsia"/>
        </w:rPr>
        <w:t>1932</w:t>
      </w:r>
      <w:r>
        <w:rPr>
          <w:rFonts w:hint="eastAsia"/>
        </w:rPr>
        <w:t>年），第</w:t>
      </w:r>
      <w:r>
        <w:rPr>
          <w:rFonts w:hint="eastAsia"/>
        </w:rPr>
        <w:t>99</w:t>
      </w:r>
      <w:r>
        <w:rPr>
          <w:rFonts w:hint="eastAsia"/>
        </w:rPr>
        <w:t>页（交换过程）</w:t>
      </w:r>
    </w:p>
    <w:p w14:paraId="1642BB73" w14:textId="066C3C07" w:rsidR="00572209" w:rsidRDefault="00000000" w:rsidP="009C1AB2">
      <w:pPr>
        <w:spacing w:line="360" w:lineRule="auto"/>
        <w:jc w:val="right"/>
      </w:pPr>
      <w:r>
        <w:rPr>
          <w:rFonts w:hint="eastAsia"/>
        </w:rPr>
        <w:t>[X 3 a, 1]</w:t>
      </w:r>
    </w:p>
    <w:p w14:paraId="2F07822F" w14:textId="77777777" w:rsidR="009C1AB2" w:rsidRDefault="00000000">
      <w:pPr>
        <w:spacing w:line="360" w:lineRule="auto"/>
      </w:pPr>
      <w:r>
        <w:rPr>
          <w:rFonts w:hint="eastAsia"/>
        </w:rPr>
        <w:t xml:space="preserve">»Um ... Dinge </w:t>
      </w:r>
      <w:proofErr w:type="spellStart"/>
      <w:r>
        <w:rPr>
          <w:rFonts w:hint="eastAsia"/>
        </w:rPr>
        <w:t>als</w:t>
      </w:r>
      <w:proofErr w:type="spellEnd"/>
      <w:r>
        <w:rPr>
          <w:rFonts w:hint="eastAsia"/>
        </w:rPr>
        <w:t xml:space="preserve"> </w:t>
      </w:r>
      <w:proofErr w:type="spellStart"/>
      <w:r>
        <w:rPr>
          <w:rFonts w:hint="eastAsia"/>
        </w:rPr>
        <w:t>Waren</w:t>
      </w:r>
      <w:proofErr w:type="spellEnd"/>
      <w:r>
        <w:rPr>
          <w:rFonts w:hint="eastAsia"/>
        </w:rPr>
        <w:t xml:space="preserve"> </w:t>
      </w:r>
      <w:proofErr w:type="spellStart"/>
      <w:r>
        <w:rPr>
          <w:rFonts w:hint="eastAsia"/>
        </w:rPr>
        <w:t>aufeinander</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beziehn</w:t>
      </w:r>
      <w:proofErr w:type="spellEnd"/>
      <w:r>
        <w:rPr>
          <w:rFonts w:hint="eastAsia"/>
        </w:rPr>
        <w:t>, m</w:t>
      </w:r>
      <w:r>
        <w:rPr>
          <w:rFonts w:hint="eastAsia"/>
        </w:rPr>
        <w:t>ü</w:t>
      </w:r>
      <w:proofErr w:type="spellStart"/>
      <w:r>
        <w:rPr>
          <w:rFonts w:hint="eastAsia"/>
        </w:rPr>
        <w:t>ssen</w:t>
      </w:r>
      <w:proofErr w:type="spellEnd"/>
      <w:r>
        <w:rPr>
          <w:rFonts w:hint="eastAsia"/>
        </w:rPr>
        <w:t xml:space="preserve"> die </w:t>
      </w:r>
      <w:proofErr w:type="spellStart"/>
      <w:r>
        <w:rPr>
          <w:rFonts w:hint="eastAsia"/>
        </w:rPr>
        <w:t>Warenh</w:t>
      </w:r>
      <w:proofErr w:type="spellEnd"/>
      <w:r>
        <w:rPr>
          <w:rFonts w:hint="eastAsia"/>
        </w:rPr>
        <w:t>ü</w:t>
      </w:r>
      <w:proofErr w:type="spellStart"/>
      <w:r>
        <w:rPr>
          <w:rFonts w:hint="eastAsia"/>
        </w:rPr>
        <w:t>ter</w:t>
      </w:r>
      <w:proofErr w:type="spellEnd"/>
      <w:r>
        <w:rPr>
          <w:rFonts w:hint="eastAsia"/>
        </w:rPr>
        <w:t xml:space="preserve"> </w:t>
      </w:r>
      <w:proofErr w:type="spellStart"/>
      <w:r>
        <w:rPr>
          <w:rFonts w:hint="eastAsia"/>
        </w:rPr>
        <w:t>sich</w:t>
      </w:r>
      <w:proofErr w:type="spellEnd"/>
      <w:r>
        <w:rPr>
          <w:rFonts w:hint="eastAsia"/>
        </w:rPr>
        <w:t xml:space="preserve"> </w:t>
      </w:r>
      <w:proofErr w:type="spellStart"/>
      <w:r>
        <w:rPr>
          <w:rFonts w:hint="eastAsia"/>
        </w:rPr>
        <w:t>zueinander</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Personen</w:t>
      </w:r>
      <w:proofErr w:type="spellEnd"/>
      <w:r>
        <w:rPr>
          <w:rFonts w:hint="eastAsia"/>
        </w:rPr>
        <w:t xml:space="preserve"> </w:t>
      </w:r>
      <w:proofErr w:type="spellStart"/>
      <w:r>
        <w:rPr>
          <w:rFonts w:hint="eastAsia"/>
        </w:rPr>
        <w:t>verhalten</w:t>
      </w:r>
      <w:proofErr w:type="spellEnd"/>
      <w:r>
        <w:rPr>
          <w:rFonts w:hint="eastAsia"/>
        </w:rPr>
        <w:t xml:space="preserve">, </w:t>
      </w:r>
      <w:proofErr w:type="spellStart"/>
      <w:r>
        <w:rPr>
          <w:rFonts w:hint="eastAsia"/>
        </w:rPr>
        <w:t>deren</w:t>
      </w:r>
      <w:proofErr w:type="spellEnd"/>
      <w:r>
        <w:rPr>
          <w:rFonts w:hint="eastAsia"/>
        </w:rPr>
        <w:t xml:space="preserve"> </w:t>
      </w:r>
      <w:proofErr w:type="spellStart"/>
      <w:r>
        <w:rPr>
          <w:rFonts w:hint="eastAsia"/>
        </w:rPr>
        <w:t>Willen</w:t>
      </w:r>
      <w:proofErr w:type="spellEnd"/>
      <w:r>
        <w:rPr>
          <w:rFonts w:hint="eastAsia"/>
        </w:rPr>
        <w:t xml:space="preserve"> in </w:t>
      </w:r>
      <w:proofErr w:type="spellStart"/>
      <w:r>
        <w:rPr>
          <w:rFonts w:hint="eastAsia"/>
        </w:rPr>
        <w:t>jenen</w:t>
      </w:r>
      <w:proofErr w:type="spellEnd"/>
      <w:r>
        <w:rPr>
          <w:rFonts w:hint="eastAsia"/>
        </w:rPr>
        <w:t xml:space="preserve"> </w:t>
      </w:r>
      <w:proofErr w:type="spellStart"/>
      <w:r>
        <w:rPr>
          <w:rFonts w:hint="eastAsia"/>
        </w:rPr>
        <w:t>Dingen</w:t>
      </w:r>
      <w:proofErr w:type="spellEnd"/>
      <w:r>
        <w:rPr>
          <w:rFonts w:hint="eastAsia"/>
        </w:rPr>
        <w:t xml:space="preserve"> </w:t>
      </w:r>
      <w:proofErr w:type="spellStart"/>
      <w:proofErr w:type="gramStart"/>
      <w:r>
        <w:rPr>
          <w:rFonts w:hint="eastAsia"/>
        </w:rPr>
        <w:t>haust</w:t>
      </w:r>
      <w:proofErr w:type="spellEnd"/>
      <w:r>
        <w:rPr>
          <w:rFonts w:hint="eastAsia"/>
        </w:rPr>
        <w:t>.«</w:t>
      </w:r>
      <w:proofErr w:type="gramEnd"/>
      <w:r>
        <w:rPr>
          <w:rFonts w:hint="eastAsia"/>
        </w:rPr>
        <w:t xml:space="preserve"> Marx: Das Kapital (I) ed </w:t>
      </w:r>
      <w:proofErr w:type="spellStart"/>
      <w:r>
        <w:rPr>
          <w:rFonts w:hint="eastAsia"/>
        </w:rPr>
        <w:t>Korsch</w:t>
      </w:r>
      <w:proofErr w:type="spellEnd"/>
      <w:r>
        <w:rPr>
          <w:rFonts w:hint="eastAsia"/>
        </w:rPr>
        <w:t xml:space="preserve"> Berlin 1932 p 95 (Der </w:t>
      </w:r>
      <w:proofErr w:type="spellStart"/>
      <w:r>
        <w:rPr>
          <w:rFonts w:hint="eastAsia"/>
        </w:rPr>
        <w:t>Austauschprozeß</w:t>
      </w:r>
      <w:proofErr w:type="spellEnd"/>
      <w:r>
        <w:rPr>
          <w:rFonts w:hint="eastAsia"/>
        </w:rPr>
        <w:t xml:space="preserve">) </w:t>
      </w:r>
    </w:p>
    <w:p w14:paraId="191DF0C3" w14:textId="01478009" w:rsidR="00572209" w:rsidRDefault="00000000" w:rsidP="009C1AB2">
      <w:pPr>
        <w:spacing w:line="360" w:lineRule="auto"/>
        <w:jc w:val="right"/>
      </w:pPr>
      <w:r>
        <w:rPr>
          <w:rFonts w:hint="eastAsia"/>
        </w:rPr>
        <w:t>[X 3 a, 2]</w:t>
      </w:r>
    </w:p>
    <w:p w14:paraId="5663CAC1" w14:textId="77777777" w:rsidR="009C1AB2" w:rsidRDefault="00000000">
      <w:pPr>
        <w:spacing w:line="360" w:lineRule="auto"/>
      </w:pPr>
      <w:r>
        <w:rPr>
          <w:rFonts w:hint="eastAsia"/>
        </w:rPr>
        <w:t>“为了……将物作为商品相互关联，</w:t>
      </w:r>
      <w:r w:rsidRPr="00B96FDD">
        <w:rPr>
          <w:rFonts w:hint="eastAsia"/>
        </w:rPr>
        <w:t>商品保管者必须彼此发生关联，他们的意志栖居于这些事物中。</w:t>
      </w:r>
      <w:r>
        <w:rPr>
          <w:rFonts w:hint="eastAsia"/>
        </w:rPr>
        <w:t>”</w:t>
      </w:r>
      <w:r>
        <w:rPr>
          <w:rStyle w:val="af"/>
          <w:rFonts w:hint="eastAsia"/>
        </w:rPr>
        <w:footnoteReference w:id="26"/>
      </w:r>
      <w:r>
        <w:rPr>
          <w:rFonts w:hint="eastAsia"/>
        </w:rPr>
        <w:t>卡尔·马克思：《资本论》（第一卷），科尔施编，柏林（</w:t>
      </w:r>
      <w:r>
        <w:rPr>
          <w:rFonts w:hint="eastAsia"/>
        </w:rPr>
        <w:t>1932</w:t>
      </w:r>
      <w:r>
        <w:rPr>
          <w:rFonts w:hint="eastAsia"/>
        </w:rPr>
        <w:t>年），第</w:t>
      </w:r>
      <w:r>
        <w:rPr>
          <w:rFonts w:hint="eastAsia"/>
        </w:rPr>
        <w:t>95</w:t>
      </w:r>
      <w:r>
        <w:rPr>
          <w:rFonts w:hint="eastAsia"/>
        </w:rPr>
        <w:t>页（交换过程）</w:t>
      </w:r>
    </w:p>
    <w:p w14:paraId="18CD35E8" w14:textId="4D6642DA" w:rsidR="00572209" w:rsidRDefault="00000000" w:rsidP="009C1AB2">
      <w:pPr>
        <w:spacing w:line="360" w:lineRule="auto"/>
        <w:jc w:val="right"/>
      </w:pPr>
      <w:r>
        <w:rPr>
          <w:rFonts w:hint="eastAsia"/>
        </w:rPr>
        <w:t>[X 3 a, 2]</w:t>
      </w:r>
    </w:p>
    <w:p w14:paraId="3E538E33" w14:textId="77777777" w:rsidR="009C1AB2" w:rsidRDefault="00000000">
      <w:pPr>
        <w:spacing w:line="360" w:lineRule="auto"/>
      </w:pPr>
      <w:r>
        <w:rPr>
          <w:rFonts w:hint="eastAsia"/>
        </w:rPr>
        <w:t xml:space="preserve">Marx </w:t>
      </w:r>
      <w:proofErr w:type="spellStart"/>
      <w:r>
        <w:rPr>
          <w:rFonts w:hint="eastAsia"/>
        </w:rPr>
        <w:t>erkennt</w:t>
      </w:r>
      <w:proofErr w:type="spellEnd"/>
      <w:r>
        <w:rPr>
          <w:rFonts w:hint="eastAsia"/>
        </w:rPr>
        <w:t xml:space="preserve"> </w:t>
      </w:r>
      <w:proofErr w:type="spellStart"/>
      <w:r>
        <w:rPr>
          <w:rFonts w:hint="eastAsia"/>
        </w:rPr>
        <w:t>eine</w:t>
      </w:r>
      <w:proofErr w:type="spellEnd"/>
      <w:r>
        <w:rPr>
          <w:rFonts w:hint="eastAsia"/>
        </w:rPr>
        <w:t xml:space="preserve"> </w:t>
      </w:r>
      <w:proofErr w:type="spellStart"/>
      <w:r>
        <w:rPr>
          <w:rFonts w:hint="eastAsia"/>
        </w:rPr>
        <w:t>Klimax</w:t>
      </w:r>
      <w:proofErr w:type="spellEnd"/>
      <w:r>
        <w:rPr>
          <w:rFonts w:hint="eastAsia"/>
        </w:rPr>
        <w:t xml:space="preserve"> in der </w:t>
      </w:r>
      <w:proofErr w:type="spellStart"/>
      <w:r>
        <w:rPr>
          <w:rFonts w:hint="eastAsia"/>
        </w:rPr>
        <w:t>Entwicklung</w:t>
      </w:r>
      <w:proofErr w:type="spellEnd"/>
      <w:r>
        <w:rPr>
          <w:rFonts w:hint="eastAsia"/>
        </w:rPr>
        <w:t xml:space="preserve"> und in der </w:t>
      </w:r>
      <w:proofErr w:type="spellStart"/>
      <w:r>
        <w:rPr>
          <w:rFonts w:hint="eastAsia"/>
        </w:rPr>
        <w:t>Durchschaubar</w:t>
      </w:r>
      <w:proofErr w:type="spellEnd"/>
      <w:r>
        <w:rPr>
          <w:rFonts w:hint="eastAsia"/>
        </w:rPr>
        <w:t xml:space="preserve">- </w:t>
      </w:r>
      <w:proofErr w:type="spellStart"/>
      <w:r>
        <w:rPr>
          <w:rFonts w:hint="eastAsia"/>
        </w:rPr>
        <w:t>keit</w:t>
      </w:r>
      <w:proofErr w:type="spellEnd"/>
      <w:r>
        <w:rPr>
          <w:rFonts w:hint="eastAsia"/>
        </w:rPr>
        <w:t xml:space="preserve"> des </w:t>
      </w:r>
      <w:proofErr w:type="spellStart"/>
      <w:r>
        <w:rPr>
          <w:rFonts w:hint="eastAsia"/>
        </w:rPr>
        <w:t>Fetischcharakters</w:t>
      </w:r>
      <w:proofErr w:type="spellEnd"/>
      <w:r>
        <w:rPr>
          <w:rFonts w:hint="eastAsia"/>
        </w:rPr>
        <w:t xml:space="preserve"> der Ware: »Da die </w:t>
      </w:r>
      <w:proofErr w:type="spellStart"/>
      <w:r>
        <w:rPr>
          <w:rFonts w:hint="eastAsia"/>
        </w:rPr>
        <w:t>Warenform</w:t>
      </w:r>
      <w:proofErr w:type="spellEnd"/>
      <w:r>
        <w:rPr>
          <w:rFonts w:hint="eastAsia"/>
        </w:rPr>
        <w:t xml:space="preserve"> die </w:t>
      </w:r>
      <w:proofErr w:type="spellStart"/>
      <w:r>
        <w:rPr>
          <w:rFonts w:hint="eastAsia"/>
        </w:rPr>
        <w:t>allgemeinste</w:t>
      </w:r>
      <w:proofErr w:type="spellEnd"/>
      <w:r>
        <w:rPr>
          <w:rFonts w:hint="eastAsia"/>
        </w:rPr>
        <w:t xml:space="preserve"> und </w:t>
      </w:r>
      <w:proofErr w:type="spellStart"/>
      <w:r>
        <w:rPr>
          <w:rFonts w:hint="eastAsia"/>
        </w:rPr>
        <w:t>unentwickeltste</w:t>
      </w:r>
      <w:proofErr w:type="spellEnd"/>
      <w:r>
        <w:rPr>
          <w:rFonts w:hint="eastAsia"/>
        </w:rPr>
        <w:t xml:space="preserve"> Form der b</w:t>
      </w:r>
      <w:r>
        <w:rPr>
          <w:rFonts w:hint="eastAsia"/>
        </w:rPr>
        <w:t>ü</w:t>
      </w:r>
      <w:proofErr w:type="spellStart"/>
      <w:r>
        <w:rPr>
          <w:rFonts w:hint="eastAsia"/>
        </w:rPr>
        <w:t>rgerlichen</w:t>
      </w:r>
      <w:proofErr w:type="spellEnd"/>
      <w:r>
        <w:rPr>
          <w:rFonts w:hint="eastAsia"/>
        </w:rPr>
        <w:t xml:space="preserve"> Produktion </w:t>
      </w:r>
      <w:proofErr w:type="spellStart"/>
      <w:r>
        <w:rPr>
          <w:rFonts w:hint="eastAsia"/>
        </w:rPr>
        <w:t>ist</w:t>
      </w:r>
      <w:proofErr w:type="spellEnd"/>
      <w:r>
        <w:rPr>
          <w:rFonts w:hint="eastAsia"/>
        </w:rPr>
        <w:t xml:space="preserve">, </w:t>
      </w:r>
      <w:proofErr w:type="spellStart"/>
      <w:r>
        <w:rPr>
          <w:rFonts w:hint="eastAsia"/>
        </w:rPr>
        <w:t>weswegen</w:t>
      </w:r>
      <w:proofErr w:type="spellEnd"/>
      <w:r>
        <w:rPr>
          <w:rFonts w:hint="eastAsia"/>
        </w:rPr>
        <w:t xml:space="preserve"> </w:t>
      </w:r>
      <w:proofErr w:type="spellStart"/>
      <w:r>
        <w:rPr>
          <w:rFonts w:hint="eastAsia"/>
        </w:rPr>
        <w:t>sie</w:t>
      </w:r>
      <w:proofErr w:type="spellEnd"/>
      <w:r>
        <w:rPr>
          <w:rFonts w:hint="eastAsia"/>
        </w:rPr>
        <w:t xml:space="preserve"> </w:t>
      </w:r>
      <w:proofErr w:type="spellStart"/>
      <w:r>
        <w:rPr>
          <w:rFonts w:hint="eastAsia"/>
        </w:rPr>
        <w:t>fr</w:t>
      </w:r>
      <w:proofErr w:type="spellEnd"/>
      <w:r>
        <w:rPr>
          <w:rFonts w:hint="eastAsia"/>
        </w:rPr>
        <w:t>ü</w:t>
      </w:r>
      <w:r>
        <w:rPr>
          <w:rFonts w:hint="eastAsia"/>
        </w:rPr>
        <w:t xml:space="preserve">h </w:t>
      </w:r>
      <w:proofErr w:type="spellStart"/>
      <w:r>
        <w:rPr>
          <w:rFonts w:hint="eastAsia"/>
        </w:rPr>
        <w:t>auftritt</w:t>
      </w:r>
      <w:proofErr w:type="spellEnd"/>
      <w:r>
        <w:rPr>
          <w:rFonts w:hint="eastAsia"/>
        </w:rPr>
        <w:t xml:space="preserve">, </w:t>
      </w:r>
      <w:proofErr w:type="spellStart"/>
      <w:r>
        <w:rPr>
          <w:rFonts w:hint="eastAsia"/>
        </w:rPr>
        <w:t>obgleich</w:t>
      </w:r>
      <w:proofErr w:type="spellEnd"/>
      <w:r>
        <w:rPr>
          <w:rFonts w:hint="eastAsia"/>
        </w:rPr>
        <w:t xml:space="preserve"> </w:t>
      </w:r>
      <w:proofErr w:type="spellStart"/>
      <w:r>
        <w:rPr>
          <w:rFonts w:hint="eastAsia"/>
        </w:rPr>
        <w:t>nicht</w:t>
      </w:r>
      <w:proofErr w:type="spellEnd"/>
      <w:r>
        <w:rPr>
          <w:rFonts w:hint="eastAsia"/>
        </w:rPr>
        <w:t xml:space="preserve"> in </w:t>
      </w:r>
      <w:proofErr w:type="spellStart"/>
      <w:r>
        <w:rPr>
          <w:rFonts w:hint="eastAsia"/>
        </w:rPr>
        <w:t>derselben</w:t>
      </w:r>
      <w:proofErr w:type="spellEnd"/>
      <w:r>
        <w:rPr>
          <w:rFonts w:hint="eastAsia"/>
        </w:rPr>
        <w:t xml:space="preserve"> </w:t>
      </w:r>
      <w:proofErr w:type="spellStart"/>
      <w:r>
        <w:rPr>
          <w:rFonts w:hint="eastAsia"/>
        </w:rPr>
        <w:t>herrschenden</w:t>
      </w:r>
      <w:proofErr w:type="spellEnd"/>
      <w:r>
        <w:rPr>
          <w:rFonts w:hint="eastAsia"/>
        </w:rPr>
        <w:t xml:space="preserve">, also </w:t>
      </w:r>
      <w:proofErr w:type="spellStart"/>
      <w:r>
        <w:rPr>
          <w:rFonts w:hint="eastAsia"/>
        </w:rPr>
        <w:t>charakteristischen</w:t>
      </w:r>
      <w:proofErr w:type="spellEnd"/>
      <w:r>
        <w:rPr>
          <w:rFonts w:hint="eastAsia"/>
        </w:rPr>
        <w:t xml:space="preserve"> Weise </w:t>
      </w:r>
      <w:proofErr w:type="spellStart"/>
      <w:r>
        <w:rPr>
          <w:rFonts w:hint="eastAsia"/>
        </w:rPr>
        <w:t>wie</w:t>
      </w:r>
      <w:proofErr w:type="spellEnd"/>
      <w:r>
        <w:rPr>
          <w:rFonts w:hint="eastAsia"/>
        </w:rPr>
        <w:t xml:space="preserve"> </w:t>
      </w:r>
      <w:proofErr w:type="spellStart"/>
      <w:r>
        <w:rPr>
          <w:rFonts w:hint="eastAsia"/>
        </w:rPr>
        <w:t>heutzutag</w:t>
      </w:r>
      <w:proofErr w:type="spellEnd"/>
      <w:r>
        <w:rPr>
          <w:rFonts w:hint="eastAsia"/>
        </w:rPr>
        <w:t xml:space="preserve">, </w:t>
      </w:r>
      <w:proofErr w:type="spellStart"/>
      <w:r>
        <w:rPr>
          <w:rFonts w:hint="eastAsia"/>
        </w:rPr>
        <w:t>scheint</w:t>
      </w:r>
      <w:proofErr w:type="spellEnd"/>
      <w:r>
        <w:rPr>
          <w:rFonts w:hint="eastAsia"/>
        </w:rPr>
        <w:t xml:space="preserve"> </w:t>
      </w:r>
      <w:proofErr w:type="spellStart"/>
      <w:r>
        <w:rPr>
          <w:rFonts w:hint="eastAsia"/>
        </w:rPr>
        <w:t>ihr</w:t>
      </w:r>
      <w:proofErr w:type="spellEnd"/>
      <w:r>
        <w:rPr>
          <w:rFonts w:hint="eastAsia"/>
        </w:rPr>
        <w:t xml:space="preserve"> </w:t>
      </w:r>
      <w:proofErr w:type="spellStart"/>
      <w:r>
        <w:rPr>
          <w:rFonts w:hint="eastAsia"/>
        </w:rPr>
        <w:t>Fetischcharakter</w:t>
      </w:r>
      <w:proofErr w:type="spellEnd"/>
      <w:r>
        <w:rPr>
          <w:rFonts w:hint="eastAsia"/>
        </w:rPr>
        <w:t xml:space="preserve"> </w:t>
      </w:r>
      <w:proofErr w:type="spellStart"/>
      <w:r>
        <w:rPr>
          <w:rFonts w:hint="eastAsia"/>
        </w:rPr>
        <w:t>noch</w:t>
      </w:r>
      <w:proofErr w:type="spellEnd"/>
      <w:r>
        <w:rPr>
          <w:rFonts w:hint="eastAsia"/>
        </w:rPr>
        <w:t xml:space="preserve"> </w:t>
      </w:r>
      <w:proofErr w:type="spellStart"/>
      <w:r>
        <w:rPr>
          <w:rFonts w:hint="eastAsia"/>
        </w:rPr>
        <w:t>verhältnismäßig</w:t>
      </w:r>
      <w:proofErr w:type="spellEnd"/>
      <w:r>
        <w:rPr>
          <w:rFonts w:hint="eastAsia"/>
        </w:rPr>
        <w:t xml:space="preserve"> </w:t>
      </w:r>
      <w:proofErr w:type="spellStart"/>
      <w:r>
        <w:rPr>
          <w:rFonts w:hint="eastAsia"/>
        </w:rPr>
        <w:t>leicht</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durchschauen</w:t>
      </w:r>
      <w:proofErr w:type="spellEnd"/>
      <w:r>
        <w:rPr>
          <w:rFonts w:hint="eastAsia"/>
        </w:rPr>
        <w:t xml:space="preserve">. Bei </w:t>
      </w:r>
      <w:proofErr w:type="spellStart"/>
      <w:r>
        <w:rPr>
          <w:rFonts w:hint="eastAsia"/>
        </w:rPr>
        <w:t>konkreteren</w:t>
      </w:r>
      <w:proofErr w:type="spellEnd"/>
      <w:r>
        <w:rPr>
          <w:rFonts w:hint="eastAsia"/>
        </w:rPr>
        <w:t xml:space="preserve"> </w:t>
      </w:r>
      <w:proofErr w:type="spellStart"/>
      <w:r>
        <w:rPr>
          <w:rFonts w:hint="eastAsia"/>
        </w:rPr>
        <w:t>Formen</w:t>
      </w:r>
      <w:proofErr w:type="spellEnd"/>
      <w:r>
        <w:rPr>
          <w:rFonts w:hint="eastAsia"/>
        </w:rPr>
        <w:t xml:space="preserve"> </w:t>
      </w:r>
      <w:proofErr w:type="spellStart"/>
      <w:r>
        <w:rPr>
          <w:rFonts w:hint="eastAsia"/>
        </w:rPr>
        <w:t>verschwindet</w:t>
      </w:r>
      <w:proofErr w:type="spellEnd"/>
      <w:r>
        <w:rPr>
          <w:rFonts w:hint="eastAsia"/>
        </w:rPr>
        <w:t xml:space="preserve"> </w:t>
      </w:r>
      <w:proofErr w:type="spellStart"/>
      <w:r>
        <w:rPr>
          <w:rFonts w:hint="eastAsia"/>
        </w:rPr>
        <w:t>selbst</w:t>
      </w:r>
      <w:proofErr w:type="spellEnd"/>
      <w:r>
        <w:rPr>
          <w:rFonts w:hint="eastAsia"/>
        </w:rPr>
        <w:t xml:space="preserve"> </w:t>
      </w:r>
      <w:proofErr w:type="spellStart"/>
      <w:r>
        <w:rPr>
          <w:rFonts w:hint="eastAsia"/>
        </w:rPr>
        <w:t>dieser</w:t>
      </w:r>
      <w:proofErr w:type="spellEnd"/>
      <w:r>
        <w:rPr>
          <w:rFonts w:hint="eastAsia"/>
        </w:rPr>
        <w:t xml:space="preserve"> Schein der </w:t>
      </w:r>
      <w:proofErr w:type="spellStart"/>
      <w:proofErr w:type="gramStart"/>
      <w:r>
        <w:rPr>
          <w:rFonts w:hint="eastAsia"/>
        </w:rPr>
        <w:t>Einfachheit</w:t>
      </w:r>
      <w:proofErr w:type="spellEnd"/>
      <w:r>
        <w:rPr>
          <w:rFonts w:hint="eastAsia"/>
        </w:rPr>
        <w:t>.«</w:t>
      </w:r>
      <w:proofErr w:type="gramEnd"/>
      <w:r>
        <w:rPr>
          <w:rFonts w:hint="eastAsia"/>
        </w:rPr>
        <w:t xml:space="preserve"> Marx: Das Kapital (I) ed </w:t>
      </w:r>
      <w:proofErr w:type="spellStart"/>
      <w:r>
        <w:rPr>
          <w:rFonts w:hint="eastAsia"/>
        </w:rPr>
        <w:t>Korsch</w:t>
      </w:r>
      <w:proofErr w:type="spellEnd"/>
      <w:r>
        <w:rPr>
          <w:rFonts w:hint="eastAsia"/>
        </w:rPr>
        <w:t xml:space="preserve"> Berlin 1932 p 94 (</w:t>
      </w:r>
      <w:proofErr w:type="spellStart"/>
      <w:r>
        <w:rPr>
          <w:rFonts w:hint="eastAsia"/>
        </w:rPr>
        <w:t>Fetischcharakter</w:t>
      </w:r>
      <w:proofErr w:type="spellEnd"/>
      <w:r>
        <w:rPr>
          <w:rFonts w:hint="eastAsia"/>
        </w:rPr>
        <w:t xml:space="preserve">) </w:t>
      </w:r>
    </w:p>
    <w:p w14:paraId="1399BCF5" w14:textId="671F7EE2" w:rsidR="00572209" w:rsidRDefault="00000000" w:rsidP="009C1AB2">
      <w:pPr>
        <w:spacing w:line="360" w:lineRule="auto"/>
        <w:jc w:val="right"/>
      </w:pPr>
      <w:r>
        <w:rPr>
          <w:rFonts w:hint="eastAsia"/>
        </w:rPr>
        <w:t>[X 3 a, 3]</w:t>
      </w:r>
    </w:p>
    <w:p w14:paraId="0EDC1E60" w14:textId="77777777" w:rsidR="009C1AB2" w:rsidRDefault="00000000">
      <w:pPr>
        <w:spacing w:line="360" w:lineRule="auto"/>
      </w:pPr>
      <w:r>
        <w:rPr>
          <w:rFonts w:hint="eastAsia"/>
        </w:rPr>
        <w:t>马克思认识到在商品拜物教性质的发展和</w:t>
      </w:r>
      <w:proofErr w:type="gramStart"/>
      <w:r>
        <w:rPr>
          <w:rFonts w:hint="eastAsia"/>
        </w:rPr>
        <w:t>可</w:t>
      </w:r>
      <w:proofErr w:type="gramEnd"/>
      <w:r>
        <w:rPr>
          <w:rFonts w:hint="eastAsia"/>
        </w:rPr>
        <w:t>看透性中存在递进关系：“商品形式是资产阶级生产的最一般的和最不发达的形式（因此它早就出现了，虽然不像今天这样是占统治地位的、典型的方式），所以，它的拜物教性质显得还比较容易看穿。但是在比较具体的形式中，连这种简单性的外观也消失了。”卡尔·马克思：《资本论》（第一卷），科尔施编，柏林（</w:t>
      </w:r>
      <w:r>
        <w:rPr>
          <w:rFonts w:hint="eastAsia"/>
        </w:rPr>
        <w:t>1932</w:t>
      </w:r>
      <w:r>
        <w:rPr>
          <w:rFonts w:hint="eastAsia"/>
        </w:rPr>
        <w:t>年），第</w:t>
      </w:r>
      <w:r>
        <w:rPr>
          <w:rFonts w:hint="eastAsia"/>
        </w:rPr>
        <w:t>94</w:t>
      </w:r>
      <w:r>
        <w:rPr>
          <w:rFonts w:hint="eastAsia"/>
        </w:rPr>
        <w:t>页（拜物教的性质）</w:t>
      </w:r>
    </w:p>
    <w:p w14:paraId="79130111" w14:textId="2D85F54F" w:rsidR="00572209" w:rsidRDefault="00000000" w:rsidP="009C1AB2">
      <w:pPr>
        <w:spacing w:line="360" w:lineRule="auto"/>
        <w:jc w:val="right"/>
      </w:pPr>
      <w:r>
        <w:rPr>
          <w:rFonts w:hint="eastAsia"/>
        </w:rPr>
        <w:t>[X 3 a, 3]</w:t>
      </w:r>
    </w:p>
    <w:p w14:paraId="0AA13FD2" w14:textId="77777777" w:rsidR="009C1AB2" w:rsidRDefault="00000000">
      <w:pPr>
        <w:spacing w:line="360" w:lineRule="auto"/>
      </w:pPr>
      <w:r>
        <w:rPr>
          <w:rFonts w:hint="eastAsia"/>
        </w:rPr>
        <w:t xml:space="preserve">Das Modell, an dem </w:t>
      </w:r>
      <w:proofErr w:type="spellStart"/>
      <w:r>
        <w:rPr>
          <w:rFonts w:hint="eastAsia"/>
        </w:rPr>
        <w:t>sich</w:t>
      </w:r>
      <w:proofErr w:type="spellEnd"/>
      <w:r>
        <w:rPr>
          <w:rFonts w:hint="eastAsia"/>
        </w:rPr>
        <w:t xml:space="preserve"> die </w:t>
      </w:r>
      <w:proofErr w:type="spellStart"/>
      <w:r>
        <w:rPr>
          <w:rFonts w:hint="eastAsia"/>
        </w:rPr>
        <w:t>Forderung</w:t>
      </w:r>
      <w:proofErr w:type="spellEnd"/>
      <w:r>
        <w:rPr>
          <w:rFonts w:hint="eastAsia"/>
        </w:rPr>
        <w:t xml:space="preserve"> der </w:t>
      </w:r>
      <w:proofErr w:type="spellStart"/>
      <w:r>
        <w:rPr>
          <w:rFonts w:hint="eastAsia"/>
        </w:rPr>
        <w:t>polytechnischen</w:t>
      </w:r>
      <w:proofErr w:type="spellEnd"/>
      <w:r>
        <w:rPr>
          <w:rFonts w:hint="eastAsia"/>
        </w:rPr>
        <w:t xml:space="preserve"> </w:t>
      </w:r>
      <w:proofErr w:type="spellStart"/>
      <w:r>
        <w:rPr>
          <w:rFonts w:hint="eastAsia"/>
        </w:rPr>
        <w:t>Ausbildung</w:t>
      </w:r>
      <w:proofErr w:type="spellEnd"/>
      <w:r>
        <w:rPr>
          <w:rFonts w:hint="eastAsia"/>
        </w:rPr>
        <w:t xml:space="preserve">, die der </w:t>
      </w:r>
      <w:proofErr w:type="spellStart"/>
      <w:r>
        <w:rPr>
          <w:rFonts w:hint="eastAsia"/>
        </w:rPr>
        <w:t>Marxismus</w:t>
      </w:r>
      <w:proofErr w:type="spellEnd"/>
      <w:r>
        <w:rPr>
          <w:rFonts w:hint="eastAsia"/>
        </w:rPr>
        <w:t xml:space="preserve"> </w:t>
      </w:r>
      <w:proofErr w:type="spellStart"/>
      <w:r>
        <w:rPr>
          <w:rFonts w:hint="eastAsia"/>
        </w:rPr>
        <w:t>stellt</w:t>
      </w:r>
      <w:proofErr w:type="spellEnd"/>
      <w:r>
        <w:rPr>
          <w:rFonts w:hint="eastAsia"/>
        </w:rPr>
        <w:t xml:space="preserve">, </w:t>
      </w:r>
      <w:proofErr w:type="spellStart"/>
      <w:r>
        <w:rPr>
          <w:rFonts w:hint="eastAsia"/>
        </w:rPr>
        <w:t>orientieren</w:t>
      </w:r>
      <w:proofErr w:type="spellEnd"/>
      <w:r>
        <w:rPr>
          <w:rFonts w:hint="eastAsia"/>
        </w:rPr>
        <w:t xml:space="preserve"> </w:t>
      </w:r>
      <w:proofErr w:type="spellStart"/>
      <w:r>
        <w:rPr>
          <w:rFonts w:hint="eastAsia"/>
        </w:rPr>
        <w:t>muß</w:t>
      </w:r>
      <w:proofErr w:type="spellEnd"/>
      <w:r>
        <w:rPr>
          <w:rFonts w:hint="eastAsia"/>
        </w:rPr>
        <w:t xml:space="preserve">: »Es </w:t>
      </w:r>
      <w:proofErr w:type="spellStart"/>
      <w:r>
        <w:rPr>
          <w:rFonts w:hint="eastAsia"/>
        </w:rPr>
        <w:t>gibt</w:t>
      </w:r>
      <w:proofErr w:type="spellEnd"/>
      <w:r>
        <w:rPr>
          <w:rFonts w:hint="eastAsia"/>
        </w:rPr>
        <w:t xml:space="preserve">... </w:t>
      </w:r>
      <w:proofErr w:type="spellStart"/>
      <w:r>
        <w:rPr>
          <w:rFonts w:hint="eastAsia"/>
        </w:rPr>
        <w:t>Gesellschaftszustände</w:t>
      </w:r>
      <w:proofErr w:type="spellEnd"/>
      <w:r>
        <w:rPr>
          <w:rFonts w:hint="eastAsia"/>
        </w:rPr>
        <w:t xml:space="preserve">, </w:t>
      </w:r>
      <w:proofErr w:type="spellStart"/>
      <w:r>
        <w:rPr>
          <w:rFonts w:hint="eastAsia"/>
        </w:rPr>
        <w:t>worin</w:t>
      </w:r>
      <w:proofErr w:type="spellEnd"/>
      <w:r>
        <w:rPr>
          <w:rFonts w:hint="eastAsia"/>
        </w:rPr>
        <w:t xml:space="preserve"> </w:t>
      </w:r>
      <w:proofErr w:type="spellStart"/>
      <w:r>
        <w:rPr>
          <w:rFonts w:hint="eastAsia"/>
        </w:rPr>
        <w:t>derselbe</w:t>
      </w:r>
      <w:proofErr w:type="spellEnd"/>
      <w:r>
        <w:rPr>
          <w:rFonts w:hint="eastAsia"/>
        </w:rPr>
        <w:t xml:space="preserve"> Mensch </w:t>
      </w:r>
      <w:proofErr w:type="spellStart"/>
      <w:r>
        <w:rPr>
          <w:rFonts w:hint="eastAsia"/>
        </w:rPr>
        <w:t>abwechselnd</w:t>
      </w:r>
      <w:proofErr w:type="spellEnd"/>
      <w:r>
        <w:rPr>
          <w:rFonts w:hint="eastAsia"/>
        </w:rPr>
        <w:t xml:space="preserve"> </w:t>
      </w:r>
      <w:proofErr w:type="spellStart"/>
      <w:r>
        <w:rPr>
          <w:rFonts w:hint="eastAsia"/>
        </w:rPr>
        <w:t>schneidert</w:t>
      </w:r>
      <w:proofErr w:type="spellEnd"/>
      <w:r>
        <w:rPr>
          <w:rFonts w:hint="eastAsia"/>
        </w:rPr>
        <w:t xml:space="preserve"> und </w:t>
      </w:r>
      <w:proofErr w:type="spellStart"/>
      <w:r>
        <w:rPr>
          <w:rFonts w:hint="eastAsia"/>
        </w:rPr>
        <w:t>webt</w:t>
      </w:r>
      <w:proofErr w:type="spellEnd"/>
      <w:r>
        <w:rPr>
          <w:rFonts w:hint="eastAsia"/>
        </w:rPr>
        <w:t xml:space="preserve">, </w:t>
      </w:r>
      <w:proofErr w:type="spellStart"/>
      <w:r>
        <w:rPr>
          <w:rFonts w:hint="eastAsia"/>
        </w:rPr>
        <w:t>diese</w:t>
      </w:r>
      <w:proofErr w:type="spellEnd"/>
      <w:r>
        <w:rPr>
          <w:rFonts w:hint="eastAsia"/>
        </w:rPr>
        <w:t xml:space="preserve"> </w:t>
      </w:r>
      <w:proofErr w:type="spellStart"/>
      <w:r>
        <w:rPr>
          <w:rFonts w:hint="eastAsia"/>
        </w:rPr>
        <w:t>beiden</w:t>
      </w:r>
      <w:proofErr w:type="spellEnd"/>
      <w:r>
        <w:rPr>
          <w:rFonts w:hint="eastAsia"/>
        </w:rPr>
        <w:t xml:space="preserve"> </w:t>
      </w:r>
      <w:proofErr w:type="spellStart"/>
      <w:r>
        <w:rPr>
          <w:rFonts w:hint="eastAsia"/>
        </w:rPr>
        <w:t>verschiednen</w:t>
      </w:r>
      <w:proofErr w:type="spellEnd"/>
      <w:r>
        <w:rPr>
          <w:rFonts w:hint="eastAsia"/>
        </w:rPr>
        <w:t xml:space="preserve"> </w:t>
      </w:r>
      <w:proofErr w:type="spellStart"/>
      <w:r>
        <w:rPr>
          <w:rFonts w:hint="eastAsia"/>
        </w:rPr>
        <w:t>Arbeitsweisen</w:t>
      </w:r>
      <w:proofErr w:type="spellEnd"/>
      <w:r>
        <w:rPr>
          <w:rFonts w:hint="eastAsia"/>
        </w:rPr>
        <w:t xml:space="preserve"> </w:t>
      </w:r>
      <w:proofErr w:type="spellStart"/>
      <w:r>
        <w:rPr>
          <w:rFonts w:hint="eastAsia"/>
        </w:rPr>
        <w:lastRenderedPageBreak/>
        <w:t>daher</w:t>
      </w:r>
      <w:proofErr w:type="spellEnd"/>
      <w:r>
        <w:rPr>
          <w:rFonts w:hint="eastAsia"/>
        </w:rPr>
        <w:t xml:space="preserve"> </w:t>
      </w:r>
      <w:proofErr w:type="spellStart"/>
      <w:r>
        <w:rPr>
          <w:rFonts w:hint="eastAsia"/>
        </w:rPr>
        <w:t>nur</w:t>
      </w:r>
      <w:proofErr w:type="spellEnd"/>
      <w:r>
        <w:rPr>
          <w:rFonts w:hint="eastAsia"/>
        </w:rPr>
        <w:t xml:space="preserve"> </w:t>
      </w:r>
      <w:proofErr w:type="spellStart"/>
      <w:r>
        <w:rPr>
          <w:rFonts w:hint="eastAsia"/>
        </w:rPr>
        <w:t>Abwandlungen</w:t>
      </w:r>
      <w:proofErr w:type="spellEnd"/>
      <w:r>
        <w:rPr>
          <w:rFonts w:hint="eastAsia"/>
        </w:rPr>
        <w:t xml:space="preserve"> der Arbeit </w:t>
      </w:r>
      <w:proofErr w:type="spellStart"/>
      <w:r>
        <w:rPr>
          <w:rFonts w:hint="eastAsia"/>
        </w:rPr>
        <w:t>desselben</w:t>
      </w:r>
      <w:proofErr w:type="spellEnd"/>
      <w:r>
        <w:rPr>
          <w:rFonts w:hint="eastAsia"/>
        </w:rPr>
        <w:t xml:space="preserve"> </w:t>
      </w:r>
      <w:proofErr w:type="spellStart"/>
      <w:r>
        <w:rPr>
          <w:rFonts w:hint="eastAsia"/>
        </w:rPr>
        <w:t>Individuums</w:t>
      </w:r>
      <w:proofErr w:type="spellEnd"/>
      <w:r>
        <w:rPr>
          <w:rFonts w:hint="eastAsia"/>
        </w:rPr>
        <w:t xml:space="preserve"> und </w:t>
      </w:r>
      <w:proofErr w:type="spellStart"/>
      <w:r>
        <w:rPr>
          <w:rFonts w:hint="eastAsia"/>
        </w:rPr>
        <w:t>noch</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besondre</w:t>
      </w:r>
      <w:proofErr w:type="spellEnd"/>
      <w:r>
        <w:rPr>
          <w:rFonts w:hint="eastAsia"/>
        </w:rPr>
        <w:t xml:space="preserve"> </w:t>
      </w:r>
      <w:proofErr w:type="spellStart"/>
      <w:r>
        <w:rPr>
          <w:rFonts w:hint="eastAsia"/>
        </w:rPr>
        <w:t>feste</w:t>
      </w:r>
      <w:proofErr w:type="spellEnd"/>
      <w:r>
        <w:rPr>
          <w:rFonts w:hint="eastAsia"/>
        </w:rPr>
        <w:t xml:space="preserve"> </w:t>
      </w:r>
      <w:proofErr w:type="spellStart"/>
      <w:r>
        <w:rPr>
          <w:rFonts w:hint="eastAsia"/>
        </w:rPr>
        <w:t>Funktionen</w:t>
      </w:r>
      <w:proofErr w:type="spellEnd"/>
      <w:r>
        <w:rPr>
          <w:rFonts w:hint="eastAsia"/>
        </w:rPr>
        <w:t xml:space="preserve"> </w:t>
      </w:r>
      <w:proofErr w:type="spellStart"/>
      <w:r>
        <w:rPr>
          <w:rFonts w:hint="eastAsia"/>
        </w:rPr>
        <w:t>verschiedner</w:t>
      </w:r>
      <w:proofErr w:type="spellEnd"/>
      <w:r>
        <w:rPr>
          <w:rFonts w:hint="eastAsia"/>
        </w:rPr>
        <w:t xml:space="preserve"> </w:t>
      </w:r>
      <w:proofErr w:type="spellStart"/>
      <w:r>
        <w:rPr>
          <w:rFonts w:hint="eastAsia"/>
        </w:rPr>
        <w:t>Individuen</w:t>
      </w:r>
      <w:proofErr w:type="spellEnd"/>
      <w:r>
        <w:rPr>
          <w:rFonts w:hint="eastAsia"/>
        </w:rPr>
        <w:t xml:space="preserve"> </w:t>
      </w:r>
      <w:proofErr w:type="spellStart"/>
      <w:r>
        <w:rPr>
          <w:rFonts w:hint="eastAsia"/>
        </w:rPr>
        <w:t>sind</w:t>
      </w:r>
      <w:proofErr w:type="spellEnd"/>
      <w:r>
        <w:rPr>
          <w:rFonts w:hint="eastAsia"/>
        </w:rPr>
        <w:t xml:space="preserve">.« (Marx: Kapital p 57) </w:t>
      </w:r>
      <w:proofErr w:type="spellStart"/>
      <w:r>
        <w:rPr>
          <w:rFonts w:hint="eastAsia"/>
        </w:rPr>
        <w:t>Diese</w:t>
      </w:r>
      <w:proofErr w:type="spellEnd"/>
      <w:r>
        <w:rPr>
          <w:rFonts w:hint="eastAsia"/>
        </w:rPr>
        <w:t xml:space="preserve"> </w:t>
      </w:r>
      <w:proofErr w:type="spellStart"/>
      <w:r>
        <w:rPr>
          <w:rFonts w:hint="eastAsia"/>
        </w:rPr>
        <w:t>verschiednen</w:t>
      </w:r>
      <w:proofErr w:type="spellEnd"/>
      <w:r>
        <w:rPr>
          <w:rFonts w:hint="eastAsia"/>
        </w:rPr>
        <w:t xml:space="preserve"> </w:t>
      </w:r>
      <w:proofErr w:type="spellStart"/>
      <w:r>
        <w:rPr>
          <w:rFonts w:hint="eastAsia"/>
        </w:rPr>
        <w:t>abgewandelten</w:t>
      </w:r>
      <w:proofErr w:type="spellEnd"/>
      <w:r>
        <w:rPr>
          <w:rFonts w:hint="eastAsia"/>
        </w:rPr>
        <w:t xml:space="preserve"> </w:t>
      </w:r>
      <w:proofErr w:type="spellStart"/>
      <w:r>
        <w:rPr>
          <w:rFonts w:hint="eastAsia"/>
        </w:rPr>
        <w:t>Akte</w:t>
      </w:r>
      <w:proofErr w:type="spellEnd"/>
      <w:r>
        <w:rPr>
          <w:rFonts w:hint="eastAsia"/>
        </w:rPr>
        <w:t xml:space="preserve"> von Arbeit </w:t>
      </w:r>
      <w:proofErr w:type="spellStart"/>
      <w:r>
        <w:rPr>
          <w:rFonts w:hint="eastAsia"/>
        </w:rPr>
        <w:t>eines</w:t>
      </w:r>
      <w:proofErr w:type="spellEnd"/>
      <w:r>
        <w:rPr>
          <w:rFonts w:hint="eastAsia"/>
        </w:rPr>
        <w:t xml:space="preserve"> </w:t>
      </w:r>
      <w:proofErr w:type="spellStart"/>
      <w:r>
        <w:rPr>
          <w:rFonts w:hint="eastAsia"/>
        </w:rPr>
        <w:t>Individuums</w:t>
      </w:r>
      <w:proofErr w:type="spellEnd"/>
      <w:r>
        <w:rPr>
          <w:rFonts w:hint="eastAsia"/>
        </w:rPr>
        <w:t xml:space="preserve"> </w:t>
      </w:r>
      <w:proofErr w:type="spellStart"/>
      <w:r>
        <w:rPr>
          <w:rFonts w:hint="eastAsia"/>
        </w:rPr>
        <w:t>werden</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quantitativ</w:t>
      </w:r>
      <w:proofErr w:type="spellEnd"/>
      <w:r>
        <w:rPr>
          <w:rFonts w:hint="eastAsia"/>
        </w:rPr>
        <w:t xml:space="preserve">, </w:t>
      </w:r>
      <w:proofErr w:type="spellStart"/>
      <w:r>
        <w:rPr>
          <w:rFonts w:hint="eastAsia"/>
        </w:rPr>
        <w:t>ihrer</w:t>
      </w:r>
      <w:proofErr w:type="spellEnd"/>
      <w:r>
        <w:rPr>
          <w:rFonts w:hint="eastAsia"/>
        </w:rPr>
        <w:t xml:space="preserve"> Dauer </w:t>
      </w:r>
      <w:proofErr w:type="spellStart"/>
      <w:r>
        <w:rPr>
          <w:rFonts w:hint="eastAsia"/>
        </w:rPr>
        <w:t>nach</w:t>
      </w:r>
      <w:proofErr w:type="spellEnd"/>
      <w:r>
        <w:rPr>
          <w:rFonts w:hint="eastAsia"/>
        </w:rPr>
        <w:t xml:space="preserve">, </w:t>
      </w:r>
      <w:proofErr w:type="spellStart"/>
      <w:r>
        <w:rPr>
          <w:rFonts w:hint="eastAsia"/>
        </w:rPr>
        <w:t>unter</w:t>
      </w:r>
      <w:proofErr w:type="spellEnd"/>
      <w:r>
        <w:rPr>
          <w:rFonts w:hint="eastAsia"/>
        </w:rPr>
        <w:t xml:space="preserve"> </w:t>
      </w:r>
      <w:proofErr w:type="spellStart"/>
      <w:r>
        <w:rPr>
          <w:rFonts w:hint="eastAsia"/>
        </w:rPr>
        <w:t>einander</w:t>
      </w:r>
      <w:proofErr w:type="spellEnd"/>
      <w:r>
        <w:rPr>
          <w:rFonts w:hint="eastAsia"/>
        </w:rPr>
        <w:t xml:space="preserve"> </w:t>
      </w:r>
      <w:proofErr w:type="spellStart"/>
      <w:r>
        <w:rPr>
          <w:rFonts w:hint="eastAsia"/>
        </w:rPr>
        <w:t>verglichen</w:t>
      </w:r>
      <w:proofErr w:type="spellEnd"/>
      <w:r>
        <w:rPr>
          <w:rFonts w:hint="eastAsia"/>
        </w:rPr>
        <w:t xml:space="preserve">; der </w:t>
      </w:r>
      <w:proofErr w:type="spellStart"/>
      <w:r>
        <w:rPr>
          <w:rFonts w:hint="eastAsia"/>
        </w:rPr>
        <w:t>Abstraktion</w:t>
      </w:r>
      <w:proofErr w:type="spellEnd"/>
      <w:r>
        <w:rPr>
          <w:rFonts w:hint="eastAsia"/>
        </w:rPr>
        <w:t xml:space="preserve"> »</w:t>
      </w:r>
      <w:proofErr w:type="spellStart"/>
      <w:r>
        <w:rPr>
          <w:rFonts w:hint="eastAsia"/>
        </w:rPr>
        <w:t>bloße</w:t>
      </w:r>
      <w:proofErr w:type="spellEnd"/>
      <w:r>
        <w:rPr>
          <w:rFonts w:hint="eastAsia"/>
        </w:rPr>
        <w:t xml:space="preserve"> Arbeit«, die an </w:t>
      </w:r>
      <w:proofErr w:type="spellStart"/>
      <w:r>
        <w:rPr>
          <w:rFonts w:hint="eastAsia"/>
        </w:rPr>
        <w:t>ihnen</w:t>
      </w:r>
      <w:proofErr w:type="spellEnd"/>
      <w:r>
        <w:rPr>
          <w:rFonts w:hint="eastAsia"/>
        </w:rPr>
        <w:t xml:space="preserve"> von </w:t>
      </w:r>
      <w:proofErr w:type="spellStart"/>
      <w:r>
        <w:rPr>
          <w:rFonts w:hint="eastAsia"/>
        </w:rPr>
        <w:t>uns</w:t>
      </w:r>
      <w:proofErr w:type="spellEnd"/>
      <w:r>
        <w:rPr>
          <w:rFonts w:hint="eastAsia"/>
        </w:rPr>
        <w:t xml:space="preserve"> </w:t>
      </w:r>
      <w:proofErr w:type="spellStart"/>
      <w:r>
        <w:rPr>
          <w:rFonts w:hint="eastAsia"/>
        </w:rPr>
        <w:t>gewonnen</w:t>
      </w:r>
      <w:proofErr w:type="spellEnd"/>
      <w:r>
        <w:rPr>
          <w:rFonts w:hint="eastAsia"/>
        </w:rPr>
        <w:t xml:space="preserve"> </w:t>
      </w:r>
      <w:proofErr w:type="spellStart"/>
      <w:r>
        <w:rPr>
          <w:rFonts w:hint="eastAsia"/>
        </w:rPr>
        <w:t>werden</w:t>
      </w:r>
      <w:proofErr w:type="spellEnd"/>
      <w:r>
        <w:rPr>
          <w:rFonts w:hint="eastAsia"/>
        </w:rPr>
        <w:t xml:space="preserve"> </w:t>
      </w:r>
      <w:proofErr w:type="spellStart"/>
      <w:r>
        <w:rPr>
          <w:rFonts w:hint="eastAsia"/>
        </w:rPr>
        <w:t>kann</w:t>
      </w:r>
      <w:proofErr w:type="spellEnd"/>
      <w:r>
        <w:rPr>
          <w:rFonts w:hint="eastAsia"/>
        </w:rPr>
        <w:t xml:space="preserve">, </w:t>
      </w:r>
      <w:proofErr w:type="spellStart"/>
      <w:r>
        <w:rPr>
          <w:rFonts w:hint="eastAsia"/>
        </w:rPr>
        <w:t>entspricht</w:t>
      </w:r>
      <w:proofErr w:type="spellEnd"/>
      <w:r>
        <w:rPr>
          <w:rFonts w:hint="eastAsia"/>
        </w:rPr>
        <w:t xml:space="preserve"> </w:t>
      </w:r>
      <w:proofErr w:type="spellStart"/>
      <w:r>
        <w:rPr>
          <w:rFonts w:hint="eastAsia"/>
        </w:rPr>
        <w:t>nichts</w:t>
      </w:r>
      <w:proofErr w:type="spellEnd"/>
      <w:r>
        <w:rPr>
          <w:rFonts w:hint="eastAsia"/>
        </w:rPr>
        <w:t xml:space="preserve"> </w:t>
      </w:r>
      <w:proofErr w:type="spellStart"/>
      <w:r>
        <w:rPr>
          <w:rFonts w:hint="eastAsia"/>
        </w:rPr>
        <w:t>Reales</w:t>
      </w:r>
      <w:proofErr w:type="spellEnd"/>
      <w:r>
        <w:rPr>
          <w:rFonts w:hint="eastAsia"/>
        </w:rPr>
        <w:t xml:space="preserve">; </w:t>
      </w:r>
      <w:proofErr w:type="spellStart"/>
      <w:r>
        <w:rPr>
          <w:rFonts w:hint="eastAsia"/>
        </w:rPr>
        <w:t>sie</w:t>
      </w:r>
      <w:proofErr w:type="spellEnd"/>
      <w:r>
        <w:rPr>
          <w:rFonts w:hint="eastAsia"/>
        </w:rPr>
        <w:t xml:space="preserve"> </w:t>
      </w:r>
      <w:proofErr w:type="spellStart"/>
      <w:r>
        <w:rPr>
          <w:rFonts w:hint="eastAsia"/>
        </w:rPr>
        <w:t>stehen</w:t>
      </w:r>
      <w:proofErr w:type="spellEnd"/>
      <w:r>
        <w:rPr>
          <w:rFonts w:hint="eastAsia"/>
        </w:rPr>
        <w:t xml:space="preserve"> in </w:t>
      </w:r>
      <w:proofErr w:type="spellStart"/>
      <w:r>
        <w:rPr>
          <w:rFonts w:hint="eastAsia"/>
        </w:rPr>
        <w:t>einem</w:t>
      </w:r>
      <w:proofErr w:type="spellEnd"/>
      <w:r>
        <w:rPr>
          <w:rFonts w:hint="eastAsia"/>
        </w:rPr>
        <w:t xml:space="preserve"> </w:t>
      </w:r>
      <w:proofErr w:type="spellStart"/>
      <w:r>
        <w:rPr>
          <w:rFonts w:hint="eastAsia"/>
        </w:rPr>
        <w:t>einzigen</w:t>
      </w:r>
      <w:proofErr w:type="spellEnd"/>
      <w:r>
        <w:rPr>
          <w:rFonts w:hint="eastAsia"/>
        </w:rPr>
        <w:t xml:space="preserve"> </w:t>
      </w:r>
      <w:proofErr w:type="spellStart"/>
      <w:r>
        <w:rPr>
          <w:rFonts w:hint="eastAsia"/>
        </w:rPr>
        <w:t>konkreten</w:t>
      </w:r>
      <w:proofErr w:type="spellEnd"/>
      <w:r>
        <w:rPr>
          <w:rFonts w:hint="eastAsia"/>
        </w:rPr>
        <w:t xml:space="preserve"> </w:t>
      </w:r>
      <w:proofErr w:type="spellStart"/>
      <w:r>
        <w:rPr>
          <w:rFonts w:hint="eastAsia"/>
        </w:rPr>
        <w:t>Arbeitszusammenhang</w:t>
      </w:r>
      <w:proofErr w:type="spellEnd"/>
      <w:r>
        <w:rPr>
          <w:rFonts w:hint="eastAsia"/>
        </w:rPr>
        <w:t xml:space="preserve">, </w:t>
      </w:r>
      <w:proofErr w:type="spellStart"/>
      <w:r>
        <w:rPr>
          <w:rFonts w:hint="eastAsia"/>
        </w:rPr>
        <w:t>dessen</w:t>
      </w:r>
      <w:proofErr w:type="spellEnd"/>
      <w:r>
        <w:rPr>
          <w:rFonts w:hint="eastAsia"/>
        </w:rPr>
        <w:t xml:space="preserve"> </w:t>
      </w:r>
      <w:proofErr w:type="spellStart"/>
      <w:r>
        <w:rPr>
          <w:rFonts w:hint="eastAsia"/>
        </w:rPr>
        <w:t>Ertrag</w:t>
      </w:r>
      <w:proofErr w:type="spellEnd"/>
      <w:r>
        <w:rPr>
          <w:rFonts w:hint="eastAsia"/>
        </w:rPr>
        <w:t xml:space="preserve"> </w:t>
      </w:r>
      <w:proofErr w:type="spellStart"/>
      <w:r>
        <w:rPr>
          <w:rFonts w:hint="eastAsia"/>
        </w:rPr>
        <w:t>nicht</w:t>
      </w:r>
      <w:proofErr w:type="spellEnd"/>
      <w:r>
        <w:rPr>
          <w:rFonts w:hint="eastAsia"/>
        </w:rPr>
        <w:t xml:space="preserve"> dem </w:t>
      </w:r>
      <w:proofErr w:type="spellStart"/>
      <w:r>
        <w:rPr>
          <w:rFonts w:hint="eastAsia"/>
        </w:rPr>
        <w:t>Warenbesitzer</w:t>
      </w:r>
      <w:proofErr w:type="spellEnd"/>
      <w:r>
        <w:rPr>
          <w:rFonts w:hint="eastAsia"/>
        </w:rPr>
        <w:t xml:space="preserve"> </w:t>
      </w:r>
      <w:proofErr w:type="spellStart"/>
      <w:r>
        <w:rPr>
          <w:rFonts w:hint="eastAsia"/>
        </w:rPr>
        <w:t>zugute</w:t>
      </w:r>
      <w:proofErr w:type="spellEnd"/>
      <w:r>
        <w:rPr>
          <w:rFonts w:hint="eastAsia"/>
        </w:rPr>
        <w:t xml:space="preserve"> </w:t>
      </w:r>
      <w:proofErr w:type="spellStart"/>
      <w:r>
        <w:rPr>
          <w:rFonts w:hint="eastAsia"/>
        </w:rPr>
        <w:t>kommt</w:t>
      </w:r>
      <w:proofErr w:type="spellEnd"/>
      <w:r>
        <w:rPr>
          <w:rFonts w:hint="eastAsia"/>
        </w:rPr>
        <w:t xml:space="preserve">. </w:t>
      </w:r>
      <w:proofErr w:type="spellStart"/>
      <w:r>
        <w:rPr>
          <w:rFonts w:hint="eastAsia"/>
        </w:rPr>
        <w:t>Hierzu</w:t>
      </w:r>
      <w:proofErr w:type="spellEnd"/>
      <w:r>
        <w:rPr>
          <w:rFonts w:hint="eastAsia"/>
        </w:rPr>
        <w:t xml:space="preserve"> </w:t>
      </w:r>
      <w:proofErr w:type="spellStart"/>
      <w:r>
        <w:rPr>
          <w:rFonts w:hint="eastAsia"/>
        </w:rPr>
        <w:t>vergleiche</w:t>
      </w:r>
      <w:proofErr w:type="spellEnd"/>
      <w:r>
        <w:rPr>
          <w:rFonts w:hint="eastAsia"/>
        </w:rPr>
        <w:t xml:space="preserve"> man: »F</w:t>
      </w:r>
      <w:r>
        <w:rPr>
          <w:rFonts w:hint="eastAsia"/>
        </w:rPr>
        <w:t>ü</w:t>
      </w:r>
      <w:r>
        <w:rPr>
          <w:rFonts w:hint="eastAsia"/>
        </w:rPr>
        <w:t xml:space="preserve">r </w:t>
      </w:r>
      <w:proofErr w:type="spellStart"/>
      <w:r>
        <w:rPr>
          <w:rFonts w:hint="eastAsia"/>
        </w:rPr>
        <w:t>eine</w:t>
      </w:r>
      <w:proofErr w:type="spellEnd"/>
      <w:r>
        <w:rPr>
          <w:rFonts w:hint="eastAsia"/>
        </w:rPr>
        <w:t xml:space="preserve"> Gesellschaft von </w:t>
      </w:r>
      <w:proofErr w:type="spellStart"/>
      <w:r>
        <w:rPr>
          <w:rFonts w:hint="eastAsia"/>
        </w:rPr>
        <w:t>Warenproduzenten</w:t>
      </w:r>
      <w:proofErr w:type="spellEnd"/>
      <w:r>
        <w:rPr>
          <w:rFonts w:hint="eastAsia"/>
        </w:rPr>
        <w:t xml:space="preserve">, </w:t>
      </w:r>
      <w:proofErr w:type="spellStart"/>
      <w:r>
        <w:rPr>
          <w:rFonts w:hint="eastAsia"/>
        </w:rPr>
        <w:t>deren</w:t>
      </w:r>
      <w:proofErr w:type="spellEnd"/>
      <w:r>
        <w:rPr>
          <w:rFonts w:hint="eastAsia"/>
        </w:rPr>
        <w:t xml:space="preserve"> </w:t>
      </w:r>
      <w:proofErr w:type="spellStart"/>
      <w:r>
        <w:rPr>
          <w:rFonts w:hint="eastAsia"/>
        </w:rPr>
        <w:t>allgemein</w:t>
      </w:r>
      <w:proofErr w:type="spellEnd"/>
      <w:r>
        <w:rPr>
          <w:rFonts w:hint="eastAsia"/>
        </w:rPr>
        <w:t xml:space="preserve"> </w:t>
      </w:r>
      <w:proofErr w:type="spellStart"/>
      <w:r>
        <w:rPr>
          <w:rFonts w:hint="eastAsia"/>
        </w:rPr>
        <w:t>gesellschaftliches</w:t>
      </w:r>
      <w:proofErr w:type="spellEnd"/>
      <w:r>
        <w:rPr>
          <w:rFonts w:hint="eastAsia"/>
        </w:rPr>
        <w:t xml:space="preserve"> </w:t>
      </w:r>
      <w:proofErr w:type="spellStart"/>
      <w:r>
        <w:rPr>
          <w:rFonts w:hint="eastAsia"/>
        </w:rPr>
        <w:t>Produktionsverhältnis</w:t>
      </w:r>
      <w:proofErr w:type="spellEnd"/>
      <w:r>
        <w:rPr>
          <w:rFonts w:hint="eastAsia"/>
        </w:rPr>
        <w:t xml:space="preserve"> </w:t>
      </w:r>
      <w:proofErr w:type="spellStart"/>
      <w:r>
        <w:rPr>
          <w:rFonts w:hint="eastAsia"/>
        </w:rPr>
        <w:t>darin</w:t>
      </w:r>
      <w:proofErr w:type="spellEnd"/>
      <w:r>
        <w:rPr>
          <w:rFonts w:hint="eastAsia"/>
        </w:rPr>
        <w:t xml:space="preserve"> </w:t>
      </w:r>
      <w:proofErr w:type="spellStart"/>
      <w:r>
        <w:rPr>
          <w:rFonts w:hint="eastAsia"/>
        </w:rPr>
        <w:t>besteht</w:t>
      </w:r>
      <w:proofErr w:type="spellEnd"/>
      <w:r>
        <w:rPr>
          <w:rFonts w:hint="eastAsia"/>
        </w:rPr>
        <w:t xml:space="preserve">, </w:t>
      </w:r>
      <w:proofErr w:type="spellStart"/>
      <w:r>
        <w:rPr>
          <w:rFonts w:hint="eastAsia"/>
        </w:rPr>
        <w:t>sich</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ihren</w:t>
      </w:r>
      <w:proofErr w:type="spellEnd"/>
      <w:r>
        <w:rPr>
          <w:rFonts w:hint="eastAsia"/>
        </w:rPr>
        <w:t xml:space="preserve"> </w:t>
      </w:r>
      <w:proofErr w:type="spellStart"/>
      <w:r>
        <w:rPr>
          <w:rFonts w:hint="eastAsia"/>
        </w:rPr>
        <w:t>Produkten</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Waren</w:t>
      </w:r>
      <w:proofErr w:type="spellEnd"/>
      <w:r>
        <w:rPr>
          <w:rFonts w:hint="eastAsia"/>
        </w:rPr>
        <w:t xml:space="preserve"> ... </w:t>
      </w:r>
      <w:proofErr w:type="spellStart"/>
      <w:r>
        <w:rPr>
          <w:rFonts w:hint="eastAsia"/>
        </w:rPr>
        <w:t>zu</w:t>
      </w:r>
      <w:proofErr w:type="spellEnd"/>
      <w:r>
        <w:rPr>
          <w:rFonts w:hint="eastAsia"/>
        </w:rPr>
        <w:t xml:space="preserve"> </w:t>
      </w:r>
      <w:proofErr w:type="spellStart"/>
      <w:r>
        <w:rPr>
          <w:rFonts w:hint="eastAsia"/>
        </w:rPr>
        <w:t>verhalten</w:t>
      </w:r>
      <w:proofErr w:type="spellEnd"/>
      <w:r>
        <w:rPr>
          <w:rFonts w:hint="eastAsia"/>
        </w:rPr>
        <w:t xml:space="preserve">, und in </w:t>
      </w:r>
      <w:proofErr w:type="spellStart"/>
      <w:r>
        <w:rPr>
          <w:rFonts w:hint="eastAsia"/>
        </w:rPr>
        <w:t>dieser</w:t>
      </w:r>
      <w:proofErr w:type="spellEnd"/>
      <w:r>
        <w:rPr>
          <w:rFonts w:hint="eastAsia"/>
        </w:rPr>
        <w:t xml:space="preserve">... Form </w:t>
      </w:r>
      <w:proofErr w:type="spellStart"/>
      <w:r>
        <w:rPr>
          <w:rFonts w:hint="eastAsia"/>
        </w:rPr>
        <w:t>ihre</w:t>
      </w:r>
      <w:proofErr w:type="spellEnd"/>
      <w:r>
        <w:rPr>
          <w:rFonts w:hint="eastAsia"/>
        </w:rPr>
        <w:t xml:space="preserve"> </w:t>
      </w:r>
      <w:proofErr w:type="spellStart"/>
      <w:r>
        <w:rPr>
          <w:rFonts w:hint="eastAsia"/>
        </w:rPr>
        <w:t>Privatarbeiten</w:t>
      </w:r>
      <w:proofErr w:type="spellEnd"/>
      <w:r>
        <w:rPr>
          <w:rFonts w:hint="eastAsia"/>
        </w:rPr>
        <w:t xml:space="preserve"> </w:t>
      </w:r>
      <w:proofErr w:type="spellStart"/>
      <w:r>
        <w:rPr>
          <w:rFonts w:hint="eastAsia"/>
        </w:rPr>
        <w:t>aufeinander</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beziehn</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gleiche</w:t>
      </w:r>
      <w:proofErr w:type="spellEnd"/>
      <w:r>
        <w:rPr>
          <w:rFonts w:hint="eastAsia"/>
        </w:rPr>
        <w:t xml:space="preserve"> </w:t>
      </w:r>
      <w:proofErr w:type="spellStart"/>
      <w:r>
        <w:rPr>
          <w:rFonts w:hint="eastAsia"/>
        </w:rPr>
        <w:t>menschliche</w:t>
      </w:r>
      <w:proofErr w:type="spellEnd"/>
      <w:r>
        <w:rPr>
          <w:rFonts w:hint="eastAsia"/>
        </w:rPr>
        <w:t xml:space="preserve"> Arbeit, </w:t>
      </w:r>
      <w:proofErr w:type="spellStart"/>
      <w:r>
        <w:rPr>
          <w:rFonts w:hint="eastAsia"/>
        </w:rPr>
        <w:t>ist</w:t>
      </w:r>
      <w:proofErr w:type="spellEnd"/>
      <w:r>
        <w:rPr>
          <w:rFonts w:hint="eastAsia"/>
        </w:rPr>
        <w:t xml:space="preserve"> das </w:t>
      </w:r>
      <w:proofErr w:type="spellStart"/>
      <w:r>
        <w:rPr>
          <w:rFonts w:hint="eastAsia"/>
        </w:rPr>
        <w:t>Christentum</w:t>
      </w:r>
      <w:proofErr w:type="spellEnd"/>
      <w:r>
        <w:rPr>
          <w:rFonts w:hint="eastAsia"/>
        </w:rPr>
        <w:t xml:space="preserve">, </w:t>
      </w:r>
      <w:proofErr w:type="spellStart"/>
      <w:r>
        <w:rPr>
          <w:rFonts w:hint="eastAsia"/>
        </w:rPr>
        <w:t>mit</w:t>
      </w:r>
      <w:proofErr w:type="spellEnd"/>
      <w:r>
        <w:rPr>
          <w:rFonts w:hint="eastAsia"/>
        </w:rPr>
        <w:t xml:space="preserve"> </w:t>
      </w:r>
      <w:proofErr w:type="spellStart"/>
      <w:r>
        <w:rPr>
          <w:rFonts w:hint="eastAsia"/>
        </w:rPr>
        <w:t>seinem</w:t>
      </w:r>
      <w:proofErr w:type="spellEnd"/>
      <w:r>
        <w:rPr>
          <w:rFonts w:hint="eastAsia"/>
        </w:rPr>
        <w:t xml:space="preserve"> </w:t>
      </w:r>
      <w:proofErr w:type="spellStart"/>
      <w:r>
        <w:rPr>
          <w:rFonts w:hint="eastAsia"/>
        </w:rPr>
        <w:t>Kultus</w:t>
      </w:r>
      <w:proofErr w:type="spellEnd"/>
      <w:r>
        <w:rPr>
          <w:rFonts w:hint="eastAsia"/>
        </w:rPr>
        <w:t xml:space="preserve"> des </w:t>
      </w:r>
      <w:proofErr w:type="spellStart"/>
      <w:r>
        <w:rPr>
          <w:rFonts w:hint="eastAsia"/>
        </w:rPr>
        <w:t>abstrakten</w:t>
      </w:r>
      <w:proofErr w:type="spellEnd"/>
      <w:r>
        <w:rPr>
          <w:rFonts w:hint="eastAsia"/>
        </w:rPr>
        <w:t xml:space="preserve"> Menschen ... die </w:t>
      </w:r>
      <w:proofErr w:type="spellStart"/>
      <w:r>
        <w:rPr>
          <w:rFonts w:hint="eastAsia"/>
        </w:rPr>
        <w:t>entsprechendste</w:t>
      </w:r>
      <w:proofErr w:type="spellEnd"/>
      <w:r>
        <w:rPr>
          <w:rFonts w:hint="eastAsia"/>
        </w:rPr>
        <w:t xml:space="preserve"> </w:t>
      </w:r>
      <w:proofErr w:type="spellStart"/>
      <w:proofErr w:type="gramStart"/>
      <w:r>
        <w:rPr>
          <w:rFonts w:hint="eastAsia"/>
        </w:rPr>
        <w:t>Religionsform</w:t>
      </w:r>
      <w:proofErr w:type="spellEnd"/>
      <w:r>
        <w:rPr>
          <w:rFonts w:hint="eastAsia"/>
        </w:rPr>
        <w:t>.«</w:t>
      </w:r>
      <w:proofErr w:type="gramEnd"/>
      <w:r>
        <w:rPr>
          <w:rFonts w:hint="eastAsia"/>
        </w:rPr>
        <w:t xml:space="preserve"> (Marx: Kapital p 91) (</w:t>
      </w:r>
      <w:proofErr w:type="spellStart"/>
      <w:r>
        <w:rPr>
          <w:rFonts w:hint="eastAsia"/>
        </w:rPr>
        <w:t>Fetischcharakter</w:t>
      </w:r>
      <w:proofErr w:type="spellEnd"/>
      <w:r>
        <w:rPr>
          <w:rFonts w:hint="eastAsia"/>
        </w:rPr>
        <w:t xml:space="preserve">) </w:t>
      </w:r>
    </w:p>
    <w:p w14:paraId="691CF2BE" w14:textId="0720A687" w:rsidR="00572209" w:rsidRDefault="00000000" w:rsidP="009C1AB2">
      <w:pPr>
        <w:spacing w:line="360" w:lineRule="auto"/>
        <w:jc w:val="right"/>
      </w:pPr>
      <w:r>
        <w:rPr>
          <w:rFonts w:hint="eastAsia"/>
        </w:rPr>
        <w:t>[X 3 a, 4]</w:t>
      </w:r>
    </w:p>
    <w:p w14:paraId="6C70757D" w14:textId="77777777" w:rsidR="009C1AB2" w:rsidRDefault="00000000">
      <w:pPr>
        <w:spacing w:line="360" w:lineRule="auto"/>
      </w:pPr>
      <w:r>
        <w:rPr>
          <w:rFonts w:hint="eastAsia"/>
        </w:rPr>
        <w:t>马克思主义所要求的综合技术教育（</w:t>
      </w:r>
      <w:proofErr w:type="spellStart"/>
      <w:r>
        <w:rPr>
          <w:rFonts w:hint="eastAsia"/>
        </w:rPr>
        <w:t>polytechnische</w:t>
      </w:r>
      <w:proofErr w:type="spellEnd"/>
      <w:r>
        <w:rPr>
          <w:rFonts w:hint="eastAsia"/>
        </w:rPr>
        <w:t xml:space="preserve"> </w:t>
      </w:r>
      <w:proofErr w:type="spellStart"/>
      <w:r>
        <w:rPr>
          <w:rFonts w:hint="eastAsia"/>
        </w:rPr>
        <w:t>Ausbildung</w:t>
      </w:r>
      <w:proofErr w:type="spellEnd"/>
      <w:r>
        <w:rPr>
          <w:rFonts w:hint="eastAsia"/>
        </w:rPr>
        <w:t>）</w:t>
      </w:r>
      <w:r>
        <w:rPr>
          <w:rStyle w:val="af"/>
          <w:rFonts w:hint="eastAsia"/>
        </w:rPr>
        <w:footnoteReference w:id="27"/>
      </w:r>
      <w:r>
        <w:rPr>
          <w:rFonts w:hint="eastAsia"/>
        </w:rPr>
        <w:t>必须遵循的范式：“有些社会状态，同一个人时而缝时而织，因此，这两种不同的劳动方式只是同一个人的劳动的变化，还不是不同的人的专门固定职能。”（马克思：《资本论》，第</w:t>
      </w:r>
      <w:r>
        <w:rPr>
          <w:rFonts w:hint="eastAsia"/>
        </w:rPr>
        <w:t>57</w:t>
      </w:r>
      <w:r>
        <w:rPr>
          <w:rFonts w:hint="eastAsia"/>
        </w:rPr>
        <w:t>页）这些不同的、变化的个体劳动行为，不会按其</w:t>
      </w:r>
      <w:r>
        <w:rPr>
          <w:rFonts w:hint="eastAsia"/>
          <w:highlight w:val="lightGray"/>
        </w:rPr>
        <w:t>持续时间进行数量上的相互比较；我们从中</w:t>
      </w:r>
      <w:r w:rsidRPr="00B96FDD">
        <w:rPr>
          <w:rFonts w:hint="eastAsia"/>
          <w:highlight w:val="lightGray"/>
        </w:rPr>
        <w:t>所能提炼出的</w:t>
      </w:r>
      <w:r>
        <w:rPr>
          <w:rFonts w:hint="eastAsia"/>
          <w:highlight w:val="lightGray"/>
        </w:rPr>
        <w:t>“抽象劳动”（</w:t>
      </w:r>
      <w:proofErr w:type="spellStart"/>
      <w:r>
        <w:rPr>
          <w:rFonts w:hint="eastAsia"/>
          <w:highlight w:val="lightGray"/>
        </w:rPr>
        <w:t>bloße</w:t>
      </w:r>
      <w:proofErr w:type="spellEnd"/>
      <w:r>
        <w:rPr>
          <w:rFonts w:hint="eastAsia"/>
          <w:highlight w:val="lightGray"/>
        </w:rPr>
        <w:t xml:space="preserve"> Arbeit</w:t>
      </w:r>
      <w:r>
        <w:rPr>
          <w:rFonts w:hint="eastAsia"/>
          <w:highlight w:val="lightGray"/>
        </w:rPr>
        <w:t>）</w:t>
      </w:r>
      <w:r>
        <w:rPr>
          <w:rStyle w:val="af"/>
          <w:rFonts w:hint="eastAsia"/>
          <w:highlight w:val="lightGray"/>
        </w:rPr>
        <w:footnoteReference w:id="28"/>
      </w:r>
      <w:r>
        <w:rPr>
          <w:rFonts w:hint="eastAsia"/>
          <w:highlight w:val="lightGray"/>
        </w:rPr>
        <w:t>这一抽象概念，并不对应任何现实事物；它们统一</w:t>
      </w:r>
      <w:proofErr w:type="gramStart"/>
      <w:r>
        <w:rPr>
          <w:rFonts w:hint="eastAsia"/>
          <w:highlight w:val="lightGray"/>
        </w:rPr>
        <w:t>于唯一</w:t>
      </w:r>
      <w:proofErr w:type="gramEnd"/>
      <w:r>
        <w:rPr>
          <w:rFonts w:hint="eastAsia"/>
          <w:highlight w:val="lightGray"/>
        </w:rPr>
        <w:t>的具体劳动联系</w:t>
      </w:r>
      <w:r>
        <w:rPr>
          <w:rStyle w:val="af"/>
          <w:rFonts w:hint="eastAsia"/>
          <w:highlight w:val="lightGray"/>
        </w:rPr>
        <w:footnoteReference w:id="29"/>
      </w:r>
      <w:r>
        <w:rPr>
          <w:rFonts w:hint="eastAsia"/>
          <w:highlight w:val="lightGray"/>
        </w:rPr>
        <w:t>中，而这种联系的成果并不</w:t>
      </w:r>
      <w:proofErr w:type="gramStart"/>
      <w:r>
        <w:rPr>
          <w:rFonts w:hint="eastAsia"/>
          <w:highlight w:val="lightGray"/>
        </w:rPr>
        <w:t>归商品</w:t>
      </w:r>
      <w:proofErr w:type="gramEnd"/>
      <w:r>
        <w:rPr>
          <w:rFonts w:hint="eastAsia"/>
          <w:highlight w:val="lightGray"/>
        </w:rPr>
        <w:t>所有者享有。关于这一点，</w:t>
      </w:r>
      <w:r>
        <w:rPr>
          <w:rFonts w:hint="eastAsia"/>
        </w:rPr>
        <w:t>可以参照：“对于一个由商品生产者组成的社会，其普遍的社会生产关系</w:t>
      </w:r>
      <w:r>
        <w:rPr>
          <w:rStyle w:val="af"/>
          <w:rFonts w:hint="eastAsia"/>
        </w:rPr>
        <w:footnoteReference w:id="30"/>
      </w:r>
      <w:r>
        <w:rPr>
          <w:rFonts w:hint="eastAsia"/>
        </w:rPr>
        <w:t>体现在将产品作为商品来对待</w:t>
      </w:r>
      <w:r>
        <w:rPr>
          <w:rFonts w:hint="eastAsia"/>
        </w:rPr>
        <w:t>...</w:t>
      </w:r>
      <w:r>
        <w:rPr>
          <w:rFonts w:hint="eastAsia"/>
        </w:rPr>
        <w:t>并以这种形式使他们的私人劳动作为等同的人类劳动相互关联。</w:t>
      </w:r>
      <w:r w:rsidRPr="00B96FDD">
        <w:rPr>
          <w:rFonts w:hint="eastAsia"/>
        </w:rPr>
        <w:t>在</w:t>
      </w:r>
      <w:r>
        <w:rPr>
          <w:rFonts w:hint="eastAsia"/>
        </w:rPr>
        <w:t>这样的社会中，基督教及其</w:t>
      </w:r>
      <w:r>
        <w:rPr>
          <w:rFonts w:hint="eastAsia"/>
          <w:highlight w:val="lightGray"/>
        </w:rPr>
        <w:t>对抽象人的崇拜</w:t>
      </w:r>
      <w:r>
        <w:rPr>
          <w:rFonts w:hint="eastAsia"/>
        </w:rPr>
        <w:t>……是</w:t>
      </w:r>
      <w:proofErr w:type="gramStart"/>
      <w:r>
        <w:rPr>
          <w:rFonts w:hint="eastAsia"/>
        </w:rPr>
        <w:t>最</w:t>
      </w:r>
      <w:proofErr w:type="gramEnd"/>
      <w:r>
        <w:rPr>
          <w:rFonts w:hint="eastAsia"/>
        </w:rPr>
        <w:t>相适应的宗教形式。</w:t>
      </w:r>
      <w:r>
        <w:rPr>
          <w:rStyle w:val="af"/>
          <w:rFonts w:hint="eastAsia"/>
        </w:rPr>
        <w:footnoteReference w:id="31"/>
      </w:r>
      <w:r>
        <w:rPr>
          <w:rFonts w:hint="eastAsia"/>
        </w:rPr>
        <w:t>”（马克思：《资本论》，第</w:t>
      </w:r>
      <w:r>
        <w:rPr>
          <w:rFonts w:hint="eastAsia"/>
        </w:rPr>
        <w:t>91</w:t>
      </w:r>
      <w:r>
        <w:rPr>
          <w:rFonts w:hint="eastAsia"/>
        </w:rPr>
        <w:t>页）（拜物教的性质）</w:t>
      </w:r>
    </w:p>
    <w:p w14:paraId="12951B5F" w14:textId="31581B1F" w:rsidR="00572209" w:rsidRDefault="00000000" w:rsidP="009C1AB2">
      <w:pPr>
        <w:spacing w:line="360" w:lineRule="auto"/>
        <w:jc w:val="right"/>
      </w:pPr>
      <w:r>
        <w:rPr>
          <w:rFonts w:hint="eastAsia"/>
        </w:rPr>
        <w:t>[X 3 a, 4]</w:t>
      </w:r>
    </w:p>
    <w:p w14:paraId="760C2804" w14:textId="77777777" w:rsidR="009C1AB2" w:rsidRDefault="00000000">
      <w:pPr>
        <w:spacing w:line="360" w:lineRule="auto"/>
      </w:pPr>
      <w:r>
        <w:rPr>
          <w:rFonts w:hint="eastAsia"/>
        </w:rPr>
        <w:t xml:space="preserve">»Der </w:t>
      </w:r>
      <w:proofErr w:type="spellStart"/>
      <w:r>
        <w:rPr>
          <w:rFonts w:hint="eastAsia"/>
        </w:rPr>
        <w:t>Körper</w:t>
      </w:r>
      <w:proofErr w:type="spellEnd"/>
      <w:r>
        <w:rPr>
          <w:rFonts w:hint="eastAsia"/>
        </w:rPr>
        <w:t xml:space="preserve"> der Ware, die </w:t>
      </w:r>
      <w:proofErr w:type="spellStart"/>
      <w:r>
        <w:rPr>
          <w:rFonts w:hint="eastAsia"/>
        </w:rPr>
        <w:t>zum</w:t>
      </w:r>
      <w:proofErr w:type="spellEnd"/>
      <w:r>
        <w:rPr>
          <w:rFonts w:hint="eastAsia"/>
        </w:rPr>
        <w:t xml:space="preserve"> </w:t>
      </w:r>
      <w:proofErr w:type="spellStart"/>
      <w:r>
        <w:rPr>
          <w:rFonts w:hint="eastAsia"/>
        </w:rPr>
        <w:t>Äquivalent</w:t>
      </w:r>
      <w:proofErr w:type="spellEnd"/>
      <w:r>
        <w:rPr>
          <w:rFonts w:hint="eastAsia"/>
        </w:rPr>
        <w:t xml:space="preserve"> </w:t>
      </w:r>
      <w:proofErr w:type="spellStart"/>
      <w:r>
        <w:rPr>
          <w:rFonts w:hint="eastAsia"/>
        </w:rPr>
        <w:t>dient</w:t>
      </w:r>
      <w:proofErr w:type="spellEnd"/>
      <w:r>
        <w:rPr>
          <w:rFonts w:hint="eastAsia"/>
        </w:rPr>
        <w:t xml:space="preserve">, gilt stets </w:t>
      </w:r>
      <w:proofErr w:type="spellStart"/>
      <w:r>
        <w:rPr>
          <w:rFonts w:hint="eastAsia"/>
        </w:rPr>
        <w:t>als</w:t>
      </w:r>
      <w:proofErr w:type="spellEnd"/>
      <w:r>
        <w:rPr>
          <w:rFonts w:hint="eastAsia"/>
        </w:rPr>
        <w:t xml:space="preserve"> </w:t>
      </w:r>
      <w:proofErr w:type="spellStart"/>
      <w:r>
        <w:rPr>
          <w:rFonts w:hint="eastAsia"/>
        </w:rPr>
        <w:t>Verkörperung</w:t>
      </w:r>
      <w:proofErr w:type="spellEnd"/>
      <w:r>
        <w:rPr>
          <w:rFonts w:hint="eastAsia"/>
        </w:rPr>
        <w:t xml:space="preserve"> </w:t>
      </w:r>
      <w:proofErr w:type="spellStart"/>
      <w:r>
        <w:rPr>
          <w:rFonts w:hint="eastAsia"/>
        </w:rPr>
        <w:t>abstrakt</w:t>
      </w:r>
      <w:proofErr w:type="spellEnd"/>
      <w:r>
        <w:rPr>
          <w:rFonts w:hint="eastAsia"/>
        </w:rPr>
        <w:t xml:space="preserve"> </w:t>
      </w:r>
      <w:proofErr w:type="spellStart"/>
      <w:r>
        <w:rPr>
          <w:rFonts w:hint="eastAsia"/>
        </w:rPr>
        <w:lastRenderedPageBreak/>
        <w:t>menschlicher</w:t>
      </w:r>
      <w:proofErr w:type="spellEnd"/>
      <w:r>
        <w:rPr>
          <w:rFonts w:hint="eastAsia"/>
        </w:rPr>
        <w:t xml:space="preserve"> Arbeit und </w:t>
      </w:r>
      <w:proofErr w:type="spellStart"/>
      <w:r>
        <w:rPr>
          <w:rFonts w:hint="eastAsia"/>
        </w:rPr>
        <w:t>ist</w:t>
      </w:r>
      <w:proofErr w:type="spellEnd"/>
      <w:r>
        <w:rPr>
          <w:rFonts w:hint="eastAsia"/>
        </w:rPr>
        <w:t xml:space="preserve"> stets das </w:t>
      </w:r>
      <w:proofErr w:type="spellStart"/>
      <w:r>
        <w:rPr>
          <w:rFonts w:hint="eastAsia"/>
        </w:rPr>
        <w:t>Produkt</w:t>
      </w:r>
      <w:proofErr w:type="spellEnd"/>
      <w:r>
        <w:rPr>
          <w:rFonts w:hint="eastAsia"/>
        </w:rPr>
        <w:t xml:space="preserve"> </w:t>
      </w:r>
      <w:proofErr w:type="spellStart"/>
      <w:r>
        <w:rPr>
          <w:rFonts w:hint="eastAsia"/>
        </w:rPr>
        <w:t>einer</w:t>
      </w:r>
      <w:proofErr w:type="spellEnd"/>
      <w:r>
        <w:rPr>
          <w:rFonts w:hint="eastAsia"/>
        </w:rPr>
        <w:t xml:space="preserve"> </w:t>
      </w:r>
      <w:proofErr w:type="spellStart"/>
      <w:r>
        <w:rPr>
          <w:rFonts w:hint="eastAsia"/>
        </w:rPr>
        <w:t>bestimmten</w:t>
      </w:r>
      <w:proofErr w:type="spellEnd"/>
      <w:r>
        <w:rPr>
          <w:rFonts w:hint="eastAsia"/>
        </w:rPr>
        <w:t xml:space="preserve"> n</w:t>
      </w:r>
      <w:r>
        <w:rPr>
          <w:rFonts w:hint="eastAsia"/>
        </w:rPr>
        <w:t>ü</w:t>
      </w:r>
      <w:proofErr w:type="spellStart"/>
      <w:r>
        <w:rPr>
          <w:rFonts w:hint="eastAsia"/>
        </w:rPr>
        <w:t>tzlichen</w:t>
      </w:r>
      <w:proofErr w:type="spellEnd"/>
      <w:r>
        <w:rPr>
          <w:rFonts w:hint="eastAsia"/>
        </w:rPr>
        <w:t xml:space="preserve">, </w:t>
      </w:r>
      <w:proofErr w:type="spellStart"/>
      <w:r>
        <w:rPr>
          <w:rFonts w:hint="eastAsia"/>
        </w:rPr>
        <w:t>konkreten</w:t>
      </w:r>
      <w:proofErr w:type="spellEnd"/>
      <w:r>
        <w:rPr>
          <w:rFonts w:hint="eastAsia"/>
        </w:rPr>
        <w:t xml:space="preserve"> Arbeit. Die </w:t>
      </w:r>
      <w:proofErr w:type="spellStart"/>
      <w:r>
        <w:rPr>
          <w:rFonts w:hint="eastAsia"/>
        </w:rPr>
        <w:t>konkrete</w:t>
      </w:r>
      <w:proofErr w:type="spellEnd"/>
      <w:r>
        <w:rPr>
          <w:rFonts w:hint="eastAsia"/>
        </w:rPr>
        <w:t xml:space="preserve"> Arbeit </w:t>
      </w:r>
      <w:proofErr w:type="spellStart"/>
      <w:r>
        <w:rPr>
          <w:rFonts w:hint="eastAsia"/>
        </w:rPr>
        <w:t>wird</w:t>
      </w:r>
      <w:proofErr w:type="spellEnd"/>
      <w:r>
        <w:rPr>
          <w:rFonts w:hint="eastAsia"/>
        </w:rPr>
        <w:t xml:space="preserve"> also </w:t>
      </w:r>
      <w:proofErr w:type="spellStart"/>
      <w:r>
        <w:rPr>
          <w:rFonts w:hint="eastAsia"/>
        </w:rPr>
        <w:t>zum</w:t>
      </w:r>
      <w:proofErr w:type="spellEnd"/>
      <w:r>
        <w:rPr>
          <w:rFonts w:hint="eastAsia"/>
        </w:rPr>
        <w:t xml:space="preserve"> </w:t>
      </w:r>
      <w:proofErr w:type="spellStart"/>
      <w:r>
        <w:rPr>
          <w:rFonts w:hint="eastAsia"/>
        </w:rPr>
        <w:t>Ausdruck</w:t>
      </w:r>
      <w:proofErr w:type="spellEnd"/>
      <w:r>
        <w:rPr>
          <w:rFonts w:hint="eastAsia"/>
        </w:rPr>
        <w:t xml:space="preserve"> </w:t>
      </w:r>
      <w:proofErr w:type="spellStart"/>
      <w:r>
        <w:rPr>
          <w:rFonts w:hint="eastAsia"/>
        </w:rPr>
        <w:t>abstrakt</w:t>
      </w:r>
      <w:proofErr w:type="spellEnd"/>
      <w:r>
        <w:rPr>
          <w:rFonts w:hint="eastAsia"/>
        </w:rPr>
        <w:t xml:space="preserve"> </w:t>
      </w:r>
      <w:proofErr w:type="spellStart"/>
      <w:r>
        <w:rPr>
          <w:rFonts w:hint="eastAsia"/>
        </w:rPr>
        <w:t>menschlicher</w:t>
      </w:r>
      <w:proofErr w:type="spellEnd"/>
      <w:r>
        <w:rPr>
          <w:rFonts w:hint="eastAsia"/>
        </w:rPr>
        <w:t xml:space="preserve"> </w:t>
      </w:r>
      <w:proofErr w:type="gramStart"/>
      <w:r>
        <w:rPr>
          <w:rFonts w:hint="eastAsia"/>
        </w:rPr>
        <w:t>Arbeit.«</w:t>
      </w:r>
      <w:proofErr w:type="gramEnd"/>
      <w:r>
        <w:rPr>
          <w:rFonts w:hint="eastAsia"/>
        </w:rPr>
        <w:t xml:space="preserve"> In </w:t>
      </w:r>
      <w:proofErr w:type="spellStart"/>
      <w:r>
        <w:rPr>
          <w:rFonts w:hint="eastAsia"/>
        </w:rPr>
        <w:t>diesem</w:t>
      </w:r>
      <w:proofErr w:type="spellEnd"/>
      <w:r>
        <w:rPr>
          <w:rFonts w:hint="eastAsia"/>
        </w:rPr>
        <w:t xml:space="preserve"> </w:t>
      </w:r>
      <w:proofErr w:type="spellStart"/>
      <w:r>
        <w:rPr>
          <w:rFonts w:hint="eastAsia"/>
        </w:rPr>
        <w:t>letztem</w:t>
      </w:r>
      <w:proofErr w:type="spellEnd"/>
      <w:r>
        <w:rPr>
          <w:rFonts w:hint="eastAsia"/>
        </w:rPr>
        <w:t xml:space="preserve"> </w:t>
      </w:r>
      <w:proofErr w:type="spellStart"/>
      <w:r>
        <w:rPr>
          <w:rFonts w:hint="eastAsia"/>
        </w:rPr>
        <w:t>liegt</w:t>
      </w:r>
      <w:proofErr w:type="spellEnd"/>
      <w:r>
        <w:rPr>
          <w:rFonts w:hint="eastAsia"/>
        </w:rPr>
        <w:t xml:space="preserve"> f</w:t>
      </w:r>
      <w:r>
        <w:rPr>
          <w:rFonts w:hint="eastAsia"/>
        </w:rPr>
        <w:t>ü</w:t>
      </w:r>
      <w:r>
        <w:rPr>
          <w:rFonts w:hint="eastAsia"/>
        </w:rPr>
        <w:t xml:space="preserve">r Marx die </w:t>
      </w:r>
      <w:proofErr w:type="spellStart"/>
      <w:r>
        <w:rPr>
          <w:rFonts w:hint="eastAsia"/>
        </w:rPr>
        <w:t>ganze</w:t>
      </w:r>
      <w:proofErr w:type="spellEnd"/>
      <w:r>
        <w:rPr>
          <w:rFonts w:hint="eastAsia"/>
        </w:rPr>
        <w:t xml:space="preserve"> </w:t>
      </w:r>
      <w:proofErr w:type="spellStart"/>
      <w:r>
        <w:rPr>
          <w:rFonts w:hint="eastAsia"/>
        </w:rPr>
        <w:t>Misere</w:t>
      </w:r>
      <w:proofErr w:type="spellEnd"/>
      <w:r>
        <w:rPr>
          <w:rFonts w:hint="eastAsia"/>
        </w:rPr>
        <w:t xml:space="preserve"> der </w:t>
      </w:r>
      <w:proofErr w:type="spellStart"/>
      <w:r>
        <w:rPr>
          <w:rFonts w:hint="eastAsia"/>
        </w:rPr>
        <w:t>warenproduzierenden</w:t>
      </w:r>
      <w:proofErr w:type="spellEnd"/>
      <w:r>
        <w:rPr>
          <w:rFonts w:hint="eastAsia"/>
        </w:rPr>
        <w:t xml:space="preserve"> Gesellschaft </w:t>
      </w:r>
      <w:proofErr w:type="spellStart"/>
      <w:r>
        <w:rPr>
          <w:rFonts w:hint="eastAsia"/>
        </w:rPr>
        <w:t>beschlossen</w:t>
      </w:r>
      <w:proofErr w:type="spellEnd"/>
      <w:r>
        <w:rPr>
          <w:rFonts w:hint="eastAsia"/>
        </w:rPr>
        <w:t xml:space="preserve">. (Die Stelle Kapital p 70 [Die </w:t>
      </w:r>
      <w:proofErr w:type="spellStart"/>
      <w:r>
        <w:rPr>
          <w:rFonts w:hint="eastAsia"/>
        </w:rPr>
        <w:t>Wertform</w:t>
      </w:r>
      <w:proofErr w:type="spellEnd"/>
      <w:r>
        <w:rPr>
          <w:rFonts w:hint="eastAsia"/>
        </w:rPr>
        <w:t xml:space="preserve"> </w:t>
      </w:r>
      <w:proofErr w:type="spellStart"/>
      <w:r>
        <w:rPr>
          <w:rFonts w:hint="eastAsia"/>
        </w:rPr>
        <w:t>oder</w:t>
      </w:r>
      <w:proofErr w:type="spellEnd"/>
      <w:r>
        <w:rPr>
          <w:rFonts w:hint="eastAsia"/>
        </w:rPr>
        <w:t xml:space="preserve"> der </w:t>
      </w:r>
      <w:proofErr w:type="spellStart"/>
      <w:r>
        <w:rPr>
          <w:rFonts w:hint="eastAsia"/>
        </w:rPr>
        <w:t>Tauschwert</w:t>
      </w:r>
      <w:proofErr w:type="spellEnd"/>
      <w:r>
        <w:rPr>
          <w:rFonts w:hint="eastAsia"/>
        </w:rPr>
        <w:t xml:space="preserve">]) </w:t>
      </w:r>
      <w:proofErr w:type="spellStart"/>
      <w:r>
        <w:rPr>
          <w:rFonts w:hint="eastAsia"/>
        </w:rPr>
        <w:t>Hierzu</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sehr</w:t>
      </w:r>
      <w:proofErr w:type="spellEnd"/>
      <w:r>
        <w:rPr>
          <w:rFonts w:hint="eastAsia"/>
        </w:rPr>
        <w:t xml:space="preserve"> </w:t>
      </w:r>
      <w:proofErr w:type="spellStart"/>
      <w:r>
        <w:rPr>
          <w:rFonts w:hint="eastAsia"/>
        </w:rPr>
        <w:t>wichtig</w:t>
      </w:r>
      <w:proofErr w:type="spellEnd"/>
      <w:r>
        <w:rPr>
          <w:rFonts w:hint="eastAsia"/>
        </w:rPr>
        <w:t xml:space="preserve">, </w:t>
      </w:r>
      <w:proofErr w:type="spellStart"/>
      <w:r>
        <w:rPr>
          <w:rFonts w:hint="eastAsia"/>
        </w:rPr>
        <w:t>daß</w:t>
      </w:r>
      <w:proofErr w:type="spellEnd"/>
      <w:r>
        <w:rPr>
          <w:rFonts w:hint="eastAsia"/>
        </w:rPr>
        <w:t xml:space="preserve"> Marx </w:t>
      </w:r>
      <w:proofErr w:type="spellStart"/>
      <w:r>
        <w:rPr>
          <w:rFonts w:hint="eastAsia"/>
        </w:rPr>
        <w:t>kurz</w:t>
      </w:r>
      <w:proofErr w:type="spellEnd"/>
      <w:r>
        <w:rPr>
          <w:rFonts w:hint="eastAsia"/>
        </w:rPr>
        <w:t xml:space="preserve"> </w:t>
      </w:r>
      <w:proofErr w:type="spellStart"/>
      <w:r>
        <w:rPr>
          <w:rFonts w:hint="eastAsia"/>
        </w:rPr>
        <w:t>darauf</w:t>
      </w:r>
      <w:proofErr w:type="spellEnd"/>
      <w:r>
        <w:rPr>
          <w:rFonts w:hint="eastAsia"/>
        </w:rPr>
        <w:t xml:space="preserve"> (p 71) die </w:t>
      </w:r>
      <w:proofErr w:type="spellStart"/>
      <w:r>
        <w:rPr>
          <w:rFonts w:hint="eastAsia"/>
        </w:rPr>
        <w:t>abstrakt</w:t>
      </w:r>
      <w:proofErr w:type="spellEnd"/>
      <w:r>
        <w:rPr>
          <w:rFonts w:hint="eastAsia"/>
        </w:rPr>
        <w:t xml:space="preserve"> </w:t>
      </w:r>
      <w:proofErr w:type="spellStart"/>
      <w:r>
        <w:rPr>
          <w:rFonts w:hint="eastAsia"/>
        </w:rPr>
        <w:t>menschliche</w:t>
      </w:r>
      <w:proofErr w:type="spellEnd"/>
      <w:r>
        <w:rPr>
          <w:rFonts w:hint="eastAsia"/>
        </w:rPr>
        <w:t xml:space="preserve"> Arbeit </w:t>
      </w:r>
      <w:proofErr w:type="spellStart"/>
      <w:r>
        <w:rPr>
          <w:rFonts w:hint="eastAsia"/>
        </w:rPr>
        <w:t>als</w:t>
      </w:r>
      <w:proofErr w:type="spellEnd"/>
      <w:r>
        <w:rPr>
          <w:rFonts w:hint="eastAsia"/>
        </w:rPr>
        <w:t xml:space="preserve"> »</w:t>
      </w:r>
      <w:proofErr w:type="spellStart"/>
      <w:r>
        <w:rPr>
          <w:rFonts w:hint="eastAsia"/>
        </w:rPr>
        <w:t>Gegenteil</w:t>
      </w:r>
      <w:proofErr w:type="spellEnd"/>
      <w:r>
        <w:rPr>
          <w:rFonts w:hint="eastAsia"/>
        </w:rPr>
        <w:t xml:space="preserve">« der </w:t>
      </w:r>
      <w:proofErr w:type="spellStart"/>
      <w:r>
        <w:rPr>
          <w:rFonts w:hint="eastAsia"/>
        </w:rPr>
        <w:t>konkreten</w:t>
      </w:r>
      <w:proofErr w:type="spellEnd"/>
      <w:r>
        <w:rPr>
          <w:rFonts w:hint="eastAsia"/>
        </w:rPr>
        <w:t xml:space="preserve"> </w:t>
      </w:r>
      <w:proofErr w:type="spellStart"/>
      <w:r>
        <w:rPr>
          <w:rFonts w:hint="eastAsia"/>
        </w:rPr>
        <w:t>bezeichnet</w:t>
      </w:r>
      <w:proofErr w:type="spellEnd"/>
      <w:r>
        <w:rPr>
          <w:rFonts w:hint="eastAsia"/>
        </w:rPr>
        <w:t xml:space="preserve">. - Um die </w:t>
      </w:r>
      <w:proofErr w:type="spellStart"/>
      <w:r>
        <w:rPr>
          <w:rFonts w:hint="eastAsia"/>
        </w:rPr>
        <w:t>gedachte</w:t>
      </w:r>
      <w:proofErr w:type="spellEnd"/>
      <w:r>
        <w:rPr>
          <w:rFonts w:hint="eastAsia"/>
        </w:rPr>
        <w:t xml:space="preserve"> </w:t>
      </w:r>
      <w:proofErr w:type="spellStart"/>
      <w:r>
        <w:rPr>
          <w:rFonts w:hint="eastAsia"/>
        </w:rPr>
        <w:t>Misere</w:t>
      </w:r>
      <w:proofErr w:type="spellEnd"/>
      <w:r>
        <w:rPr>
          <w:rFonts w:hint="eastAsia"/>
        </w:rPr>
        <w:t xml:space="preserve"> </w:t>
      </w:r>
      <w:proofErr w:type="spellStart"/>
      <w:r>
        <w:rPr>
          <w:rFonts w:hint="eastAsia"/>
        </w:rPr>
        <w:t>anders</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formulieren</w:t>
      </w:r>
      <w:proofErr w:type="spellEnd"/>
      <w:r>
        <w:rPr>
          <w:rFonts w:hint="eastAsia"/>
        </w:rPr>
        <w:t xml:space="preserve">, </w:t>
      </w:r>
      <w:proofErr w:type="spellStart"/>
      <w:r>
        <w:rPr>
          <w:rFonts w:hint="eastAsia"/>
        </w:rPr>
        <w:t>könnte</w:t>
      </w:r>
      <w:proofErr w:type="spellEnd"/>
      <w:r>
        <w:rPr>
          <w:rFonts w:hint="eastAsia"/>
        </w:rPr>
        <w:t xml:space="preserve"> man </w:t>
      </w:r>
      <w:proofErr w:type="spellStart"/>
      <w:r>
        <w:rPr>
          <w:rFonts w:hint="eastAsia"/>
        </w:rPr>
        <w:t>auch</w:t>
      </w:r>
      <w:proofErr w:type="spellEnd"/>
      <w:r>
        <w:rPr>
          <w:rFonts w:hint="eastAsia"/>
        </w:rPr>
        <w:t xml:space="preserve"> </w:t>
      </w:r>
      <w:proofErr w:type="spellStart"/>
      <w:r>
        <w:rPr>
          <w:rFonts w:hint="eastAsia"/>
        </w:rPr>
        <w:t>sagen</w:t>
      </w:r>
      <w:proofErr w:type="spellEnd"/>
      <w:r>
        <w:rPr>
          <w:rFonts w:hint="eastAsia"/>
        </w:rPr>
        <w:t xml:space="preserve">: es </w:t>
      </w:r>
      <w:proofErr w:type="spellStart"/>
      <w:r>
        <w:rPr>
          <w:rFonts w:hint="eastAsia"/>
        </w:rPr>
        <w:t>ist</w:t>
      </w:r>
      <w:proofErr w:type="spellEnd"/>
      <w:r>
        <w:rPr>
          <w:rFonts w:hint="eastAsia"/>
        </w:rPr>
        <w:t xml:space="preserve"> die </w:t>
      </w:r>
      <w:proofErr w:type="spellStart"/>
      <w:r>
        <w:rPr>
          <w:rFonts w:hint="eastAsia"/>
        </w:rPr>
        <w:t>Misere</w:t>
      </w:r>
      <w:proofErr w:type="spellEnd"/>
      <w:r>
        <w:rPr>
          <w:rFonts w:hint="eastAsia"/>
        </w:rPr>
        <w:t xml:space="preserve"> der </w:t>
      </w:r>
      <w:proofErr w:type="spellStart"/>
      <w:r>
        <w:rPr>
          <w:rFonts w:hint="eastAsia"/>
        </w:rPr>
        <w:t>warenproduzierenden</w:t>
      </w:r>
      <w:proofErr w:type="spellEnd"/>
      <w:r>
        <w:rPr>
          <w:rFonts w:hint="eastAsia"/>
        </w:rPr>
        <w:t xml:space="preserve"> Gesellschaft, </w:t>
      </w:r>
      <w:proofErr w:type="spellStart"/>
      <w:r>
        <w:rPr>
          <w:rFonts w:hint="eastAsia"/>
        </w:rPr>
        <w:t>daß</w:t>
      </w:r>
      <w:proofErr w:type="spellEnd"/>
      <w:r>
        <w:rPr>
          <w:rFonts w:hint="eastAsia"/>
        </w:rPr>
        <w:t xml:space="preserve"> f</w:t>
      </w:r>
      <w:r>
        <w:rPr>
          <w:rFonts w:hint="eastAsia"/>
        </w:rPr>
        <w:t>ü</w:t>
      </w:r>
      <w:r>
        <w:rPr>
          <w:rFonts w:hint="eastAsia"/>
        </w:rPr>
        <w:t xml:space="preserve">r </w:t>
      </w:r>
      <w:proofErr w:type="spellStart"/>
      <w:r>
        <w:rPr>
          <w:rFonts w:hint="eastAsia"/>
        </w:rPr>
        <w:t>sie</w:t>
      </w:r>
      <w:proofErr w:type="spellEnd"/>
      <w:r>
        <w:rPr>
          <w:rFonts w:hint="eastAsia"/>
        </w:rPr>
        <w:t xml:space="preserve"> »Arbeit in </w:t>
      </w:r>
      <w:proofErr w:type="spellStart"/>
      <w:r>
        <w:rPr>
          <w:rFonts w:hint="eastAsia"/>
        </w:rPr>
        <w:t>unmittelbar</w:t>
      </w:r>
      <w:proofErr w:type="spellEnd"/>
      <w:r>
        <w:rPr>
          <w:rFonts w:hint="eastAsia"/>
        </w:rPr>
        <w:t xml:space="preserve"> </w:t>
      </w:r>
      <w:proofErr w:type="spellStart"/>
      <w:r>
        <w:rPr>
          <w:rFonts w:hint="eastAsia"/>
        </w:rPr>
        <w:t>gesellschaftlicher</w:t>
      </w:r>
      <w:proofErr w:type="spellEnd"/>
      <w:r>
        <w:rPr>
          <w:rFonts w:hint="eastAsia"/>
        </w:rPr>
        <w:t xml:space="preserve"> Form« (p 71) </w:t>
      </w:r>
      <w:proofErr w:type="spellStart"/>
      <w:r>
        <w:rPr>
          <w:rFonts w:hint="eastAsia"/>
        </w:rPr>
        <w:t>immer</w:t>
      </w:r>
      <w:proofErr w:type="spellEnd"/>
      <w:r>
        <w:rPr>
          <w:rFonts w:hint="eastAsia"/>
        </w:rPr>
        <w:t xml:space="preserve"> </w:t>
      </w:r>
      <w:proofErr w:type="spellStart"/>
      <w:r>
        <w:rPr>
          <w:rFonts w:hint="eastAsia"/>
        </w:rPr>
        <w:t>nur</w:t>
      </w:r>
      <w:proofErr w:type="spellEnd"/>
      <w:r>
        <w:rPr>
          <w:rFonts w:hint="eastAsia"/>
        </w:rPr>
        <w:t xml:space="preserve"> </w:t>
      </w:r>
      <w:proofErr w:type="spellStart"/>
      <w:r>
        <w:rPr>
          <w:rFonts w:hint="eastAsia"/>
        </w:rPr>
        <w:t>abstrakte</w:t>
      </w:r>
      <w:proofErr w:type="spellEnd"/>
      <w:r>
        <w:rPr>
          <w:rFonts w:hint="eastAsia"/>
        </w:rPr>
        <w:t xml:space="preserve"> Arbeit </w:t>
      </w:r>
      <w:proofErr w:type="spellStart"/>
      <w:r>
        <w:rPr>
          <w:rFonts w:hint="eastAsia"/>
        </w:rPr>
        <w:t>ist</w:t>
      </w:r>
      <w:proofErr w:type="spellEnd"/>
      <w:r>
        <w:rPr>
          <w:rFonts w:hint="eastAsia"/>
        </w:rPr>
        <w:t xml:space="preserve">. </w:t>
      </w:r>
      <w:proofErr w:type="spellStart"/>
      <w:r>
        <w:rPr>
          <w:rFonts w:hint="eastAsia"/>
        </w:rPr>
        <w:t>Wenn</w:t>
      </w:r>
      <w:proofErr w:type="spellEnd"/>
      <w:r>
        <w:rPr>
          <w:rFonts w:hint="eastAsia"/>
        </w:rPr>
        <w:t xml:space="preserve"> Marx in der </w:t>
      </w:r>
      <w:proofErr w:type="spellStart"/>
      <w:r>
        <w:rPr>
          <w:rFonts w:hint="eastAsia"/>
        </w:rPr>
        <w:t>Behandlung</w:t>
      </w:r>
      <w:proofErr w:type="spellEnd"/>
      <w:r>
        <w:rPr>
          <w:rFonts w:hint="eastAsia"/>
        </w:rPr>
        <w:t xml:space="preserve"> der </w:t>
      </w:r>
      <w:proofErr w:type="spellStart"/>
      <w:r>
        <w:rPr>
          <w:rFonts w:hint="eastAsia"/>
        </w:rPr>
        <w:t>Äquivalentform</w:t>
      </w:r>
      <w:proofErr w:type="spellEnd"/>
      <w:r>
        <w:rPr>
          <w:rFonts w:hint="eastAsia"/>
        </w:rPr>
        <w:t xml:space="preserve"> </w:t>
      </w:r>
      <w:proofErr w:type="spellStart"/>
      <w:r>
        <w:rPr>
          <w:rFonts w:hint="eastAsia"/>
        </w:rPr>
        <w:t>hervorhebt</w:t>
      </w:r>
      <w:proofErr w:type="spellEnd"/>
      <w:r>
        <w:rPr>
          <w:rFonts w:hint="eastAsia"/>
        </w:rPr>
        <w:t>, »</w:t>
      </w:r>
      <w:proofErr w:type="spellStart"/>
      <w:r>
        <w:rPr>
          <w:rFonts w:hint="eastAsia"/>
        </w:rPr>
        <w:t>daß</w:t>
      </w:r>
      <w:proofErr w:type="spellEnd"/>
      <w:r>
        <w:rPr>
          <w:rFonts w:hint="eastAsia"/>
        </w:rPr>
        <w:t xml:space="preserve"> </w:t>
      </w:r>
      <w:proofErr w:type="spellStart"/>
      <w:r>
        <w:rPr>
          <w:rFonts w:hint="eastAsia"/>
        </w:rPr>
        <w:t>Privatarbeit</w:t>
      </w:r>
      <w:proofErr w:type="spellEnd"/>
      <w:r>
        <w:rPr>
          <w:rFonts w:hint="eastAsia"/>
        </w:rPr>
        <w:t xml:space="preserve"> </w:t>
      </w:r>
      <w:proofErr w:type="spellStart"/>
      <w:r>
        <w:rPr>
          <w:rFonts w:hint="eastAsia"/>
        </w:rPr>
        <w:t>zur</w:t>
      </w:r>
      <w:proofErr w:type="spellEnd"/>
      <w:r>
        <w:rPr>
          <w:rFonts w:hint="eastAsia"/>
        </w:rPr>
        <w:t xml:space="preserve"> Form </w:t>
      </w:r>
      <w:proofErr w:type="spellStart"/>
      <w:r>
        <w:rPr>
          <w:rFonts w:hint="eastAsia"/>
        </w:rPr>
        <w:t>ihres</w:t>
      </w:r>
      <w:proofErr w:type="spellEnd"/>
      <w:r>
        <w:rPr>
          <w:rFonts w:hint="eastAsia"/>
        </w:rPr>
        <w:t xml:space="preserve"> </w:t>
      </w:r>
      <w:proofErr w:type="spellStart"/>
      <w:r>
        <w:rPr>
          <w:rFonts w:hint="eastAsia"/>
        </w:rPr>
        <w:t>Gegenteils</w:t>
      </w:r>
      <w:proofErr w:type="spellEnd"/>
      <w:r>
        <w:rPr>
          <w:rFonts w:hint="eastAsia"/>
        </w:rPr>
        <w:t xml:space="preserve"> </w:t>
      </w:r>
      <w:proofErr w:type="spellStart"/>
      <w:r>
        <w:rPr>
          <w:rFonts w:hint="eastAsia"/>
        </w:rPr>
        <w:t>wird</w:t>
      </w:r>
      <w:proofErr w:type="spellEnd"/>
      <w:r>
        <w:rPr>
          <w:rFonts w:hint="eastAsia"/>
        </w:rPr>
        <w:t xml:space="preserve">, </w:t>
      </w:r>
      <w:proofErr w:type="spellStart"/>
      <w:r>
        <w:rPr>
          <w:rFonts w:hint="eastAsia"/>
        </w:rPr>
        <w:t>zu</w:t>
      </w:r>
      <w:proofErr w:type="spellEnd"/>
      <w:r>
        <w:rPr>
          <w:rFonts w:hint="eastAsia"/>
        </w:rPr>
        <w:t xml:space="preserve"> Arbeit in </w:t>
      </w:r>
      <w:proofErr w:type="spellStart"/>
      <w:r>
        <w:rPr>
          <w:rFonts w:hint="eastAsia"/>
        </w:rPr>
        <w:t>unmittelbar</w:t>
      </w:r>
      <w:proofErr w:type="spellEnd"/>
      <w:r>
        <w:rPr>
          <w:rFonts w:hint="eastAsia"/>
        </w:rPr>
        <w:t xml:space="preserve"> </w:t>
      </w:r>
      <w:proofErr w:type="spellStart"/>
      <w:r>
        <w:rPr>
          <w:rFonts w:hint="eastAsia"/>
        </w:rPr>
        <w:t>gesellschaftlicher</w:t>
      </w:r>
      <w:proofErr w:type="spellEnd"/>
      <w:r>
        <w:rPr>
          <w:rFonts w:hint="eastAsia"/>
        </w:rPr>
        <w:t xml:space="preserve"> Form« (p 71) so </w:t>
      </w:r>
      <w:proofErr w:type="spellStart"/>
      <w:r>
        <w:rPr>
          <w:rFonts w:hint="eastAsia"/>
        </w:rPr>
        <w:t>ist</w:t>
      </w:r>
      <w:proofErr w:type="spellEnd"/>
      <w:r>
        <w:rPr>
          <w:rFonts w:hint="eastAsia"/>
        </w:rPr>
        <w:t xml:space="preserve"> </w:t>
      </w:r>
      <w:proofErr w:type="spellStart"/>
      <w:r>
        <w:rPr>
          <w:rFonts w:hint="eastAsia"/>
        </w:rPr>
        <w:t>diese</w:t>
      </w:r>
      <w:proofErr w:type="spellEnd"/>
      <w:r>
        <w:rPr>
          <w:rFonts w:hint="eastAsia"/>
        </w:rPr>
        <w:t xml:space="preserve"> </w:t>
      </w:r>
      <w:proofErr w:type="spellStart"/>
      <w:r>
        <w:rPr>
          <w:rFonts w:hint="eastAsia"/>
        </w:rPr>
        <w:t>Privatarbeit</w:t>
      </w:r>
      <w:proofErr w:type="spellEnd"/>
      <w:r>
        <w:rPr>
          <w:rFonts w:hint="eastAsia"/>
        </w:rPr>
        <w:t xml:space="preserve"> </w:t>
      </w:r>
      <w:proofErr w:type="spellStart"/>
      <w:r>
        <w:rPr>
          <w:rFonts w:hint="eastAsia"/>
        </w:rPr>
        <w:t>eben</w:t>
      </w:r>
      <w:proofErr w:type="spellEnd"/>
      <w:r>
        <w:rPr>
          <w:rFonts w:hint="eastAsia"/>
        </w:rPr>
        <w:t xml:space="preserve"> die </w:t>
      </w:r>
      <w:proofErr w:type="spellStart"/>
      <w:r>
        <w:rPr>
          <w:rFonts w:hint="eastAsia"/>
        </w:rPr>
        <w:t>abstrakte</w:t>
      </w:r>
      <w:proofErr w:type="spellEnd"/>
      <w:r>
        <w:rPr>
          <w:rFonts w:hint="eastAsia"/>
        </w:rPr>
        <w:t xml:space="preserve"> Arbeit des </w:t>
      </w:r>
      <w:proofErr w:type="spellStart"/>
      <w:r>
        <w:rPr>
          <w:rFonts w:hint="eastAsia"/>
        </w:rPr>
        <w:t>abstrakten</w:t>
      </w:r>
      <w:proofErr w:type="spellEnd"/>
      <w:r>
        <w:rPr>
          <w:rFonts w:hint="eastAsia"/>
        </w:rPr>
        <w:t xml:space="preserve"> </w:t>
      </w:r>
      <w:proofErr w:type="spellStart"/>
      <w:r>
        <w:rPr>
          <w:rFonts w:hint="eastAsia"/>
        </w:rPr>
        <w:t>warenbesitzenden</w:t>
      </w:r>
      <w:proofErr w:type="spellEnd"/>
      <w:r>
        <w:rPr>
          <w:rFonts w:hint="eastAsia"/>
        </w:rPr>
        <w:t xml:space="preserve"> Menschen. </w:t>
      </w:r>
    </w:p>
    <w:p w14:paraId="7D47BBD6" w14:textId="1C153E85" w:rsidR="00572209" w:rsidRDefault="00000000" w:rsidP="009C1AB2">
      <w:pPr>
        <w:spacing w:line="360" w:lineRule="auto"/>
        <w:jc w:val="right"/>
      </w:pPr>
      <w:r>
        <w:rPr>
          <w:rFonts w:hint="eastAsia"/>
        </w:rPr>
        <w:t>[X4,1]</w:t>
      </w:r>
    </w:p>
    <w:p w14:paraId="7108E801" w14:textId="77777777" w:rsidR="009C1AB2" w:rsidRDefault="00000000">
      <w:pPr>
        <w:spacing w:line="360" w:lineRule="auto"/>
      </w:pPr>
      <w:r>
        <w:rPr>
          <w:rFonts w:hint="eastAsia"/>
        </w:rPr>
        <w:t>“充当等价物的商品的物体总是被当作抽象的人类劳动的化身，但他又总是某种实用的、具体的劳动的产品。因此，这种具体劳动就成为抽象的人类劳动的表现形式。”</w:t>
      </w:r>
      <w:r>
        <w:rPr>
          <w:rFonts w:hint="eastAsia"/>
        </w:rPr>
        <w:t xml:space="preserve"> </w:t>
      </w:r>
      <w:r>
        <w:rPr>
          <w:rFonts w:hint="eastAsia"/>
        </w:rPr>
        <w:t>对于马克思来说，在后一点中，包含着商品生产社会的全部困境。〔出自《资本论》第</w:t>
      </w:r>
      <w:r>
        <w:rPr>
          <w:rFonts w:hint="eastAsia"/>
        </w:rPr>
        <w:t>70</w:t>
      </w:r>
      <w:r>
        <w:rPr>
          <w:rFonts w:hint="eastAsia"/>
        </w:rPr>
        <w:t>页（价值形式或交换价值）〕与此密切相关的是，马克思紧接着（第</w:t>
      </w:r>
      <w:r>
        <w:rPr>
          <w:rFonts w:hint="eastAsia"/>
        </w:rPr>
        <w:t>71</w:t>
      </w:r>
      <w:r>
        <w:rPr>
          <w:rFonts w:hint="eastAsia"/>
        </w:rPr>
        <w:t>页）将抽象人类劳动视为了具体劳动的对立面。——为了用另一种方式表述所设想的困境，也可以说：商品生产社会的困境在于，对它而言，</w:t>
      </w:r>
      <w:r>
        <w:rPr>
          <w:rFonts w:hint="eastAsia"/>
          <w:highlight w:val="lightGray"/>
        </w:rPr>
        <w:t>“直接社会形式的劳动”</w:t>
      </w:r>
      <w:r>
        <w:rPr>
          <w:rStyle w:val="af"/>
          <w:rFonts w:hint="eastAsia"/>
          <w:highlight w:val="lightGray"/>
        </w:rPr>
        <w:footnoteReference w:id="32"/>
      </w:r>
      <w:r>
        <w:rPr>
          <w:rFonts w:hint="eastAsia"/>
        </w:rPr>
        <w:t>（第</w:t>
      </w:r>
      <w:r>
        <w:rPr>
          <w:rFonts w:hint="eastAsia"/>
        </w:rPr>
        <w:t>71</w:t>
      </w:r>
      <w:r>
        <w:rPr>
          <w:rFonts w:hint="eastAsia"/>
        </w:rPr>
        <w:t>页）始终只是抽象劳动。当马克思在论述等价形式时强调，“私人劳动成为它对立面的形式，成为直接社会形式的劳动”（第</w:t>
      </w:r>
      <w:r>
        <w:rPr>
          <w:rFonts w:hint="eastAsia"/>
        </w:rPr>
        <w:t>71</w:t>
      </w:r>
      <w:r>
        <w:rPr>
          <w:rFonts w:hint="eastAsia"/>
        </w:rPr>
        <w:t>页）时，这种私人劳动正是抽象的商品所有者的劳动。</w:t>
      </w:r>
    </w:p>
    <w:p w14:paraId="035FEB1D" w14:textId="7DB96B0A" w:rsidR="00572209" w:rsidRDefault="00000000" w:rsidP="009C1AB2">
      <w:pPr>
        <w:spacing w:line="360" w:lineRule="auto"/>
        <w:jc w:val="right"/>
      </w:pPr>
      <w:r>
        <w:rPr>
          <w:rFonts w:hint="eastAsia"/>
        </w:rPr>
        <w:t>[X 4,1]</w:t>
      </w:r>
    </w:p>
    <w:p w14:paraId="074EF8F0" w14:textId="77777777" w:rsidR="009C1AB2" w:rsidRDefault="00000000">
      <w:pPr>
        <w:spacing w:line="360" w:lineRule="auto"/>
      </w:pPr>
      <w:r>
        <w:rPr>
          <w:rFonts w:hint="eastAsia"/>
        </w:rPr>
        <w:t xml:space="preserve">Marx hat die </w:t>
      </w:r>
      <w:proofErr w:type="spellStart"/>
      <w:r>
        <w:rPr>
          <w:rFonts w:hint="eastAsia"/>
        </w:rPr>
        <w:t>Vorstellung</w:t>
      </w:r>
      <w:proofErr w:type="spellEnd"/>
      <w:r>
        <w:rPr>
          <w:rFonts w:hint="eastAsia"/>
        </w:rPr>
        <w:t xml:space="preserve">, die Arbeit </w:t>
      </w:r>
      <w:proofErr w:type="spellStart"/>
      <w:r>
        <w:rPr>
          <w:rFonts w:hint="eastAsia"/>
        </w:rPr>
        <w:t>werde</w:t>
      </w:r>
      <w:proofErr w:type="spellEnd"/>
      <w:r>
        <w:rPr>
          <w:rFonts w:hint="eastAsia"/>
        </w:rPr>
        <w:t xml:space="preserve"> </w:t>
      </w:r>
      <w:proofErr w:type="spellStart"/>
      <w:r>
        <w:rPr>
          <w:rFonts w:hint="eastAsia"/>
        </w:rPr>
        <w:t>freiwillig</w:t>
      </w:r>
      <w:proofErr w:type="spellEnd"/>
      <w:r>
        <w:rPr>
          <w:rFonts w:hint="eastAsia"/>
        </w:rPr>
        <w:t xml:space="preserve"> (</w:t>
      </w:r>
      <w:proofErr w:type="spellStart"/>
      <w:r>
        <w:rPr>
          <w:rFonts w:hint="eastAsia"/>
        </w:rPr>
        <w:t>als</w:t>
      </w:r>
      <w:proofErr w:type="spellEnd"/>
      <w:r>
        <w:rPr>
          <w:rFonts w:hint="eastAsia"/>
        </w:rPr>
        <w:t xml:space="preserve"> travail </w:t>
      </w:r>
      <w:proofErr w:type="spellStart"/>
      <w:r>
        <w:rPr>
          <w:rFonts w:hint="eastAsia"/>
        </w:rPr>
        <w:t>passionn</w:t>
      </w:r>
      <w:proofErr w:type="spellEnd"/>
      <w:r>
        <w:rPr>
          <w:rFonts w:hint="eastAsia"/>
        </w:rPr>
        <w:t>é</w:t>
      </w:r>
      <w:r>
        <w:rPr>
          <w:rFonts w:hint="eastAsia"/>
        </w:rPr>
        <w:t xml:space="preserve">) </w:t>
      </w:r>
      <w:proofErr w:type="spellStart"/>
      <w:r>
        <w:rPr>
          <w:rFonts w:hint="eastAsia"/>
        </w:rPr>
        <w:t>geleistet</w:t>
      </w:r>
      <w:proofErr w:type="spellEnd"/>
      <w:r>
        <w:rPr>
          <w:rFonts w:hint="eastAsia"/>
        </w:rPr>
        <w:t xml:space="preserve"> </w:t>
      </w:r>
      <w:proofErr w:type="spellStart"/>
      <w:r>
        <w:rPr>
          <w:rFonts w:hint="eastAsia"/>
        </w:rPr>
        <w:t>werden</w:t>
      </w:r>
      <w:proofErr w:type="spellEnd"/>
      <w:r>
        <w:rPr>
          <w:rFonts w:hint="eastAsia"/>
        </w:rPr>
        <w:t xml:space="preserve">, </w:t>
      </w:r>
      <w:proofErr w:type="spellStart"/>
      <w:r>
        <w:rPr>
          <w:rFonts w:hint="eastAsia"/>
        </w:rPr>
        <w:t>wenn</w:t>
      </w:r>
      <w:proofErr w:type="spellEnd"/>
      <w:r>
        <w:rPr>
          <w:rFonts w:hint="eastAsia"/>
        </w:rPr>
        <w:t xml:space="preserve"> der </w:t>
      </w:r>
      <w:proofErr w:type="spellStart"/>
      <w:r>
        <w:rPr>
          <w:rFonts w:hint="eastAsia"/>
        </w:rPr>
        <w:t>Warencharakter</w:t>
      </w:r>
      <w:proofErr w:type="spellEnd"/>
      <w:r>
        <w:rPr>
          <w:rFonts w:hint="eastAsia"/>
        </w:rPr>
        <w:t xml:space="preserve"> </w:t>
      </w:r>
      <w:proofErr w:type="spellStart"/>
      <w:r>
        <w:rPr>
          <w:rFonts w:hint="eastAsia"/>
        </w:rPr>
        <w:t>ihrer</w:t>
      </w:r>
      <w:proofErr w:type="spellEnd"/>
      <w:r>
        <w:rPr>
          <w:rFonts w:hint="eastAsia"/>
        </w:rPr>
        <w:t xml:space="preserve"> Produktion </w:t>
      </w:r>
      <w:proofErr w:type="spellStart"/>
      <w:r>
        <w:rPr>
          <w:rFonts w:hint="eastAsia"/>
        </w:rPr>
        <w:t>abgeschafft</w:t>
      </w:r>
      <w:proofErr w:type="spellEnd"/>
      <w:r>
        <w:rPr>
          <w:rFonts w:hint="eastAsia"/>
        </w:rPr>
        <w:t xml:space="preserve"> </w:t>
      </w:r>
      <w:proofErr w:type="spellStart"/>
      <w:r>
        <w:rPr>
          <w:rFonts w:hint="eastAsia"/>
        </w:rPr>
        <w:t>wäre</w:t>
      </w:r>
      <w:proofErr w:type="spellEnd"/>
      <w:r>
        <w:rPr>
          <w:rFonts w:hint="eastAsia"/>
        </w:rPr>
        <w:t xml:space="preserve">. Die </w:t>
      </w:r>
      <w:proofErr w:type="spellStart"/>
      <w:r>
        <w:rPr>
          <w:rFonts w:hint="eastAsia"/>
        </w:rPr>
        <w:t>Ursache</w:t>
      </w:r>
      <w:proofErr w:type="spellEnd"/>
      <w:r>
        <w:rPr>
          <w:rFonts w:hint="eastAsia"/>
        </w:rPr>
        <w:t xml:space="preserve">, </w:t>
      </w:r>
      <w:proofErr w:type="spellStart"/>
      <w:r>
        <w:rPr>
          <w:rFonts w:hint="eastAsia"/>
        </w:rPr>
        <w:t>warum</w:t>
      </w:r>
      <w:proofErr w:type="spellEnd"/>
      <w:r>
        <w:rPr>
          <w:rFonts w:hint="eastAsia"/>
        </w:rPr>
        <w:t xml:space="preserve"> die Arbeit </w:t>
      </w:r>
      <w:proofErr w:type="spellStart"/>
      <w:r>
        <w:rPr>
          <w:rFonts w:hint="eastAsia"/>
        </w:rPr>
        <w:t>nicht</w:t>
      </w:r>
      <w:proofErr w:type="spellEnd"/>
      <w:r>
        <w:rPr>
          <w:rFonts w:hint="eastAsia"/>
        </w:rPr>
        <w:t xml:space="preserve"> </w:t>
      </w:r>
      <w:proofErr w:type="spellStart"/>
      <w:r>
        <w:rPr>
          <w:rFonts w:hint="eastAsia"/>
        </w:rPr>
        <w:t>freiwillig</w:t>
      </w:r>
      <w:proofErr w:type="spellEnd"/>
      <w:r>
        <w:rPr>
          <w:rFonts w:hint="eastAsia"/>
        </w:rPr>
        <w:t xml:space="preserve"> </w:t>
      </w:r>
      <w:proofErr w:type="spellStart"/>
      <w:r>
        <w:rPr>
          <w:rFonts w:hint="eastAsia"/>
        </w:rPr>
        <w:t>geleistet</w:t>
      </w:r>
      <w:proofErr w:type="spellEnd"/>
      <w:r>
        <w:rPr>
          <w:rFonts w:hint="eastAsia"/>
        </w:rPr>
        <w:t xml:space="preserve"> </w:t>
      </w:r>
      <w:proofErr w:type="spellStart"/>
      <w:r>
        <w:rPr>
          <w:rFonts w:hint="eastAsia"/>
        </w:rPr>
        <w:t>wird</w:t>
      </w:r>
      <w:proofErr w:type="spellEnd"/>
      <w:r>
        <w:rPr>
          <w:rFonts w:hint="eastAsia"/>
        </w:rPr>
        <w:t xml:space="preserve">, </w:t>
      </w:r>
      <w:proofErr w:type="spellStart"/>
      <w:r>
        <w:rPr>
          <w:rFonts w:hint="eastAsia"/>
        </w:rPr>
        <w:t>wäre</w:t>
      </w:r>
      <w:proofErr w:type="spellEnd"/>
      <w:r>
        <w:rPr>
          <w:rFonts w:hint="eastAsia"/>
        </w:rPr>
        <w:t xml:space="preserve"> also </w:t>
      </w:r>
      <w:proofErr w:type="spellStart"/>
      <w:r>
        <w:rPr>
          <w:rFonts w:hint="eastAsia"/>
        </w:rPr>
        <w:t>nach</w:t>
      </w:r>
      <w:proofErr w:type="spellEnd"/>
      <w:r>
        <w:rPr>
          <w:rFonts w:hint="eastAsia"/>
        </w:rPr>
        <w:t xml:space="preserve"> Marx: </w:t>
      </w:r>
      <w:proofErr w:type="spellStart"/>
      <w:r>
        <w:rPr>
          <w:rFonts w:hint="eastAsia"/>
        </w:rPr>
        <w:t>ihr</w:t>
      </w:r>
      <w:proofErr w:type="spellEnd"/>
      <w:r>
        <w:rPr>
          <w:rFonts w:hint="eastAsia"/>
        </w:rPr>
        <w:t xml:space="preserve"> </w:t>
      </w:r>
      <w:proofErr w:type="spellStart"/>
      <w:r>
        <w:rPr>
          <w:rFonts w:hint="eastAsia"/>
        </w:rPr>
        <w:t>abstrakter</w:t>
      </w:r>
      <w:proofErr w:type="spellEnd"/>
      <w:r>
        <w:rPr>
          <w:rFonts w:hint="eastAsia"/>
        </w:rPr>
        <w:t xml:space="preserve"> </w:t>
      </w:r>
      <w:proofErr w:type="spellStart"/>
      <w:r>
        <w:rPr>
          <w:rFonts w:hint="eastAsia"/>
        </w:rPr>
        <w:t>Charakter</w:t>
      </w:r>
      <w:proofErr w:type="spellEnd"/>
      <w:r>
        <w:rPr>
          <w:rFonts w:hint="eastAsia"/>
        </w:rPr>
        <w:t xml:space="preserve">. </w:t>
      </w:r>
    </w:p>
    <w:p w14:paraId="11CB7607" w14:textId="4D4C686D" w:rsidR="00572209" w:rsidRDefault="00000000" w:rsidP="009C1AB2">
      <w:pPr>
        <w:spacing w:line="360" w:lineRule="auto"/>
        <w:jc w:val="right"/>
      </w:pPr>
      <w:r>
        <w:rPr>
          <w:rFonts w:hint="eastAsia"/>
        </w:rPr>
        <w:t>[X 4,2]</w:t>
      </w:r>
    </w:p>
    <w:p w14:paraId="4992C9A0" w14:textId="77777777" w:rsidR="009C1AB2" w:rsidRDefault="00000000">
      <w:pPr>
        <w:spacing w:line="360" w:lineRule="auto"/>
      </w:pPr>
      <w:r>
        <w:rPr>
          <w:rFonts w:hint="eastAsia"/>
        </w:rPr>
        <w:lastRenderedPageBreak/>
        <w:t>马克思持有这样的观念，即如果废除其生产的商品性质，劳动将被自愿地（作为激情的劳动）付出。因此，根据马克思，劳动不被自愿付出的原因是：它的抽象性质。</w:t>
      </w:r>
    </w:p>
    <w:p w14:paraId="35389728" w14:textId="1F4DD4EC" w:rsidR="00572209" w:rsidRDefault="00000000" w:rsidP="009C1AB2">
      <w:pPr>
        <w:spacing w:line="360" w:lineRule="auto"/>
        <w:jc w:val="right"/>
      </w:pPr>
      <w:r>
        <w:rPr>
          <w:rFonts w:hint="eastAsia"/>
        </w:rPr>
        <w:t>[X 4,2]</w:t>
      </w:r>
    </w:p>
    <w:p w14:paraId="79622FF3" w14:textId="77777777" w:rsidR="00CD4E81" w:rsidRDefault="00000000">
      <w:pPr>
        <w:spacing w:line="360" w:lineRule="auto"/>
      </w:pPr>
      <w:r>
        <w:rPr>
          <w:rFonts w:hint="eastAsia"/>
        </w:rPr>
        <w:t xml:space="preserve">»Der Wert </w:t>
      </w:r>
      <w:proofErr w:type="spellStart"/>
      <w:r>
        <w:rPr>
          <w:rFonts w:hint="eastAsia"/>
        </w:rPr>
        <w:t>verwandelt</w:t>
      </w:r>
      <w:proofErr w:type="spellEnd"/>
      <w:r>
        <w:rPr>
          <w:rFonts w:hint="eastAsia"/>
        </w:rPr>
        <w:t xml:space="preserve"> ... </w:t>
      </w:r>
      <w:proofErr w:type="spellStart"/>
      <w:r>
        <w:rPr>
          <w:rFonts w:hint="eastAsia"/>
        </w:rPr>
        <w:t>jedes</w:t>
      </w:r>
      <w:proofErr w:type="spellEnd"/>
      <w:r>
        <w:rPr>
          <w:rFonts w:hint="eastAsia"/>
        </w:rPr>
        <w:t xml:space="preserve"> </w:t>
      </w:r>
      <w:proofErr w:type="spellStart"/>
      <w:r>
        <w:rPr>
          <w:rFonts w:hint="eastAsia"/>
        </w:rPr>
        <w:t>Arbeitsprodukt</w:t>
      </w:r>
      <w:proofErr w:type="spellEnd"/>
      <w:r>
        <w:rPr>
          <w:rFonts w:hint="eastAsia"/>
        </w:rPr>
        <w:t xml:space="preserve"> in </w:t>
      </w:r>
      <w:proofErr w:type="spellStart"/>
      <w:r>
        <w:rPr>
          <w:rFonts w:hint="eastAsia"/>
        </w:rPr>
        <w:t>eine</w:t>
      </w:r>
      <w:proofErr w:type="spellEnd"/>
      <w:r>
        <w:rPr>
          <w:rFonts w:hint="eastAsia"/>
        </w:rPr>
        <w:t xml:space="preserve"> </w:t>
      </w:r>
      <w:proofErr w:type="spellStart"/>
      <w:r>
        <w:rPr>
          <w:rFonts w:hint="eastAsia"/>
        </w:rPr>
        <w:t>gesellschaftliche</w:t>
      </w:r>
      <w:proofErr w:type="spellEnd"/>
      <w:r>
        <w:rPr>
          <w:rFonts w:hint="eastAsia"/>
        </w:rPr>
        <w:t xml:space="preserve"> </w:t>
      </w:r>
      <w:proofErr w:type="spellStart"/>
      <w:r>
        <w:rPr>
          <w:rFonts w:hint="eastAsia"/>
        </w:rPr>
        <w:t>Hieroglyphe</w:t>
      </w:r>
      <w:proofErr w:type="spellEnd"/>
      <w:r>
        <w:rPr>
          <w:rFonts w:hint="eastAsia"/>
        </w:rPr>
        <w:t xml:space="preserve">. </w:t>
      </w:r>
      <w:proofErr w:type="spellStart"/>
      <w:r>
        <w:rPr>
          <w:rFonts w:hint="eastAsia"/>
        </w:rPr>
        <w:t>Später</w:t>
      </w:r>
      <w:proofErr w:type="spellEnd"/>
      <w:r>
        <w:rPr>
          <w:rFonts w:hint="eastAsia"/>
        </w:rPr>
        <w:t xml:space="preserve"> </w:t>
      </w:r>
      <w:proofErr w:type="spellStart"/>
      <w:r>
        <w:rPr>
          <w:rFonts w:hint="eastAsia"/>
        </w:rPr>
        <w:t>suchen</w:t>
      </w:r>
      <w:proofErr w:type="spellEnd"/>
      <w:r>
        <w:rPr>
          <w:rFonts w:hint="eastAsia"/>
        </w:rPr>
        <w:t xml:space="preserve"> die Menschen den Sinn der </w:t>
      </w:r>
      <w:proofErr w:type="spellStart"/>
      <w:r>
        <w:rPr>
          <w:rFonts w:hint="eastAsia"/>
        </w:rPr>
        <w:t>Hieroglyphe</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entziffern</w:t>
      </w:r>
      <w:proofErr w:type="spellEnd"/>
      <w:r>
        <w:rPr>
          <w:rFonts w:hint="eastAsia"/>
        </w:rPr>
        <w:t xml:space="preserve">, hinter das </w:t>
      </w:r>
      <w:proofErr w:type="spellStart"/>
      <w:r>
        <w:rPr>
          <w:rFonts w:hint="eastAsia"/>
        </w:rPr>
        <w:t>Geheimnis</w:t>
      </w:r>
      <w:proofErr w:type="spellEnd"/>
      <w:r>
        <w:rPr>
          <w:rFonts w:hint="eastAsia"/>
        </w:rPr>
        <w:t xml:space="preserve"> </w:t>
      </w:r>
      <w:proofErr w:type="spellStart"/>
      <w:r>
        <w:rPr>
          <w:rFonts w:hint="eastAsia"/>
        </w:rPr>
        <w:t>ihres</w:t>
      </w:r>
      <w:proofErr w:type="spellEnd"/>
      <w:r>
        <w:rPr>
          <w:rFonts w:hint="eastAsia"/>
        </w:rPr>
        <w:t xml:space="preserve"> </w:t>
      </w:r>
      <w:proofErr w:type="spellStart"/>
      <w:r>
        <w:rPr>
          <w:rFonts w:hint="eastAsia"/>
        </w:rPr>
        <w:t>eignen</w:t>
      </w:r>
      <w:proofErr w:type="spellEnd"/>
      <w:r>
        <w:rPr>
          <w:rFonts w:hint="eastAsia"/>
        </w:rPr>
        <w:t xml:space="preserve"> </w:t>
      </w:r>
      <w:proofErr w:type="spellStart"/>
      <w:r>
        <w:rPr>
          <w:rFonts w:hint="eastAsia"/>
        </w:rPr>
        <w:t>gesellschaftlichen</w:t>
      </w:r>
      <w:proofErr w:type="spellEnd"/>
      <w:r>
        <w:rPr>
          <w:rFonts w:hint="eastAsia"/>
        </w:rPr>
        <w:t xml:space="preserve"> </w:t>
      </w:r>
      <w:proofErr w:type="spellStart"/>
      <w:r>
        <w:rPr>
          <w:rFonts w:hint="eastAsia"/>
        </w:rPr>
        <w:t>Produkts</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kommen</w:t>
      </w:r>
      <w:proofErr w:type="spellEnd"/>
      <w:r>
        <w:rPr>
          <w:rFonts w:hint="eastAsia"/>
        </w:rPr>
        <w:t xml:space="preserve">, </w:t>
      </w:r>
      <w:proofErr w:type="spellStart"/>
      <w:r>
        <w:rPr>
          <w:rFonts w:hint="eastAsia"/>
        </w:rPr>
        <w:t>denn</w:t>
      </w:r>
      <w:proofErr w:type="spellEnd"/>
      <w:r>
        <w:rPr>
          <w:rFonts w:hint="eastAsia"/>
        </w:rPr>
        <w:t xml:space="preserve"> die </w:t>
      </w:r>
      <w:proofErr w:type="spellStart"/>
      <w:r>
        <w:rPr>
          <w:rFonts w:hint="eastAsia"/>
        </w:rPr>
        <w:t>Bestimmung</w:t>
      </w:r>
      <w:proofErr w:type="spellEnd"/>
      <w:r>
        <w:rPr>
          <w:rFonts w:hint="eastAsia"/>
        </w:rPr>
        <w:t xml:space="preserve"> der </w:t>
      </w:r>
      <w:proofErr w:type="spellStart"/>
      <w:r>
        <w:rPr>
          <w:rFonts w:hint="eastAsia"/>
        </w:rPr>
        <w:t>Gebrauchsgegenstände</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Werte</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ihr</w:t>
      </w:r>
      <w:proofErr w:type="spellEnd"/>
      <w:r>
        <w:rPr>
          <w:rFonts w:hint="eastAsia"/>
        </w:rPr>
        <w:t xml:space="preserve"> </w:t>
      </w:r>
      <w:proofErr w:type="spellStart"/>
      <w:r>
        <w:rPr>
          <w:rFonts w:hint="eastAsia"/>
        </w:rPr>
        <w:t>gesellschaftliches</w:t>
      </w:r>
      <w:proofErr w:type="spellEnd"/>
      <w:r>
        <w:rPr>
          <w:rFonts w:hint="eastAsia"/>
        </w:rPr>
        <w:t xml:space="preserve"> </w:t>
      </w:r>
      <w:proofErr w:type="spellStart"/>
      <w:r>
        <w:rPr>
          <w:rFonts w:hint="eastAsia"/>
        </w:rPr>
        <w:t>Produkt</w:t>
      </w:r>
      <w:proofErr w:type="spellEnd"/>
      <w:r>
        <w:rPr>
          <w:rFonts w:hint="eastAsia"/>
        </w:rPr>
        <w:t xml:space="preserve"> so gut </w:t>
      </w:r>
      <w:proofErr w:type="spellStart"/>
      <w:r>
        <w:rPr>
          <w:rFonts w:hint="eastAsia"/>
        </w:rPr>
        <w:t>wie</w:t>
      </w:r>
      <w:proofErr w:type="spellEnd"/>
      <w:r>
        <w:rPr>
          <w:rFonts w:hint="eastAsia"/>
        </w:rPr>
        <w:t xml:space="preserve"> die </w:t>
      </w:r>
      <w:proofErr w:type="spellStart"/>
      <w:proofErr w:type="gramStart"/>
      <w:r>
        <w:rPr>
          <w:rFonts w:hint="eastAsia"/>
        </w:rPr>
        <w:t>Sprache</w:t>
      </w:r>
      <w:proofErr w:type="spellEnd"/>
      <w:r>
        <w:rPr>
          <w:rFonts w:hint="eastAsia"/>
        </w:rPr>
        <w:t>.«</w:t>
      </w:r>
      <w:proofErr w:type="gramEnd"/>
      <w:r>
        <w:rPr>
          <w:rFonts w:hint="eastAsia"/>
        </w:rPr>
        <w:t xml:space="preserve"> Marx: Das Kapital (I) p 86 (</w:t>
      </w:r>
      <w:proofErr w:type="spellStart"/>
      <w:r>
        <w:rPr>
          <w:rFonts w:hint="eastAsia"/>
        </w:rPr>
        <w:t>DerFetischcharakter</w:t>
      </w:r>
      <w:proofErr w:type="spellEnd"/>
      <w:r>
        <w:rPr>
          <w:rFonts w:hint="eastAsia"/>
        </w:rPr>
        <w:t xml:space="preserve"> der Ware und sein </w:t>
      </w:r>
      <w:proofErr w:type="spellStart"/>
      <w:r>
        <w:rPr>
          <w:rFonts w:hint="eastAsia"/>
        </w:rPr>
        <w:t>Geheimnis</w:t>
      </w:r>
      <w:proofErr w:type="spellEnd"/>
      <w:r>
        <w:rPr>
          <w:rFonts w:hint="eastAsia"/>
        </w:rPr>
        <w:t xml:space="preserve">) </w:t>
      </w:r>
    </w:p>
    <w:p w14:paraId="570BB877" w14:textId="446F3572" w:rsidR="00572209" w:rsidRDefault="00000000" w:rsidP="00CD4E81">
      <w:pPr>
        <w:spacing w:line="360" w:lineRule="auto"/>
        <w:jc w:val="right"/>
      </w:pPr>
      <w:r>
        <w:rPr>
          <w:rFonts w:hint="eastAsia"/>
        </w:rPr>
        <w:t>[X 4,3]</w:t>
      </w:r>
    </w:p>
    <w:p w14:paraId="2DF1C57F" w14:textId="77777777" w:rsidR="00CD4E81" w:rsidRDefault="00000000">
      <w:pPr>
        <w:spacing w:line="360" w:lineRule="auto"/>
      </w:pPr>
      <w:r>
        <w:rPr>
          <w:rFonts w:hint="eastAsia"/>
        </w:rPr>
        <w:t>“价值……就是把每个劳动产品转化为社会的象形文字。后来，人们竭力要猜出这种象形文字的涵义，要了解他们自己的社会中产品的秘密，因为把使用物品规定为价值，正像语言一样，是人们的社会产物。”马克思：《资本论》（第一卷），第</w:t>
      </w:r>
      <w:r>
        <w:rPr>
          <w:rFonts w:hint="eastAsia"/>
        </w:rPr>
        <w:t>86</w:t>
      </w:r>
      <w:r>
        <w:rPr>
          <w:rFonts w:hint="eastAsia"/>
        </w:rPr>
        <w:t>页（商品的拜物教性质及其秘密）</w:t>
      </w:r>
    </w:p>
    <w:p w14:paraId="4B06A607" w14:textId="2F3273CD" w:rsidR="00572209" w:rsidRDefault="00000000" w:rsidP="00CD4E81">
      <w:pPr>
        <w:spacing w:line="360" w:lineRule="auto"/>
        <w:jc w:val="right"/>
      </w:pPr>
      <w:r>
        <w:rPr>
          <w:rFonts w:hint="eastAsia"/>
        </w:rPr>
        <w:t>[X 4,3]</w:t>
      </w:r>
    </w:p>
    <w:p w14:paraId="0ADFF1F7" w14:textId="77777777" w:rsidR="00CD4E81" w:rsidRDefault="00000000">
      <w:pPr>
        <w:spacing w:line="360" w:lineRule="auto"/>
      </w:pPr>
      <w:r>
        <w:rPr>
          <w:rFonts w:hint="eastAsia"/>
        </w:rPr>
        <w:t xml:space="preserve">»Die </w:t>
      </w:r>
      <w:proofErr w:type="spellStart"/>
      <w:r>
        <w:rPr>
          <w:rFonts w:hint="eastAsia"/>
        </w:rPr>
        <w:t>allgemeine</w:t>
      </w:r>
      <w:proofErr w:type="spellEnd"/>
      <w:r>
        <w:rPr>
          <w:rFonts w:hint="eastAsia"/>
        </w:rPr>
        <w:t xml:space="preserve"> </w:t>
      </w:r>
      <w:proofErr w:type="spellStart"/>
      <w:r>
        <w:rPr>
          <w:rFonts w:hint="eastAsia"/>
        </w:rPr>
        <w:t>Wertform</w:t>
      </w:r>
      <w:proofErr w:type="spellEnd"/>
      <w:r>
        <w:rPr>
          <w:rFonts w:hint="eastAsia"/>
        </w:rPr>
        <w:t xml:space="preserve">, we1che die </w:t>
      </w:r>
      <w:proofErr w:type="spellStart"/>
      <w:r>
        <w:rPr>
          <w:rFonts w:hint="eastAsia"/>
        </w:rPr>
        <w:t>Arbeitsprodukte</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bloße</w:t>
      </w:r>
      <w:proofErr w:type="spellEnd"/>
      <w:r>
        <w:rPr>
          <w:rFonts w:hint="eastAsia"/>
        </w:rPr>
        <w:t xml:space="preserve"> </w:t>
      </w:r>
      <w:proofErr w:type="spellStart"/>
      <w:r>
        <w:rPr>
          <w:rFonts w:hint="eastAsia"/>
        </w:rPr>
        <w:t>Gallerten</w:t>
      </w:r>
      <w:proofErr w:type="spellEnd"/>
      <w:r>
        <w:rPr>
          <w:rFonts w:hint="eastAsia"/>
        </w:rPr>
        <w:t xml:space="preserve"> </w:t>
      </w:r>
      <w:proofErr w:type="spellStart"/>
      <w:r>
        <w:rPr>
          <w:rFonts w:hint="eastAsia"/>
        </w:rPr>
        <w:t>unterschiedsloser</w:t>
      </w:r>
      <w:proofErr w:type="spellEnd"/>
      <w:r>
        <w:rPr>
          <w:rFonts w:hint="eastAsia"/>
        </w:rPr>
        <w:t xml:space="preserve"> </w:t>
      </w:r>
      <w:proofErr w:type="spellStart"/>
      <w:r>
        <w:rPr>
          <w:rFonts w:hint="eastAsia"/>
        </w:rPr>
        <w:t>menschlicher</w:t>
      </w:r>
      <w:proofErr w:type="spellEnd"/>
      <w:r>
        <w:rPr>
          <w:rFonts w:hint="eastAsia"/>
        </w:rPr>
        <w:t xml:space="preserve"> Arbeit </w:t>
      </w:r>
      <w:proofErr w:type="spellStart"/>
      <w:r>
        <w:rPr>
          <w:rFonts w:hint="eastAsia"/>
        </w:rPr>
        <w:t>darstellt</w:t>
      </w:r>
      <w:proofErr w:type="spellEnd"/>
      <w:r>
        <w:rPr>
          <w:rFonts w:hint="eastAsia"/>
        </w:rPr>
        <w:t xml:space="preserve">, </w:t>
      </w:r>
      <w:proofErr w:type="spellStart"/>
      <w:r>
        <w:rPr>
          <w:rFonts w:hint="eastAsia"/>
        </w:rPr>
        <w:t>zeigt</w:t>
      </w:r>
      <w:proofErr w:type="spellEnd"/>
      <w:r>
        <w:rPr>
          <w:rFonts w:hint="eastAsia"/>
        </w:rPr>
        <w:t xml:space="preserve"> </w:t>
      </w:r>
      <w:proofErr w:type="spellStart"/>
      <w:r>
        <w:rPr>
          <w:rFonts w:hint="eastAsia"/>
        </w:rPr>
        <w:t>durch</w:t>
      </w:r>
      <w:proofErr w:type="spellEnd"/>
      <w:r>
        <w:rPr>
          <w:rFonts w:hint="eastAsia"/>
        </w:rPr>
        <w:t xml:space="preserve"> </w:t>
      </w:r>
      <w:proofErr w:type="spellStart"/>
      <w:r>
        <w:rPr>
          <w:rFonts w:hint="eastAsia"/>
        </w:rPr>
        <w:t>ihr</w:t>
      </w:r>
      <w:proofErr w:type="spellEnd"/>
      <w:r>
        <w:rPr>
          <w:rFonts w:hint="eastAsia"/>
        </w:rPr>
        <w:t xml:space="preserve"> </w:t>
      </w:r>
      <w:proofErr w:type="spellStart"/>
      <w:r>
        <w:rPr>
          <w:rFonts w:hint="eastAsia"/>
        </w:rPr>
        <w:t>eignes</w:t>
      </w:r>
      <w:proofErr w:type="spellEnd"/>
      <w:r>
        <w:rPr>
          <w:rFonts w:hint="eastAsia"/>
        </w:rPr>
        <w:t xml:space="preserve"> Ger</w:t>
      </w:r>
      <w:r>
        <w:rPr>
          <w:rFonts w:hint="eastAsia"/>
        </w:rPr>
        <w:t>ü</w:t>
      </w:r>
      <w:proofErr w:type="spellStart"/>
      <w:r>
        <w:rPr>
          <w:rFonts w:hint="eastAsia"/>
        </w:rPr>
        <w:t>ste</w:t>
      </w:r>
      <w:proofErr w:type="spellEnd"/>
      <w:r>
        <w:rPr>
          <w:rFonts w:hint="eastAsia"/>
        </w:rPr>
        <w:t xml:space="preserve">, </w:t>
      </w:r>
      <w:proofErr w:type="spellStart"/>
      <w:r>
        <w:rPr>
          <w:rFonts w:hint="eastAsia"/>
        </w:rPr>
        <w:t>daß</w:t>
      </w:r>
      <w:proofErr w:type="spellEnd"/>
      <w:r>
        <w:rPr>
          <w:rFonts w:hint="eastAsia"/>
        </w:rPr>
        <w:t xml:space="preserve"> </w:t>
      </w:r>
      <w:proofErr w:type="spellStart"/>
      <w:r>
        <w:rPr>
          <w:rFonts w:hint="eastAsia"/>
        </w:rPr>
        <w:t>sie</w:t>
      </w:r>
      <w:proofErr w:type="spellEnd"/>
      <w:r>
        <w:rPr>
          <w:rFonts w:hint="eastAsia"/>
        </w:rPr>
        <w:t xml:space="preserve"> der </w:t>
      </w:r>
      <w:proofErr w:type="spellStart"/>
      <w:r>
        <w:rPr>
          <w:rFonts w:hint="eastAsia"/>
        </w:rPr>
        <w:t>gesellschaftliche</w:t>
      </w:r>
      <w:proofErr w:type="spellEnd"/>
      <w:r>
        <w:rPr>
          <w:rFonts w:hint="eastAsia"/>
        </w:rPr>
        <w:t xml:space="preserve"> </w:t>
      </w:r>
      <w:proofErr w:type="spellStart"/>
      <w:r>
        <w:rPr>
          <w:rFonts w:hint="eastAsia"/>
        </w:rPr>
        <w:t>Ausdruck</w:t>
      </w:r>
      <w:proofErr w:type="spellEnd"/>
      <w:r>
        <w:rPr>
          <w:rFonts w:hint="eastAsia"/>
        </w:rPr>
        <w:t xml:space="preserve"> der </w:t>
      </w:r>
      <w:proofErr w:type="spellStart"/>
      <w:r>
        <w:rPr>
          <w:rFonts w:hint="eastAsia"/>
        </w:rPr>
        <w:t>Warenwelt</w:t>
      </w:r>
      <w:proofErr w:type="spellEnd"/>
      <w:r>
        <w:rPr>
          <w:rFonts w:hint="eastAsia"/>
        </w:rPr>
        <w:t xml:space="preserve"> </w:t>
      </w:r>
      <w:proofErr w:type="spellStart"/>
      <w:r>
        <w:rPr>
          <w:rFonts w:hint="eastAsia"/>
        </w:rPr>
        <w:t>ist</w:t>
      </w:r>
      <w:proofErr w:type="spellEnd"/>
      <w:r>
        <w:rPr>
          <w:rFonts w:hint="eastAsia"/>
        </w:rPr>
        <w:t xml:space="preserve">. So </w:t>
      </w:r>
      <w:proofErr w:type="spellStart"/>
      <w:r>
        <w:rPr>
          <w:rFonts w:hint="eastAsia"/>
        </w:rPr>
        <w:t>offenbart</w:t>
      </w:r>
      <w:proofErr w:type="spellEnd"/>
      <w:r>
        <w:rPr>
          <w:rFonts w:hint="eastAsia"/>
        </w:rPr>
        <w:t xml:space="preserve"> </w:t>
      </w:r>
      <w:proofErr w:type="spellStart"/>
      <w:r>
        <w:rPr>
          <w:rFonts w:hint="eastAsia"/>
        </w:rPr>
        <w:t>sie</w:t>
      </w:r>
      <w:proofErr w:type="spellEnd"/>
      <w:r>
        <w:rPr>
          <w:rFonts w:hint="eastAsia"/>
        </w:rPr>
        <w:t xml:space="preserve">, </w:t>
      </w:r>
      <w:proofErr w:type="spellStart"/>
      <w:r>
        <w:rPr>
          <w:rFonts w:hint="eastAsia"/>
        </w:rPr>
        <w:t>daß</w:t>
      </w:r>
      <w:proofErr w:type="spellEnd"/>
      <w:r>
        <w:rPr>
          <w:rFonts w:hint="eastAsia"/>
        </w:rPr>
        <w:t xml:space="preserve"> </w:t>
      </w:r>
      <w:proofErr w:type="spellStart"/>
      <w:r>
        <w:rPr>
          <w:rFonts w:hint="eastAsia"/>
        </w:rPr>
        <w:t>innerhalb</w:t>
      </w:r>
      <w:proofErr w:type="spellEnd"/>
      <w:r>
        <w:rPr>
          <w:rFonts w:hint="eastAsia"/>
        </w:rPr>
        <w:t xml:space="preserve"> </w:t>
      </w:r>
      <w:proofErr w:type="spellStart"/>
      <w:r>
        <w:rPr>
          <w:rFonts w:hint="eastAsia"/>
        </w:rPr>
        <w:t>dieser</w:t>
      </w:r>
      <w:proofErr w:type="spellEnd"/>
      <w:r>
        <w:rPr>
          <w:rFonts w:hint="eastAsia"/>
        </w:rPr>
        <w:t xml:space="preserve"> Welt« [</w:t>
      </w:r>
      <w:proofErr w:type="spellStart"/>
      <w:r>
        <w:rPr>
          <w:rFonts w:hint="eastAsia"/>
        </w:rPr>
        <w:t>nur</w:t>
      </w:r>
      <w:proofErr w:type="spellEnd"/>
      <w:r>
        <w:rPr>
          <w:rFonts w:hint="eastAsia"/>
        </w:rPr>
        <w:t xml:space="preserve"> der d</w:t>
      </w:r>
      <w:r>
        <w:rPr>
          <w:rFonts w:hint="eastAsia"/>
        </w:rPr>
        <w:t>ü</w:t>
      </w:r>
      <w:proofErr w:type="spellStart"/>
      <w:r>
        <w:rPr>
          <w:rFonts w:hint="eastAsia"/>
        </w:rPr>
        <w:t>rftige</w:t>
      </w:r>
      <w:proofErr w:type="spellEnd"/>
      <w:r>
        <w:rPr>
          <w:rFonts w:hint="eastAsia"/>
        </w:rPr>
        <w:t xml:space="preserve"> und </w:t>
      </w:r>
      <w:proofErr w:type="spellStart"/>
      <w:r>
        <w:rPr>
          <w:rFonts w:hint="eastAsia"/>
        </w:rPr>
        <w:t>abstrakte</w:t>
      </w:r>
      <w:proofErr w:type="spellEnd"/>
      <w:r>
        <w:rPr>
          <w:rFonts w:hint="eastAsia"/>
        </w:rPr>
        <w:t xml:space="preserve">] »der </w:t>
      </w:r>
      <w:proofErr w:type="spellStart"/>
      <w:r>
        <w:rPr>
          <w:rFonts w:hint="eastAsia"/>
        </w:rPr>
        <w:t>allgemein</w:t>
      </w:r>
      <w:proofErr w:type="spellEnd"/>
      <w:r>
        <w:rPr>
          <w:rFonts w:hint="eastAsia"/>
        </w:rPr>
        <w:t xml:space="preserve"> </w:t>
      </w:r>
      <w:proofErr w:type="spellStart"/>
      <w:r>
        <w:rPr>
          <w:rFonts w:hint="eastAsia"/>
        </w:rPr>
        <w:t>menschliche</w:t>
      </w:r>
      <w:proofErr w:type="spellEnd"/>
      <w:r>
        <w:rPr>
          <w:rFonts w:hint="eastAsia"/>
        </w:rPr>
        <w:t xml:space="preserve"> </w:t>
      </w:r>
      <w:proofErr w:type="spellStart"/>
      <w:r>
        <w:rPr>
          <w:rFonts w:hint="eastAsia"/>
        </w:rPr>
        <w:t>Charakter</w:t>
      </w:r>
      <w:proofErr w:type="spellEnd"/>
      <w:r>
        <w:rPr>
          <w:rFonts w:hint="eastAsia"/>
        </w:rPr>
        <w:t xml:space="preserve"> der Arbeit </w:t>
      </w:r>
      <w:proofErr w:type="spellStart"/>
      <w:r>
        <w:rPr>
          <w:rFonts w:hint="eastAsia"/>
        </w:rPr>
        <w:t>zugleich</w:t>
      </w:r>
      <w:proofErr w:type="spellEnd"/>
      <w:r>
        <w:rPr>
          <w:rFonts w:hint="eastAsia"/>
        </w:rPr>
        <w:t xml:space="preserve"> </w:t>
      </w:r>
      <w:proofErr w:type="spellStart"/>
      <w:r>
        <w:rPr>
          <w:rFonts w:hint="eastAsia"/>
        </w:rPr>
        <w:t>ihr</w:t>
      </w:r>
      <w:proofErr w:type="spellEnd"/>
      <w:r>
        <w:rPr>
          <w:rFonts w:hint="eastAsia"/>
        </w:rPr>
        <w:t xml:space="preserve"> </w:t>
      </w:r>
      <w:proofErr w:type="spellStart"/>
      <w:r>
        <w:rPr>
          <w:rFonts w:hint="eastAsia"/>
        </w:rPr>
        <w:t>unterscheidendes</w:t>
      </w:r>
      <w:proofErr w:type="spellEnd"/>
      <w:r>
        <w:rPr>
          <w:rFonts w:hint="eastAsia"/>
        </w:rPr>
        <w:t xml:space="preserve"> </w:t>
      </w:r>
      <w:proofErr w:type="spellStart"/>
      <w:r>
        <w:rPr>
          <w:rFonts w:hint="eastAsia"/>
        </w:rPr>
        <w:t>Merkmal</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gesellschaftliche</w:t>
      </w:r>
      <w:proofErr w:type="spellEnd"/>
      <w:r>
        <w:rPr>
          <w:rFonts w:hint="eastAsia"/>
        </w:rPr>
        <w:t xml:space="preserve"> Arbeit </w:t>
      </w:r>
      <w:proofErr w:type="spellStart"/>
      <w:r>
        <w:rPr>
          <w:rFonts w:hint="eastAsia"/>
        </w:rPr>
        <w:t>bildet</w:t>
      </w:r>
      <w:proofErr w:type="spellEnd"/>
      <w:r>
        <w:rPr>
          <w:rFonts w:hint="eastAsia"/>
        </w:rPr>
        <w:t xml:space="preserve">.« Marx: Das Kapital (I) p 79 (Die </w:t>
      </w:r>
      <w:proofErr w:type="spellStart"/>
      <w:r>
        <w:rPr>
          <w:rFonts w:hint="eastAsia"/>
        </w:rPr>
        <w:t>Wertform</w:t>
      </w:r>
      <w:proofErr w:type="spellEnd"/>
      <w:r>
        <w:rPr>
          <w:rFonts w:hint="eastAsia"/>
        </w:rPr>
        <w:t xml:space="preserve"> </w:t>
      </w:r>
      <w:proofErr w:type="spellStart"/>
      <w:r>
        <w:rPr>
          <w:rFonts w:hint="eastAsia"/>
        </w:rPr>
        <w:t>oder</w:t>
      </w:r>
      <w:proofErr w:type="spellEnd"/>
      <w:r>
        <w:rPr>
          <w:rFonts w:hint="eastAsia"/>
        </w:rPr>
        <w:t xml:space="preserve"> der </w:t>
      </w:r>
      <w:proofErr w:type="spellStart"/>
      <w:r>
        <w:rPr>
          <w:rFonts w:hint="eastAsia"/>
        </w:rPr>
        <w:t>Tauschwert</w:t>
      </w:r>
      <w:proofErr w:type="spellEnd"/>
      <w:r>
        <w:rPr>
          <w:rFonts w:hint="eastAsia"/>
        </w:rPr>
        <w:t xml:space="preserve">) - Die </w:t>
      </w:r>
      <w:proofErr w:type="spellStart"/>
      <w:r>
        <w:rPr>
          <w:rFonts w:hint="eastAsia"/>
        </w:rPr>
        <w:t>abstrakte</w:t>
      </w:r>
      <w:proofErr w:type="spellEnd"/>
      <w:r>
        <w:rPr>
          <w:rFonts w:hint="eastAsia"/>
        </w:rPr>
        <w:t xml:space="preserve"> </w:t>
      </w:r>
      <w:proofErr w:type="spellStart"/>
      <w:r>
        <w:rPr>
          <w:rFonts w:hint="eastAsia"/>
        </w:rPr>
        <w:t>Natur</w:t>
      </w:r>
      <w:proofErr w:type="spellEnd"/>
      <w:r>
        <w:rPr>
          <w:rFonts w:hint="eastAsia"/>
        </w:rPr>
        <w:t xml:space="preserve"> der </w:t>
      </w:r>
      <w:proofErr w:type="spellStart"/>
      <w:r>
        <w:rPr>
          <w:rFonts w:hint="eastAsia"/>
        </w:rPr>
        <w:t>gesellschaftlichen</w:t>
      </w:r>
      <w:proofErr w:type="spellEnd"/>
      <w:r>
        <w:rPr>
          <w:rFonts w:hint="eastAsia"/>
        </w:rPr>
        <w:t xml:space="preserve"> Arbeit und die </w:t>
      </w:r>
      <w:proofErr w:type="spellStart"/>
      <w:r>
        <w:rPr>
          <w:rFonts w:hint="eastAsia"/>
        </w:rPr>
        <w:t>abstrakte</w:t>
      </w:r>
      <w:proofErr w:type="spellEnd"/>
      <w:r>
        <w:rPr>
          <w:rFonts w:hint="eastAsia"/>
        </w:rPr>
        <w:t xml:space="preserve"> </w:t>
      </w:r>
      <w:proofErr w:type="spellStart"/>
      <w:r>
        <w:rPr>
          <w:rFonts w:hint="eastAsia"/>
        </w:rPr>
        <w:t>Natur</w:t>
      </w:r>
      <w:proofErr w:type="spellEnd"/>
      <w:r>
        <w:rPr>
          <w:rFonts w:hint="eastAsia"/>
        </w:rPr>
        <w:t xml:space="preserve"> des Menschen, der </w:t>
      </w:r>
      <w:proofErr w:type="spellStart"/>
      <w:r>
        <w:rPr>
          <w:rFonts w:hint="eastAsia"/>
        </w:rPr>
        <w:t>sich</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Eigent</w:t>
      </w:r>
      <w:proofErr w:type="spellEnd"/>
      <w:r>
        <w:rPr>
          <w:rFonts w:hint="eastAsia"/>
        </w:rPr>
        <w:t>ü</w:t>
      </w:r>
      <w:proofErr w:type="spellStart"/>
      <w:r>
        <w:rPr>
          <w:rFonts w:hint="eastAsia"/>
        </w:rPr>
        <w:t>mer</w:t>
      </w:r>
      <w:proofErr w:type="spellEnd"/>
      <w:r>
        <w:rPr>
          <w:rFonts w:hint="eastAsia"/>
        </w:rPr>
        <w:t xml:space="preserve"> </w:t>
      </w:r>
      <w:proofErr w:type="spellStart"/>
      <w:r>
        <w:rPr>
          <w:rFonts w:hint="eastAsia"/>
        </w:rPr>
        <w:t>zu</w:t>
      </w:r>
      <w:proofErr w:type="spellEnd"/>
      <w:r>
        <w:rPr>
          <w:rFonts w:hint="eastAsia"/>
        </w:rPr>
        <w:t xml:space="preserve"> seinen </w:t>
      </w:r>
      <w:proofErr w:type="spellStart"/>
      <w:r>
        <w:rPr>
          <w:rFonts w:hint="eastAsia"/>
        </w:rPr>
        <w:t>Mitmenschen</w:t>
      </w:r>
      <w:proofErr w:type="spellEnd"/>
      <w:r>
        <w:rPr>
          <w:rFonts w:hint="eastAsia"/>
        </w:rPr>
        <w:t xml:space="preserve"> </w:t>
      </w:r>
      <w:proofErr w:type="spellStart"/>
      <w:r>
        <w:rPr>
          <w:rFonts w:hint="eastAsia"/>
        </w:rPr>
        <w:t>verhält</w:t>
      </w:r>
      <w:proofErr w:type="spellEnd"/>
      <w:r>
        <w:rPr>
          <w:rFonts w:hint="eastAsia"/>
        </w:rPr>
        <w:t xml:space="preserve">, </w:t>
      </w:r>
      <w:proofErr w:type="spellStart"/>
      <w:r>
        <w:rPr>
          <w:rFonts w:hint="eastAsia"/>
        </w:rPr>
        <w:t>entsprechen</w:t>
      </w:r>
      <w:proofErr w:type="spellEnd"/>
      <w:r>
        <w:rPr>
          <w:rFonts w:hint="eastAsia"/>
        </w:rPr>
        <w:t xml:space="preserve"> </w:t>
      </w:r>
      <w:proofErr w:type="spellStart"/>
      <w:r>
        <w:rPr>
          <w:rFonts w:hint="eastAsia"/>
        </w:rPr>
        <w:t>einander</w:t>
      </w:r>
      <w:proofErr w:type="spellEnd"/>
      <w:r>
        <w:rPr>
          <w:rFonts w:hint="eastAsia"/>
        </w:rPr>
        <w:t xml:space="preserve">. </w:t>
      </w:r>
    </w:p>
    <w:p w14:paraId="591C4251" w14:textId="3D915112" w:rsidR="00572209" w:rsidRDefault="00000000" w:rsidP="00CD4E81">
      <w:pPr>
        <w:spacing w:line="360" w:lineRule="auto"/>
        <w:jc w:val="right"/>
      </w:pPr>
      <w:r>
        <w:rPr>
          <w:rFonts w:hint="eastAsia"/>
        </w:rPr>
        <w:t>[X 4,4]</w:t>
      </w:r>
    </w:p>
    <w:p w14:paraId="09F003DD" w14:textId="77777777" w:rsidR="00CD4E81" w:rsidRDefault="00000000">
      <w:pPr>
        <w:spacing w:line="360" w:lineRule="auto"/>
      </w:pPr>
      <w:r>
        <w:rPr>
          <w:rFonts w:hint="eastAsia"/>
        </w:rPr>
        <w:t>“一般价值形式——它将劳动产品表现为无差别人类劳动的纯粹凝结体——其通过自身结构表明，它是商品世界的社会表达。由此揭示：在这个世界中，［唯有贫乏而抽象的］劳动的人类普遍性质，恰恰能构成其作为社会劳动的区分性特征。”马克思：《资本论》（第一卷），第</w:t>
      </w:r>
      <w:r>
        <w:rPr>
          <w:rFonts w:hint="eastAsia"/>
        </w:rPr>
        <w:t>79</w:t>
      </w:r>
      <w:r>
        <w:rPr>
          <w:rFonts w:hint="eastAsia"/>
        </w:rPr>
        <w:t>页（价值形式或交换价值）——社会劳动的抽象本性与人的抽象本性（即人作为所有者与同胞相对立的存在方式）具有同构对应关系。</w:t>
      </w:r>
    </w:p>
    <w:p w14:paraId="3DECF77C" w14:textId="57D0DE6B" w:rsidR="00572209" w:rsidRDefault="00000000" w:rsidP="00CD4E81">
      <w:pPr>
        <w:spacing w:line="360" w:lineRule="auto"/>
        <w:jc w:val="right"/>
      </w:pPr>
      <w:r>
        <w:rPr>
          <w:rFonts w:hint="eastAsia"/>
        </w:rPr>
        <w:t>[X 4,4]</w:t>
      </w:r>
    </w:p>
    <w:p w14:paraId="0B3B3012" w14:textId="77777777" w:rsidR="00CD4E81" w:rsidRDefault="00000000">
      <w:pPr>
        <w:spacing w:line="360" w:lineRule="auto"/>
      </w:pPr>
      <w:r>
        <w:rPr>
          <w:rFonts w:hint="eastAsia"/>
        </w:rPr>
        <w:lastRenderedPageBreak/>
        <w:t xml:space="preserve">»Um ... </w:t>
      </w:r>
      <w:proofErr w:type="spellStart"/>
      <w:r>
        <w:rPr>
          <w:rFonts w:hint="eastAsia"/>
        </w:rPr>
        <w:t>auszudr</w:t>
      </w:r>
      <w:proofErr w:type="spellEnd"/>
      <w:r>
        <w:rPr>
          <w:rFonts w:hint="eastAsia"/>
        </w:rPr>
        <w:t>ü</w:t>
      </w:r>
      <w:proofErr w:type="spellStart"/>
      <w:r>
        <w:rPr>
          <w:rFonts w:hint="eastAsia"/>
        </w:rPr>
        <w:t>cken</w:t>
      </w:r>
      <w:proofErr w:type="spellEnd"/>
      <w:r>
        <w:rPr>
          <w:rFonts w:hint="eastAsia"/>
        </w:rPr>
        <w:t xml:space="preserve">, </w:t>
      </w:r>
      <w:proofErr w:type="spellStart"/>
      <w:r>
        <w:rPr>
          <w:rFonts w:hint="eastAsia"/>
        </w:rPr>
        <w:t>daß</w:t>
      </w:r>
      <w:proofErr w:type="spellEnd"/>
      <w:r>
        <w:rPr>
          <w:rFonts w:hint="eastAsia"/>
        </w:rPr>
        <w:t xml:space="preserve"> das </w:t>
      </w:r>
      <w:proofErr w:type="spellStart"/>
      <w:r>
        <w:rPr>
          <w:rFonts w:hint="eastAsia"/>
        </w:rPr>
        <w:t>Weben</w:t>
      </w:r>
      <w:proofErr w:type="spellEnd"/>
      <w:r>
        <w:rPr>
          <w:rFonts w:hint="eastAsia"/>
        </w:rPr>
        <w:t xml:space="preserve"> </w:t>
      </w:r>
      <w:proofErr w:type="spellStart"/>
      <w:r>
        <w:rPr>
          <w:rFonts w:hint="eastAsia"/>
        </w:rPr>
        <w:t>nicht</w:t>
      </w:r>
      <w:proofErr w:type="spellEnd"/>
      <w:r>
        <w:rPr>
          <w:rFonts w:hint="eastAsia"/>
        </w:rPr>
        <w:t xml:space="preserve"> in seiner </w:t>
      </w:r>
      <w:proofErr w:type="spellStart"/>
      <w:r>
        <w:rPr>
          <w:rFonts w:hint="eastAsia"/>
        </w:rPr>
        <w:t>konkreten</w:t>
      </w:r>
      <w:proofErr w:type="spellEnd"/>
      <w:r>
        <w:rPr>
          <w:rFonts w:hint="eastAsia"/>
        </w:rPr>
        <w:t xml:space="preserve"> Form </w:t>
      </w:r>
      <w:proofErr w:type="spellStart"/>
      <w:r>
        <w:rPr>
          <w:rFonts w:hint="eastAsia"/>
        </w:rPr>
        <w:t>als</w:t>
      </w:r>
      <w:proofErr w:type="spellEnd"/>
      <w:r>
        <w:rPr>
          <w:rFonts w:hint="eastAsia"/>
        </w:rPr>
        <w:t xml:space="preserve"> </w:t>
      </w:r>
      <w:proofErr w:type="spellStart"/>
      <w:r>
        <w:rPr>
          <w:rFonts w:hint="eastAsia"/>
        </w:rPr>
        <w:t>Weben</w:t>
      </w:r>
      <w:proofErr w:type="spellEnd"/>
      <w:r>
        <w:rPr>
          <w:rFonts w:hint="eastAsia"/>
        </w:rPr>
        <w:t xml:space="preserve">, </w:t>
      </w:r>
      <w:proofErr w:type="spellStart"/>
      <w:r>
        <w:rPr>
          <w:rFonts w:hint="eastAsia"/>
        </w:rPr>
        <w:t>sondern</w:t>
      </w:r>
      <w:proofErr w:type="spellEnd"/>
      <w:r>
        <w:rPr>
          <w:rFonts w:hint="eastAsia"/>
        </w:rPr>
        <w:t xml:space="preserve"> in seiner </w:t>
      </w:r>
      <w:proofErr w:type="spellStart"/>
      <w:r>
        <w:rPr>
          <w:rFonts w:hint="eastAsia"/>
        </w:rPr>
        <w:t>allgemeinen</w:t>
      </w:r>
      <w:proofErr w:type="spellEnd"/>
      <w:r>
        <w:rPr>
          <w:rFonts w:hint="eastAsia"/>
        </w:rPr>
        <w:t xml:space="preserve"> </w:t>
      </w:r>
      <w:proofErr w:type="spellStart"/>
      <w:r>
        <w:rPr>
          <w:rFonts w:hint="eastAsia"/>
        </w:rPr>
        <w:t>Eigenschaft</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menschliche</w:t>
      </w:r>
      <w:proofErr w:type="spellEnd"/>
      <w:r>
        <w:rPr>
          <w:rFonts w:hint="eastAsia"/>
        </w:rPr>
        <w:t xml:space="preserve"> Arbeit den </w:t>
      </w:r>
      <w:proofErr w:type="spellStart"/>
      <w:r>
        <w:rPr>
          <w:rFonts w:hint="eastAsia"/>
        </w:rPr>
        <w:t>Leinwandwert</w:t>
      </w:r>
      <w:proofErr w:type="spellEnd"/>
      <w:r>
        <w:rPr>
          <w:rFonts w:hint="eastAsia"/>
        </w:rPr>
        <w:t xml:space="preserve"> </w:t>
      </w:r>
      <w:proofErr w:type="spellStart"/>
      <w:r>
        <w:rPr>
          <w:rFonts w:hint="eastAsia"/>
        </w:rPr>
        <w:t>bildet</w:t>
      </w:r>
      <w:proofErr w:type="spellEnd"/>
      <w:r>
        <w:rPr>
          <w:rFonts w:hint="eastAsia"/>
        </w:rPr>
        <w:t xml:space="preserve">, </w:t>
      </w:r>
      <w:proofErr w:type="spellStart"/>
      <w:r>
        <w:rPr>
          <w:rFonts w:hint="eastAsia"/>
        </w:rPr>
        <w:t>wird</w:t>
      </w:r>
      <w:proofErr w:type="spellEnd"/>
      <w:r>
        <w:rPr>
          <w:rFonts w:hint="eastAsia"/>
        </w:rPr>
        <w:t xml:space="preserve"> </w:t>
      </w:r>
      <w:proofErr w:type="spellStart"/>
      <w:r>
        <w:rPr>
          <w:rFonts w:hint="eastAsia"/>
        </w:rPr>
        <w:t>ihm</w:t>
      </w:r>
      <w:proofErr w:type="spellEnd"/>
      <w:r>
        <w:rPr>
          <w:rFonts w:hint="eastAsia"/>
        </w:rPr>
        <w:t xml:space="preserve"> die </w:t>
      </w:r>
      <w:proofErr w:type="spellStart"/>
      <w:r>
        <w:rPr>
          <w:rFonts w:hint="eastAsia"/>
        </w:rPr>
        <w:t>Schneiderei</w:t>
      </w:r>
      <w:proofErr w:type="spellEnd"/>
      <w:r>
        <w:rPr>
          <w:rFonts w:hint="eastAsia"/>
        </w:rPr>
        <w:t xml:space="preserve">, die </w:t>
      </w:r>
      <w:proofErr w:type="spellStart"/>
      <w:r>
        <w:rPr>
          <w:rFonts w:hint="eastAsia"/>
        </w:rPr>
        <w:t>konkrete</w:t>
      </w:r>
      <w:proofErr w:type="spellEnd"/>
      <w:r>
        <w:rPr>
          <w:rFonts w:hint="eastAsia"/>
        </w:rPr>
        <w:t xml:space="preserve"> Arbeit, die das </w:t>
      </w:r>
      <w:proofErr w:type="spellStart"/>
      <w:r>
        <w:rPr>
          <w:rFonts w:hint="eastAsia"/>
        </w:rPr>
        <w:t>Leinwandäquivalent</w:t>
      </w:r>
      <w:proofErr w:type="spellEnd"/>
      <w:r>
        <w:rPr>
          <w:rFonts w:hint="eastAsia"/>
        </w:rPr>
        <w:t>« [den Rock] »</w:t>
      </w:r>
      <w:proofErr w:type="spellStart"/>
      <w:r>
        <w:rPr>
          <w:rFonts w:hint="eastAsia"/>
        </w:rPr>
        <w:t>produziert</w:t>
      </w:r>
      <w:proofErr w:type="spellEnd"/>
      <w:r>
        <w:rPr>
          <w:rFonts w:hint="eastAsia"/>
        </w:rPr>
        <w:t xml:space="preserve">, </w:t>
      </w:r>
      <w:proofErr w:type="spellStart"/>
      <w:r>
        <w:rPr>
          <w:rFonts w:hint="eastAsia"/>
        </w:rPr>
        <w:t>gegen</w:t>
      </w:r>
      <w:proofErr w:type="spellEnd"/>
      <w:r>
        <w:rPr>
          <w:rFonts w:hint="eastAsia"/>
        </w:rPr>
        <w:t>ü</w:t>
      </w:r>
      <w:proofErr w:type="spellStart"/>
      <w:r>
        <w:rPr>
          <w:rFonts w:hint="eastAsia"/>
        </w:rPr>
        <w:t>bergestellt</w:t>
      </w:r>
      <w:proofErr w:type="spellEnd"/>
      <w:r>
        <w:rPr>
          <w:rFonts w:hint="eastAsia"/>
        </w:rPr>
        <w:t xml:space="preserve"> </w:t>
      </w:r>
      <w:proofErr w:type="spellStart"/>
      <w:r>
        <w:rPr>
          <w:rFonts w:hint="eastAsia"/>
        </w:rPr>
        <w:t>als</w:t>
      </w:r>
      <w:proofErr w:type="spellEnd"/>
      <w:r>
        <w:rPr>
          <w:rFonts w:hint="eastAsia"/>
        </w:rPr>
        <w:t xml:space="preserve"> die </w:t>
      </w:r>
      <w:proofErr w:type="spellStart"/>
      <w:r>
        <w:rPr>
          <w:rFonts w:hint="eastAsia"/>
        </w:rPr>
        <w:t>handgreifliche</w:t>
      </w:r>
      <w:proofErr w:type="spellEnd"/>
      <w:r>
        <w:rPr>
          <w:rFonts w:hint="eastAsia"/>
        </w:rPr>
        <w:t xml:space="preserve"> </w:t>
      </w:r>
      <w:proofErr w:type="spellStart"/>
      <w:r>
        <w:rPr>
          <w:rFonts w:hint="eastAsia"/>
        </w:rPr>
        <w:t>Verwirklichungsform</w:t>
      </w:r>
      <w:proofErr w:type="spellEnd"/>
      <w:r>
        <w:rPr>
          <w:rFonts w:hint="eastAsia"/>
        </w:rPr>
        <w:t xml:space="preserve"> </w:t>
      </w:r>
      <w:proofErr w:type="spellStart"/>
      <w:r>
        <w:rPr>
          <w:rFonts w:hint="eastAsia"/>
        </w:rPr>
        <w:t>abstrakt</w:t>
      </w:r>
      <w:proofErr w:type="spellEnd"/>
      <w:r>
        <w:rPr>
          <w:rFonts w:hint="eastAsia"/>
        </w:rPr>
        <w:t xml:space="preserve"> </w:t>
      </w:r>
      <w:proofErr w:type="spellStart"/>
      <w:r>
        <w:rPr>
          <w:rFonts w:hint="eastAsia"/>
        </w:rPr>
        <w:t>menschlicher</w:t>
      </w:r>
      <w:proofErr w:type="spellEnd"/>
      <w:r>
        <w:rPr>
          <w:rFonts w:hint="eastAsia"/>
        </w:rPr>
        <w:t xml:space="preserve"> Arbeit.« (Kapital (I) p 71) </w:t>
      </w:r>
      <w:proofErr w:type="spellStart"/>
      <w:r>
        <w:rPr>
          <w:rFonts w:hint="eastAsia"/>
        </w:rPr>
        <w:t>Darauf</w:t>
      </w:r>
      <w:proofErr w:type="spellEnd"/>
      <w:r>
        <w:rPr>
          <w:rFonts w:hint="eastAsia"/>
        </w:rPr>
        <w:t xml:space="preserve"> </w:t>
      </w:r>
      <w:proofErr w:type="spellStart"/>
      <w:r>
        <w:rPr>
          <w:rFonts w:hint="eastAsia"/>
        </w:rPr>
        <w:t>bezieht</w:t>
      </w:r>
      <w:proofErr w:type="spellEnd"/>
      <w:r>
        <w:rPr>
          <w:rFonts w:hint="eastAsia"/>
        </w:rPr>
        <w:t xml:space="preserve"> es </w:t>
      </w:r>
      <w:proofErr w:type="spellStart"/>
      <w:r>
        <w:rPr>
          <w:rFonts w:hint="eastAsia"/>
        </w:rPr>
        <w:t>sich</w:t>
      </w:r>
      <w:proofErr w:type="spellEnd"/>
      <w:r>
        <w:rPr>
          <w:rFonts w:hint="eastAsia"/>
        </w:rPr>
        <w:t xml:space="preserve">, </w:t>
      </w:r>
      <w:proofErr w:type="spellStart"/>
      <w:r>
        <w:rPr>
          <w:rFonts w:hint="eastAsia"/>
        </w:rPr>
        <w:t>wenn</w:t>
      </w:r>
      <w:proofErr w:type="spellEnd"/>
      <w:r>
        <w:rPr>
          <w:rFonts w:hint="eastAsia"/>
        </w:rPr>
        <w:t xml:space="preserve"> Marx </w:t>
      </w:r>
      <w:proofErr w:type="spellStart"/>
      <w:r>
        <w:rPr>
          <w:rFonts w:hint="eastAsia"/>
        </w:rPr>
        <w:t>im</w:t>
      </w:r>
      <w:proofErr w:type="spellEnd"/>
      <w:r>
        <w:rPr>
          <w:rFonts w:hint="eastAsia"/>
        </w:rPr>
        <w:t xml:space="preserve"> </w:t>
      </w:r>
      <w:proofErr w:type="spellStart"/>
      <w:r>
        <w:rPr>
          <w:rFonts w:hint="eastAsia"/>
        </w:rPr>
        <w:t>vorhergehenden</w:t>
      </w:r>
      <w:proofErr w:type="spellEnd"/>
      <w:r>
        <w:rPr>
          <w:rFonts w:hint="eastAsia"/>
        </w:rPr>
        <w:t xml:space="preserve"> </w:t>
      </w:r>
      <w:proofErr w:type="spellStart"/>
      <w:r>
        <w:rPr>
          <w:rFonts w:hint="eastAsia"/>
        </w:rPr>
        <w:t>Satze</w:t>
      </w:r>
      <w:proofErr w:type="spellEnd"/>
      <w:r>
        <w:rPr>
          <w:rFonts w:hint="eastAsia"/>
        </w:rPr>
        <w:t xml:space="preserve"> </w:t>
      </w:r>
      <w:proofErr w:type="spellStart"/>
      <w:r>
        <w:rPr>
          <w:rFonts w:hint="eastAsia"/>
        </w:rPr>
        <w:t>schreibt</w:t>
      </w:r>
      <w:proofErr w:type="spellEnd"/>
      <w:r>
        <w:rPr>
          <w:rFonts w:hint="eastAsia"/>
        </w:rPr>
        <w:t>: »</w:t>
      </w:r>
      <w:proofErr w:type="spellStart"/>
      <w:r>
        <w:rPr>
          <w:rFonts w:hint="eastAsia"/>
        </w:rPr>
        <w:t>Im</w:t>
      </w:r>
      <w:proofErr w:type="spellEnd"/>
      <w:r>
        <w:rPr>
          <w:rFonts w:hint="eastAsia"/>
        </w:rPr>
        <w:t xml:space="preserve"> </w:t>
      </w:r>
      <w:proofErr w:type="spellStart"/>
      <w:r>
        <w:rPr>
          <w:rFonts w:hint="eastAsia"/>
        </w:rPr>
        <w:t>Wertausdruck</w:t>
      </w:r>
      <w:proofErr w:type="spellEnd"/>
      <w:r>
        <w:rPr>
          <w:rFonts w:hint="eastAsia"/>
        </w:rPr>
        <w:t xml:space="preserve"> der Ware </w:t>
      </w:r>
      <w:proofErr w:type="spellStart"/>
      <w:r>
        <w:rPr>
          <w:rFonts w:hint="eastAsia"/>
        </w:rPr>
        <w:t>wird</w:t>
      </w:r>
      <w:proofErr w:type="spellEnd"/>
      <w:r>
        <w:rPr>
          <w:rFonts w:hint="eastAsia"/>
        </w:rPr>
        <w:t xml:space="preserve"> die </w:t>
      </w:r>
      <w:proofErr w:type="spellStart"/>
      <w:r>
        <w:rPr>
          <w:rFonts w:hint="eastAsia"/>
        </w:rPr>
        <w:t>Sache</w:t>
      </w:r>
      <w:proofErr w:type="spellEnd"/>
      <w:r>
        <w:rPr>
          <w:rFonts w:hint="eastAsia"/>
        </w:rPr>
        <w:t xml:space="preserve"> </w:t>
      </w:r>
      <w:proofErr w:type="spellStart"/>
      <w:r>
        <w:rPr>
          <w:rFonts w:hint="eastAsia"/>
        </w:rPr>
        <w:t>verdreht</w:t>
      </w:r>
      <w:proofErr w:type="spellEnd"/>
      <w:r>
        <w:rPr>
          <w:rFonts w:hint="eastAsia"/>
        </w:rPr>
        <w:t xml:space="preserve">.« </w:t>
      </w:r>
      <w:proofErr w:type="spellStart"/>
      <w:r>
        <w:rPr>
          <w:rFonts w:hint="eastAsia"/>
        </w:rPr>
        <w:t>Hierzu</w:t>
      </w:r>
      <w:proofErr w:type="spellEnd"/>
      <w:r>
        <w:rPr>
          <w:rFonts w:hint="eastAsia"/>
        </w:rPr>
        <w:t xml:space="preserve"> die </w:t>
      </w:r>
      <w:proofErr w:type="spellStart"/>
      <w:r>
        <w:rPr>
          <w:rFonts w:hint="eastAsia"/>
        </w:rPr>
        <w:t>Anmerkung</w:t>
      </w:r>
      <w:proofErr w:type="spellEnd"/>
      <w:r>
        <w:rPr>
          <w:rFonts w:hint="eastAsia"/>
        </w:rPr>
        <w:t>: »</w:t>
      </w:r>
      <w:proofErr w:type="spellStart"/>
      <w:r>
        <w:rPr>
          <w:rFonts w:hint="eastAsia"/>
        </w:rPr>
        <w:t>Diese</w:t>
      </w:r>
      <w:proofErr w:type="spellEnd"/>
      <w:r>
        <w:rPr>
          <w:rFonts w:hint="eastAsia"/>
        </w:rPr>
        <w:t xml:space="preserve"> </w:t>
      </w:r>
      <w:proofErr w:type="spellStart"/>
      <w:r>
        <w:rPr>
          <w:rFonts w:hint="eastAsia"/>
        </w:rPr>
        <w:t>Verkehrung</w:t>
      </w:r>
      <w:proofErr w:type="spellEnd"/>
      <w:r>
        <w:rPr>
          <w:rFonts w:hint="eastAsia"/>
        </w:rPr>
        <w:t xml:space="preserve">, </w:t>
      </w:r>
      <w:proofErr w:type="spellStart"/>
      <w:r>
        <w:rPr>
          <w:rFonts w:hint="eastAsia"/>
        </w:rPr>
        <w:t>wodurch</w:t>
      </w:r>
      <w:proofErr w:type="spellEnd"/>
      <w:r>
        <w:rPr>
          <w:rFonts w:hint="eastAsia"/>
        </w:rPr>
        <w:t xml:space="preserve"> das </w:t>
      </w:r>
      <w:proofErr w:type="spellStart"/>
      <w:r>
        <w:rPr>
          <w:rFonts w:hint="eastAsia"/>
        </w:rPr>
        <w:t>Sinnlich</w:t>
      </w:r>
      <w:proofErr w:type="spellEnd"/>
      <w:r>
        <w:rPr>
          <w:rFonts w:hint="eastAsia"/>
        </w:rPr>
        <w:t xml:space="preserve">- </w:t>
      </w:r>
      <w:proofErr w:type="spellStart"/>
      <w:r>
        <w:rPr>
          <w:rFonts w:hint="eastAsia"/>
        </w:rPr>
        <w:t>Konkrete</w:t>
      </w:r>
      <w:proofErr w:type="spellEnd"/>
      <w:r>
        <w:rPr>
          <w:rFonts w:hint="eastAsia"/>
        </w:rPr>
        <w:t xml:space="preserve"> </w:t>
      </w:r>
      <w:proofErr w:type="spellStart"/>
      <w:r>
        <w:rPr>
          <w:rFonts w:hint="eastAsia"/>
        </w:rPr>
        <w:t>nur</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Erscheinungsform</w:t>
      </w:r>
      <w:proofErr w:type="spellEnd"/>
      <w:r>
        <w:rPr>
          <w:rFonts w:hint="eastAsia"/>
        </w:rPr>
        <w:t xml:space="preserve"> des </w:t>
      </w:r>
      <w:proofErr w:type="spellStart"/>
      <w:r>
        <w:rPr>
          <w:rFonts w:hint="eastAsia"/>
        </w:rPr>
        <w:t>Abstrakt-Allgemeinen</w:t>
      </w:r>
      <w:proofErr w:type="spellEnd"/>
      <w:r>
        <w:rPr>
          <w:rFonts w:hint="eastAsia"/>
        </w:rPr>
        <w:t xml:space="preserve">, </w:t>
      </w:r>
      <w:proofErr w:type="spellStart"/>
      <w:r>
        <w:rPr>
          <w:rFonts w:hint="eastAsia"/>
        </w:rPr>
        <w:t>nicht</w:t>
      </w:r>
      <w:proofErr w:type="spellEnd"/>
      <w:r>
        <w:rPr>
          <w:rFonts w:hint="eastAsia"/>
        </w:rPr>
        <w:t xml:space="preserve"> das </w:t>
      </w:r>
      <w:proofErr w:type="spellStart"/>
      <w:r>
        <w:rPr>
          <w:rFonts w:hint="eastAsia"/>
        </w:rPr>
        <w:t>Abstrakt</w:t>
      </w:r>
      <w:proofErr w:type="spellEnd"/>
      <w:r>
        <w:rPr>
          <w:rFonts w:hint="eastAsia"/>
        </w:rPr>
        <w:t xml:space="preserve">-Allgemeine </w:t>
      </w:r>
      <w:proofErr w:type="spellStart"/>
      <w:r>
        <w:rPr>
          <w:rFonts w:hint="eastAsia"/>
        </w:rPr>
        <w:t>umgekehrt</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Eigenschaft</w:t>
      </w:r>
      <w:proofErr w:type="spellEnd"/>
      <w:r>
        <w:rPr>
          <w:rFonts w:hint="eastAsia"/>
        </w:rPr>
        <w:t xml:space="preserve"> des </w:t>
      </w:r>
      <w:proofErr w:type="spellStart"/>
      <w:r>
        <w:rPr>
          <w:rFonts w:hint="eastAsia"/>
        </w:rPr>
        <w:t>Konkreten</w:t>
      </w:r>
      <w:proofErr w:type="spellEnd"/>
      <w:r>
        <w:rPr>
          <w:rFonts w:hint="eastAsia"/>
        </w:rPr>
        <w:t xml:space="preserve"> gilt, </w:t>
      </w:r>
      <w:proofErr w:type="spellStart"/>
      <w:r>
        <w:rPr>
          <w:rFonts w:hint="eastAsia"/>
        </w:rPr>
        <w:t>charakterisiert</w:t>
      </w:r>
      <w:proofErr w:type="spellEnd"/>
      <w:r>
        <w:rPr>
          <w:rFonts w:hint="eastAsia"/>
        </w:rPr>
        <w:t xml:space="preserve"> den </w:t>
      </w:r>
      <w:proofErr w:type="spellStart"/>
      <w:r>
        <w:rPr>
          <w:rFonts w:hint="eastAsia"/>
        </w:rPr>
        <w:t>Wertausdruck</w:t>
      </w:r>
      <w:proofErr w:type="spellEnd"/>
      <w:r>
        <w:rPr>
          <w:rFonts w:hint="eastAsia"/>
        </w:rPr>
        <w:t xml:space="preserve"> ... Sage ich: </w:t>
      </w:r>
      <w:proofErr w:type="spellStart"/>
      <w:r>
        <w:rPr>
          <w:rFonts w:hint="eastAsia"/>
        </w:rPr>
        <w:t>Römisches</w:t>
      </w:r>
      <w:proofErr w:type="spellEnd"/>
      <w:r>
        <w:rPr>
          <w:rFonts w:hint="eastAsia"/>
        </w:rPr>
        <w:t xml:space="preserve"> </w:t>
      </w:r>
      <w:proofErr w:type="spellStart"/>
      <w:r>
        <w:rPr>
          <w:rFonts w:hint="eastAsia"/>
        </w:rPr>
        <w:t>Recht</w:t>
      </w:r>
      <w:proofErr w:type="spellEnd"/>
      <w:r>
        <w:rPr>
          <w:rFonts w:hint="eastAsia"/>
        </w:rPr>
        <w:t xml:space="preserve"> und </w:t>
      </w:r>
      <w:proofErr w:type="spellStart"/>
      <w:r>
        <w:rPr>
          <w:rFonts w:hint="eastAsia"/>
        </w:rPr>
        <w:t>deutsches</w:t>
      </w:r>
      <w:proofErr w:type="spellEnd"/>
      <w:r>
        <w:rPr>
          <w:rFonts w:hint="eastAsia"/>
        </w:rPr>
        <w:t xml:space="preserve"> </w:t>
      </w:r>
      <w:proofErr w:type="spellStart"/>
      <w:r>
        <w:rPr>
          <w:rFonts w:hint="eastAsia"/>
        </w:rPr>
        <w:t>Recht</w:t>
      </w:r>
      <w:proofErr w:type="spellEnd"/>
      <w:r>
        <w:rPr>
          <w:rFonts w:hint="eastAsia"/>
        </w:rPr>
        <w:t xml:space="preserve"> </w:t>
      </w:r>
      <w:proofErr w:type="spellStart"/>
      <w:r>
        <w:rPr>
          <w:rFonts w:hint="eastAsia"/>
        </w:rPr>
        <w:t>sind</w:t>
      </w:r>
      <w:proofErr w:type="spellEnd"/>
      <w:r>
        <w:rPr>
          <w:rFonts w:hint="eastAsia"/>
        </w:rPr>
        <w:t xml:space="preserve"> </w:t>
      </w:r>
      <w:proofErr w:type="spellStart"/>
      <w:r>
        <w:rPr>
          <w:rFonts w:hint="eastAsia"/>
        </w:rPr>
        <w:t>beide</w:t>
      </w:r>
      <w:proofErr w:type="spellEnd"/>
      <w:r>
        <w:rPr>
          <w:rFonts w:hint="eastAsia"/>
        </w:rPr>
        <w:t xml:space="preserve"> </w:t>
      </w:r>
      <w:proofErr w:type="spellStart"/>
      <w:r>
        <w:rPr>
          <w:rFonts w:hint="eastAsia"/>
        </w:rPr>
        <w:t>Rechte</w:t>
      </w:r>
      <w:proofErr w:type="spellEnd"/>
      <w:r>
        <w:rPr>
          <w:rFonts w:hint="eastAsia"/>
        </w:rPr>
        <w:t xml:space="preserve">, so </w:t>
      </w:r>
      <w:proofErr w:type="spellStart"/>
      <w:r>
        <w:rPr>
          <w:rFonts w:hint="eastAsia"/>
        </w:rPr>
        <w:t>ist</w:t>
      </w:r>
      <w:proofErr w:type="spellEnd"/>
      <w:r>
        <w:rPr>
          <w:rFonts w:hint="eastAsia"/>
        </w:rPr>
        <w:t xml:space="preserve"> das </w:t>
      </w:r>
      <w:proofErr w:type="spellStart"/>
      <w:r>
        <w:rPr>
          <w:rFonts w:hint="eastAsia"/>
        </w:rPr>
        <w:t>selbstverständlich</w:t>
      </w:r>
      <w:proofErr w:type="spellEnd"/>
      <w:r>
        <w:rPr>
          <w:rFonts w:hint="eastAsia"/>
        </w:rPr>
        <w:t xml:space="preserve">. Sage ich </w:t>
      </w:r>
      <w:proofErr w:type="spellStart"/>
      <w:r>
        <w:rPr>
          <w:rFonts w:hint="eastAsia"/>
        </w:rPr>
        <w:t>dagegen</w:t>
      </w:r>
      <w:proofErr w:type="spellEnd"/>
      <w:r>
        <w:rPr>
          <w:rFonts w:hint="eastAsia"/>
        </w:rPr>
        <w:t xml:space="preserve">: Das </w:t>
      </w:r>
      <w:proofErr w:type="spellStart"/>
      <w:r>
        <w:rPr>
          <w:rFonts w:hint="eastAsia"/>
        </w:rPr>
        <w:t>Recht</w:t>
      </w:r>
      <w:proofErr w:type="spellEnd"/>
      <w:r>
        <w:rPr>
          <w:rFonts w:hint="eastAsia"/>
        </w:rPr>
        <w:t xml:space="preserve">, </w:t>
      </w:r>
      <w:proofErr w:type="spellStart"/>
      <w:r>
        <w:rPr>
          <w:rFonts w:hint="eastAsia"/>
        </w:rPr>
        <w:t>dieser</w:t>
      </w:r>
      <w:proofErr w:type="spellEnd"/>
      <w:r>
        <w:rPr>
          <w:rFonts w:hint="eastAsia"/>
        </w:rPr>
        <w:t xml:space="preserve"> </w:t>
      </w:r>
      <w:proofErr w:type="spellStart"/>
      <w:r>
        <w:rPr>
          <w:rFonts w:hint="eastAsia"/>
        </w:rPr>
        <w:t>abstrakte</w:t>
      </w:r>
      <w:proofErr w:type="spellEnd"/>
      <w:r>
        <w:rPr>
          <w:rFonts w:hint="eastAsia"/>
        </w:rPr>
        <w:t xml:space="preserve"> </w:t>
      </w:r>
      <w:proofErr w:type="spellStart"/>
      <w:r>
        <w:rPr>
          <w:rFonts w:hint="eastAsia"/>
        </w:rPr>
        <w:t>Begriff</w:t>
      </w:r>
      <w:proofErr w:type="spellEnd"/>
      <w:r>
        <w:rPr>
          <w:rFonts w:hint="eastAsia"/>
        </w:rPr>
        <w:t xml:space="preserve">, </w:t>
      </w:r>
      <w:proofErr w:type="spellStart"/>
      <w:r>
        <w:rPr>
          <w:rFonts w:hint="eastAsia"/>
        </w:rPr>
        <w:t>verwirklicht</w:t>
      </w:r>
      <w:proofErr w:type="spellEnd"/>
      <w:r>
        <w:rPr>
          <w:rFonts w:hint="eastAsia"/>
        </w:rPr>
        <w:t xml:space="preserve"> </w:t>
      </w:r>
      <w:proofErr w:type="spellStart"/>
      <w:r>
        <w:rPr>
          <w:rFonts w:hint="eastAsia"/>
        </w:rPr>
        <w:t>sich</w:t>
      </w:r>
      <w:proofErr w:type="spellEnd"/>
      <w:r>
        <w:rPr>
          <w:rFonts w:hint="eastAsia"/>
        </w:rPr>
        <w:t xml:space="preserve"> </w:t>
      </w:r>
      <w:proofErr w:type="spellStart"/>
      <w:r>
        <w:rPr>
          <w:rFonts w:hint="eastAsia"/>
        </w:rPr>
        <w:t>im</w:t>
      </w:r>
      <w:proofErr w:type="spellEnd"/>
      <w:r>
        <w:rPr>
          <w:rFonts w:hint="eastAsia"/>
        </w:rPr>
        <w:t xml:space="preserve"> </w:t>
      </w:r>
      <w:proofErr w:type="spellStart"/>
      <w:r>
        <w:rPr>
          <w:rFonts w:hint="eastAsia"/>
        </w:rPr>
        <w:t>römischen</w:t>
      </w:r>
      <w:proofErr w:type="spellEnd"/>
      <w:r>
        <w:rPr>
          <w:rFonts w:hint="eastAsia"/>
        </w:rPr>
        <w:t xml:space="preserve"> </w:t>
      </w:r>
      <w:proofErr w:type="spellStart"/>
      <w:r>
        <w:rPr>
          <w:rFonts w:hint="eastAsia"/>
        </w:rPr>
        <w:t>Recht</w:t>
      </w:r>
      <w:proofErr w:type="spellEnd"/>
      <w:r>
        <w:rPr>
          <w:rFonts w:hint="eastAsia"/>
        </w:rPr>
        <w:t xml:space="preserve"> und </w:t>
      </w:r>
      <w:proofErr w:type="spellStart"/>
      <w:r>
        <w:rPr>
          <w:rFonts w:hint="eastAsia"/>
        </w:rPr>
        <w:t>im</w:t>
      </w:r>
      <w:proofErr w:type="spellEnd"/>
      <w:r>
        <w:rPr>
          <w:rFonts w:hint="eastAsia"/>
        </w:rPr>
        <w:t xml:space="preserve"> </w:t>
      </w:r>
      <w:proofErr w:type="spellStart"/>
      <w:r>
        <w:rPr>
          <w:rFonts w:hint="eastAsia"/>
        </w:rPr>
        <w:t>deutschen</w:t>
      </w:r>
      <w:proofErr w:type="spellEnd"/>
      <w:r>
        <w:rPr>
          <w:rFonts w:hint="eastAsia"/>
        </w:rPr>
        <w:t xml:space="preserve"> </w:t>
      </w:r>
      <w:proofErr w:type="spellStart"/>
      <w:r>
        <w:rPr>
          <w:rFonts w:hint="eastAsia"/>
        </w:rPr>
        <w:t>Recht</w:t>
      </w:r>
      <w:proofErr w:type="spellEnd"/>
      <w:r>
        <w:rPr>
          <w:rFonts w:hint="eastAsia"/>
        </w:rPr>
        <w:t xml:space="preserve">, </w:t>
      </w:r>
      <w:proofErr w:type="spellStart"/>
      <w:r>
        <w:rPr>
          <w:rFonts w:hint="eastAsia"/>
        </w:rPr>
        <w:t>diesen</w:t>
      </w:r>
      <w:proofErr w:type="spellEnd"/>
      <w:r>
        <w:rPr>
          <w:rFonts w:hint="eastAsia"/>
        </w:rPr>
        <w:t xml:space="preserve"> </w:t>
      </w:r>
      <w:proofErr w:type="spellStart"/>
      <w:r>
        <w:rPr>
          <w:rFonts w:hint="eastAsia"/>
        </w:rPr>
        <w:t>konkreten</w:t>
      </w:r>
      <w:proofErr w:type="spellEnd"/>
      <w:r>
        <w:rPr>
          <w:rFonts w:hint="eastAsia"/>
        </w:rPr>
        <w:t xml:space="preserve"> </w:t>
      </w:r>
      <w:proofErr w:type="spellStart"/>
      <w:r>
        <w:rPr>
          <w:rFonts w:hint="eastAsia"/>
        </w:rPr>
        <w:t>Rechten</w:t>
      </w:r>
      <w:proofErr w:type="spellEnd"/>
      <w:r>
        <w:rPr>
          <w:rFonts w:hint="eastAsia"/>
        </w:rPr>
        <w:t xml:space="preserve">, so </w:t>
      </w:r>
      <w:proofErr w:type="spellStart"/>
      <w:r>
        <w:rPr>
          <w:rFonts w:hint="eastAsia"/>
        </w:rPr>
        <w:t>wird</w:t>
      </w:r>
      <w:proofErr w:type="spellEnd"/>
      <w:r>
        <w:rPr>
          <w:rFonts w:hint="eastAsia"/>
        </w:rPr>
        <w:t xml:space="preserve"> der </w:t>
      </w:r>
      <w:proofErr w:type="spellStart"/>
      <w:r>
        <w:rPr>
          <w:rFonts w:hint="eastAsia"/>
        </w:rPr>
        <w:t>Zusammenhang</w:t>
      </w:r>
      <w:proofErr w:type="spellEnd"/>
      <w:r>
        <w:rPr>
          <w:rFonts w:hint="eastAsia"/>
        </w:rPr>
        <w:t xml:space="preserve"> </w:t>
      </w:r>
      <w:proofErr w:type="spellStart"/>
      <w:proofErr w:type="gramStart"/>
      <w:r>
        <w:rPr>
          <w:rFonts w:hint="eastAsia"/>
        </w:rPr>
        <w:t>mystisch</w:t>
      </w:r>
      <w:proofErr w:type="spellEnd"/>
      <w:r>
        <w:rPr>
          <w:rFonts w:hint="eastAsia"/>
        </w:rPr>
        <w:t>.«</w:t>
      </w:r>
      <w:proofErr w:type="gramEnd"/>
      <w:r>
        <w:rPr>
          <w:rFonts w:hint="eastAsia"/>
        </w:rPr>
        <w:t xml:space="preserve"> (p 71) (Die </w:t>
      </w:r>
      <w:proofErr w:type="spellStart"/>
      <w:r>
        <w:rPr>
          <w:rFonts w:hint="eastAsia"/>
        </w:rPr>
        <w:t>Wertform</w:t>
      </w:r>
      <w:proofErr w:type="spellEnd"/>
      <w:r>
        <w:rPr>
          <w:rFonts w:hint="eastAsia"/>
        </w:rPr>
        <w:t xml:space="preserve"> </w:t>
      </w:r>
      <w:proofErr w:type="spellStart"/>
      <w:r>
        <w:rPr>
          <w:rFonts w:hint="eastAsia"/>
        </w:rPr>
        <w:t>oder</w:t>
      </w:r>
      <w:proofErr w:type="spellEnd"/>
      <w:r>
        <w:rPr>
          <w:rFonts w:hint="eastAsia"/>
        </w:rPr>
        <w:t xml:space="preserve"> der </w:t>
      </w:r>
      <w:proofErr w:type="spellStart"/>
      <w:r>
        <w:rPr>
          <w:rFonts w:hint="eastAsia"/>
        </w:rPr>
        <w:t>Tauschwert</w:t>
      </w:r>
      <w:proofErr w:type="spellEnd"/>
      <w:r>
        <w:rPr>
          <w:rFonts w:hint="eastAsia"/>
        </w:rPr>
        <w:t>)</w:t>
      </w:r>
    </w:p>
    <w:p w14:paraId="46DF173B" w14:textId="02F1A45D" w:rsidR="00572209" w:rsidRDefault="00000000" w:rsidP="00CD4E81">
      <w:pPr>
        <w:spacing w:line="360" w:lineRule="auto"/>
        <w:jc w:val="right"/>
      </w:pPr>
      <w:r>
        <w:rPr>
          <w:rFonts w:hint="eastAsia"/>
        </w:rPr>
        <w:t>[X4 a, 1]</w:t>
      </w:r>
    </w:p>
    <w:p w14:paraId="0EB4C8F9" w14:textId="77777777" w:rsidR="00CD4E81" w:rsidRDefault="00000000">
      <w:pPr>
        <w:spacing w:line="360" w:lineRule="auto"/>
      </w:pPr>
      <w:r>
        <w:rPr>
          <w:rFonts w:hint="eastAsia"/>
          <w:highlight w:val="lightGray"/>
        </w:rPr>
        <w:t>“为了……表明，织造劳动并非以其具体形式即织造的形式，而是以其一般属性，即人类劳动的形式，构成麻布的价值，</w:t>
      </w:r>
      <w:r w:rsidRPr="0003138E">
        <w:rPr>
          <w:rFonts w:hint="eastAsia"/>
        </w:rPr>
        <w:t>人们将</w:t>
      </w:r>
      <w:r>
        <w:rPr>
          <w:rFonts w:hint="eastAsia"/>
        </w:rPr>
        <w:t>裁缝劳动，即生产麻布等价物</w:t>
      </w:r>
      <w:r>
        <w:rPr>
          <w:rFonts w:hint="eastAsia"/>
        </w:rPr>
        <w:t>[</w:t>
      </w:r>
      <w:r>
        <w:rPr>
          <w:rFonts w:hint="eastAsia"/>
        </w:rPr>
        <w:t>上衣</w:t>
      </w:r>
      <w:r>
        <w:rPr>
          <w:rFonts w:hint="eastAsia"/>
        </w:rPr>
        <w:t>]</w:t>
      </w:r>
      <w:r>
        <w:rPr>
          <w:rFonts w:hint="eastAsia"/>
        </w:rPr>
        <w:t>的具体劳动，当作抽象人类劳动的可触摸的实现形式与之相对立。”</w:t>
      </w:r>
      <w:r>
        <w:rPr>
          <w:rStyle w:val="af"/>
          <w:rFonts w:hint="eastAsia"/>
        </w:rPr>
        <w:footnoteReference w:id="33"/>
      </w:r>
      <w:r>
        <w:rPr>
          <w:rFonts w:hint="eastAsia"/>
        </w:rPr>
        <w:t>（《资本论》第一卷，第</w:t>
      </w:r>
      <w:r>
        <w:rPr>
          <w:rFonts w:hint="eastAsia"/>
        </w:rPr>
        <w:t>71</w:t>
      </w:r>
      <w:r>
        <w:rPr>
          <w:rFonts w:hint="eastAsia"/>
        </w:rPr>
        <w:t>页）马克思在前一句中所写的“在商品的价值表现中，事情被颠倒了”指的就是这一点。对此的注释是：“这种颠倒，使感性的具体的东西只表现为抽象的普遍的现象形式，而非相反，使抽象的普遍的东西体现为具体的东西的属性。正是这一点构成了价值表现的特性……例如，我说：罗马法和德意志法都是法。这是不言而喻的。相反，如果我说：法（</w:t>
      </w:r>
      <w:proofErr w:type="spellStart"/>
      <w:r>
        <w:rPr>
          <w:rFonts w:hint="eastAsia"/>
        </w:rPr>
        <w:t>Recht</w:t>
      </w:r>
      <w:proofErr w:type="spellEnd"/>
      <w:r>
        <w:rPr>
          <w:rFonts w:hint="eastAsia"/>
        </w:rPr>
        <w:t>），这个抽象概念，在罗马法和德意志法这些具体的法中实现自身，这种联系就是神秘的了。”（第</w:t>
      </w:r>
      <w:r>
        <w:rPr>
          <w:rFonts w:hint="eastAsia"/>
        </w:rPr>
        <w:t>71</w:t>
      </w:r>
      <w:r>
        <w:rPr>
          <w:rFonts w:hint="eastAsia"/>
        </w:rPr>
        <w:t>页）（《价值形式或交换价值》）</w:t>
      </w:r>
    </w:p>
    <w:p w14:paraId="29D90855" w14:textId="488EB0E1" w:rsidR="00572209" w:rsidRDefault="00000000" w:rsidP="00CD4E81">
      <w:pPr>
        <w:spacing w:line="360" w:lineRule="auto"/>
        <w:jc w:val="right"/>
      </w:pPr>
      <w:r>
        <w:rPr>
          <w:rFonts w:hint="eastAsia"/>
        </w:rPr>
        <w:t>[X 4 a, 1]</w:t>
      </w:r>
    </w:p>
    <w:p w14:paraId="03414B50" w14:textId="77777777" w:rsidR="00CD4E81" w:rsidRDefault="00000000">
      <w:pPr>
        <w:spacing w:line="360" w:lineRule="auto"/>
      </w:pPr>
      <w:r>
        <w:rPr>
          <w:rFonts w:hint="eastAsia"/>
        </w:rPr>
        <w:t>»</w:t>
      </w:r>
      <w:proofErr w:type="spellStart"/>
      <w:r>
        <w:rPr>
          <w:rFonts w:hint="eastAsia"/>
        </w:rPr>
        <w:t>Wenn</w:t>
      </w:r>
      <w:proofErr w:type="spellEnd"/>
      <w:r>
        <w:rPr>
          <w:rFonts w:hint="eastAsia"/>
        </w:rPr>
        <w:t xml:space="preserve"> ich sage, Rock, </w:t>
      </w:r>
      <w:proofErr w:type="spellStart"/>
      <w:r>
        <w:rPr>
          <w:rFonts w:hint="eastAsia"/>
        </w:rPr>
        <w:t>Stiefel</w:t>
      </w:r>
      <w:proofErr w:type="spellEnd"/>
      <w:r>
        <w:rPr>
          <w:rFonts w:hint="eastAsia"/>
        </w:rPr>
        <w:t xml:space="preserve"> </w:t>
      </w:r>
      <w:proofErr w:type="spellStart"/>
      <w:r>
        <w:rPr>
          <w:rFonts w:hint="eastAsia"/>
        </w:rPr>
        <w:t>usw</w:t>
      </w:r>
      <w:proofErr w:type="spellEnd"/>
      <w:r>
        <w:rPr>
          <w:rFonts w:hint="eastAsia"/>
        </w:rPr>
        <w:t xml:space="preserve">. </w:t>
      </w:r>
      <w:proofErr w:type="spellStart"/>
      <w:r>
        <w:rPr>
          <w:rFonts w:hint="eastAsia"/>
        </w:rPr>
        <w:t>beziehn</w:t>
      </w:r>
      <w:proofErr w:type="spellEnd"/>
      <w:r>
        <w:rPr>
          <w:rFonts w:hint="eastAsia"/>
        </w:rPr>
        <w:t xml:space="preserve"> </w:t>
      </w:r>
      <w:proofErr w:type="spellStart"/>
      <w:r>
        <w:rPr>
          <w:rFonts w:hint="eastAsia"/>
        </w:rPr>
        <w:t>sich</w:t>
      </w:r>
      <w:proofErr w:type="spellEnd"/>
      <w:r>
        <w:rPr>
          <w:rFonts w:hint="eastAsia"/>
        </w:rPr>
        <w:t xml:space="preserve"> auf </w:t>
      </w:r>
      <w:proofErr w:type="spellStart"/>
      <w:r>
        <w:rPr>
          <w:rFonts w:hint="eastAsia"/>
        </w:rPr>
        <w:t>Leinwand</w:t>
      </w:r>
      <w:proofErr w:type="spellEnd"/>
      <w:r>
        <w:rPr>
          <w:rFonts w:hint="eastAsia"/>
        </w:rPr>
        <w:t xml:space="preserve"> </w:t>
      </w:r>
      <w:proofErr w:type="spellStart"/>
      <w:r>
        <w:rPr>
          <w:rFonts w:hint="eastAsia"/>
        </w:rPr>
        <w:t>als</w:t>
      </w:r>
      <w:proofErr w:type="spellEnd"/>
      <w:r>
        <w:rPr>
          <w:rFonts w:hint="eastAsia"/>
        </w:rPr>
        <w:t xml:space="preserve"> die </w:t>
      </w:r>
      <w:proofErr w:type="spellStart"/>
      <w:r>
        <w:rPr>
          <w:rFonts w:hint="eastAsia"/>
        </w:rPr>
        <w:t>allgemeine</w:t>
      </w:r>
      <w:proofErr w:type="spellEnd"/>
      <w:r>
        <w:rPr>
          <w:rFonts w:hint="eastAsia"/>
        </w:rPr>
        <w:t xml:space="preserve"> </w:t>
      </w:r>
      <w:proofErr w:type="spellStart"/>
      <w:r>
        <w:rPr>
          <w:rFonts w:hint="eastAsia"/>
        </w:rPr>
        <w:t>Verkörperung</w:t>
      </w:r>
      <w:proofErr w:type="spellEnd"/>
      <w:r>
        <w:rPr>
          <w:rFonts w:hint="eastAsia"/>
        </w:rPr>
        <w:t xml:space="preserve"> </w:t>
      </w:r>
      <w:proofErr w:type="spellStart"/>
      <w:r>
        <w:rPr>
          <w:rFonts w:hint="eastAsia"/>
        </w:rPr>
        <w:t>abstrakter</w:t>
      </w:r>
      <w:proofErr w:type="spellEnd"/>
      <w:r>
        <w:rPr>
          <w:rFonts w:hint="eastAsia"/>
        </w:rPr>
        <w:t xml:space="preserve"> </w:t>
      </w:r>
      <w:proofErr w:type="spellStart"/>
      <w:r>
        <w:rPr>
          <w:rFonts w:hint="eastAsia"/>
        </w:rPr>
        <w:t>menschlicher</w:t>
      </w:r>
      <w:proofErr w:type="spellEnd"/>
      <w:r>
        <w:rPr>
          <w:rFonts w:hint="eastAsia"/>
        </w:rPr>
        <w:t xml:space="preserve"> Arbeit, so </w:t>
      </w:r>
      <w:proofErr w:type="spellStart"/>
      <w:r>
        <w:rPr>
          <w:rFonts w:hint="eastAsia"/>
        </w:rPr>
        <w:t>springt</w:t>
      </w:r>
      <w:proofErr w:type="spellEnd"/>
      <w:r>
        <w:rPr>
          <w:rFonts w:hint="eastAsia"/>
        </w:rPr>
        <w:t xml:space="preserve"> die </w:t>
      </w:r>
      <w:proofErr w:type="spellStart"/>
      <w:r>
        <w:rPr>
          <w:rFonts w:hint="eastAsia"/>
        </w:rPr>
        <w:t>Verr</w:t>
      </w:r>
      <w:proofErr w:type="spellEnd"/>
      <w:r>
        <w:rPr>
          <w:rFonts w:hint="eastAsia"/>
        </w:rPr>
        <w:t>ü</w:t>
      </w:r>
      <w:proofErr w:type="spellStart"/>
      <w:r>
        <w:rPr>
          <w:rFonts w:hint="eastAsia"/>
        </w:rPr>
        <w:t>cktheit</w:t>
      </w:r>
      <w:proofErr w:type="spellEnd"/>
      <w:r>
        <w:rPr>
          <w:rFonts w:hint="eastAsia"/>
        </w:rPr>
        <w:t xml:space="preserve"> dieses </w:t>
      </w:r>
      <w:proofErr w:type="spellStart"/>
      <w:r>
        <w:rPr>
          <w:rFonts w:hint="eastAsia"/>
        </w:rPr>
        <w:t>Ausdrucks</w:t>
      </w:r>
      <w:proofErr w:type="spellEnd"/>
      <w:r>
        <w:rPr>
          <w:rFonts w:hint="eastAsia"/>
        </w:rPr>
        <w:t xml:space="preserve"> ins Auge. Aber </w:t>
      </w:r>
      <w:proofErr w:type="spellStart"/>
      <w:r>
        <w:rPr>
          <w:rFonts w:hint="eastAsia"/>
        </w:rPr>
        <w:t>wenn</w:t>
      </w:r>
      <w:proofErr w:type="spellEnd"/>
      <w:r>
        <w:rPr>
          <w:rFonts w:hint="eastAsia"/>
        </w:rPr>
        <w:t xml:space="preserve"> die </w:t>
      </w:r>
      <w:proofErr w:type="spellStart"/>
      <w:r>
        <w:rPr>
          <w:rFonts w:hint="eastAsia"/>
        </w:rPr>
        <w:t>Produzenten</w:t>
      </w:r>
      <w:proofErr w:type="spellEnd"/>
      <w:r>
        <w:rPr>
          <w:rFonts w:hint="eastAsia"/>
        </w:rPr>
        <w:t xml:space="preserve"> von Rock, </w:t>
      </w:r>
      <w:proofErr w:type="spellStart"/>
      <w:r>
        <w:rPr>
          <w:rFonts w:hint="eastAsia"/>
        </w:rPr>
        <w:t>Stiefel</w:t>
      </w:r>
      <w:proofErr w:type="spellEnd"/>
      <w:r>
        <w:rPr>
          <w:rFonts w:hint="eastAsia"/>
        </w:rPr>
        <w:t xml:space="preserve"> </w:t>
      </w:r>
      <w:proofErr w:type="spellStart"/>
      <w:r>
        <w:rPr>
          <w:rFonts w:hint="eastAsia"/>
        </w:rPr>
        <w:t>usw</w:t>
      </w:r>
      <w:proofErr w:type="spellEnd"/>
      <w:r>
        <w:rPr>
          <w:rFonts w:hint="eastAsia"/>
        </w:rPr>
        <w:t xml:space="preserve">. </w:t>
      </w:r>
      <w:proofErr w:type="spellStart"/>
      <w:r>
        <w:rPr>
          <w:rFonts w:hint="eastAsia"/>
        </w:rPr>
        <w:t>diese</w:t>
      </w:r>
      <w:proofErr w:type="spellEnd"/>
      <w:r>
        <w:rPr>
          <w:rFonts w:hint="eastAsia"/>
        </w:rPr>
        <w:t xml:space="preserve"> </w:t>
      </w:r>
      <w:proofErr w:type="spellStart"/>
      <w:r>
        <w:rPr>
          <w:rFonts w:hint="eastAsia"/>
        </w:rPr>
        <w:t>Waren</w:t>
      </w:r>
      <w:proofErr w:type="spellEnd"/>
      <w:r>
        <w:rPr>
          <w:rFonts w:hint="eastAsia"/>
        </w:rPr>
        <w:t xml:space="preserve"> </w:t>
      </w:r>
      <w:r>
        <w:rPr>
          <w:rFonts w:hint="eastAsia"/>
        </w:rPr>
        <w:lastRenderedPageBreak/>
        <w:t xml:space="preserve">auf </w:t>
      </w:r>
      <w:proofErr w:type="spellStart"/>
      <w:r>
        <w:rPr>
          <w:rFonts w:hint="eastAsia"/>
        </w:rPr>
        <w:t>Leinwand</w:t>
      </w:r>
      <w:proofErr w:type="spellEnd"/>
      <w:r>
        <w:rPr>
          <w:rFonts w:hint="eastAsia"/>
        </w:rPr>
        <w:t xml:space="preserve"> - </w:t>
      </w:r>
      <w:proofErr w:type="spellStart"/>
      <w:r>
        <w:rPr>
          <w:rFonts w:hint="eastAsia"/>
        </w:rPr>
        <w:t>oder</w:t>
      </w:r>
      <w:proofErr w:type="spellEnd"/>
      <w:r>
        <w:rPr>
          <w:rFonts w:hint="eastAsia"/>
        </w:rPr>
        <w:t xml:space="preserve"> auf Gold und Silber, was </w:t>
      </w:r>
      <w:proofErr w:type="spellStart"/>
      <w:r>
        <w:rPr>
          <w:rFonts w:hint="eastAsia"/>
        </w:rPr>
        <w:t>nichts</w:t>
      </w:r>
      <w:proofErr w:type="spellEnd"/>
      <w:r>
        <w:rPr>
          <w:rFonts w:hint="eastAsia"/>
        </w:rPr>
        <w:t xml:space="preserve"> an der </w:t>
      </w:r>
      <w:proofErr w:type="spellStart"/>
      <w:r>
        <w:rPr>
          <w:rFonts w:hint="eastAsia"/>
        </w:rPr>
        <w:t>Sache</w:t>
      </w:r>
      <w:proofErr w:type="spellEnd"/>
      <w:r>
        <w:rPr>
          <w:rFonts w:hint="eastAsia"/>
        </w:rPr>
        <w:t xml:space="preserve"> </w:t>
      </w:r>
      <w:proofErr w:type="spellStart"/>
      <w:r>
        <w:rPr>
          <w:rFonts w:hint="eastAsia"/>
        </w:rPr>
        <w:t>ändert</w:t>
      </w:r>
      <w:proofErr w:type="spellEnd"/>
      <w:r>
        <w:rPr>
          <w:rFonts w:hint="eastAsia"/>
        </w:rPr>
        <w:t xml:space="preserve"> - </w:t>
      </w:r>
      <w:proofErr w:type="spellStart"/>
      <w:r>
        <w:rPr>
          <w:rFonts w:hint="eastAsia"/>
        </w:rPr>
        <w:t>als</w:t>
      </w:r>
      <w:proofErr w:type="spellEnd"/>
      <w:r>
        <w:rPr>
          <w:rFonts w:hint="eastAsia"/>
        </w:rPr>
        <w:t xml:space="preserve"> </w:t>
      </w:r>
      <w:proofErr w:type="spellStart"/>
      <w:r>
        <w:rPr>
          <w:rFonts w:hint="eastAsia"/>
        </w:rPr>
        <w:t>allgemeines</w:t>
      </w:r>
      <w:proofErr w:type="spellEnd"/>
      <w:r>
        <w:rPr>
          <w:rFonts w:hint="eastAsia"/>
        </w:rPr>
        <w:t xml:space="preserve"> </w:t>
      </w:r>
      <w:proofErr w:type="spellStart"/>
      <w:r>
        <w:rPr>
          <w:rFonts w:hint="eastAsia"/>
        </w:rPr>
        <w:t>Äquivalent</w:t>
      </w:r>
      <w:proofErr w:type="spellEnd"/>
      <w:r>
        <w:rPr>
          <w:rFonts w:hint="eastAsia"/>
        </w:rPr>
        <w:t xml:space="preserve"> </w:t>
      </w:r>
      <w:proofErr w:type="spellStart"/>
      <w:r>
        <w:rPr>
          <w:rFonts w:hint="eastAsia"/>
        </w:rPr>
        <w:t>beziehn</w:t>
      </w:r>
      <w:proofErr w:type="spellEnd"/>
      <w:r>
        <w:rPr>
          <w:rFonts w:hint="eastAsia"/>
        </w:rPr>
        <w:t xml:space="preserve">, </w:t>
      </w:r>
      <w:proofErr w:type="spellStart"/>
      <w:r>
        <w:rPr>
          <w:rFonts w:hint="eastAsia"/>
        </w:rPr>
        <w:t>erscheint</w:t>
      </w:r>
      <w:proofErr w:type="spellEnd"/>
      <w:r>
        <w:rPr>
          <w:rFonts w:hint="eastAsia"/>
        </w:rPr>
        <w:t xml:space="preserve"> </w:t>
      </w:r>
      <w:proofErr w:type="spellStart"/>
      <w:r>
        <w:rPr>
          <w:rFonts w:hint="eastAsia"/>
        </w:rPr>
        <w:t>ihnen</w:t>
      </w:r>
      <w:proofErr w:type="spellEnd"/>
      <w:r>
        <w:rPr>
          <w:rFonts w:hint="eastAsia"/>
        </w:rPr>
        <w:t xml:space="preserve"> die </w:t>
      </w:r>
      <w:proofErr w:type="spellStart"/>
      <w:r>
        <w:rPr>
          <w:rFonts w:hint="eastAsia"/>
        </w:rPr>
        <w:t>Beziehung</w:t>
      </w:r>
      <w:proofErr w:type="spellEnd"/>
      <w:r>
        <w:rPr>
          <w:rFonts w:hint="eastAsia"/>
        </w:rPr>
        <w:t xml:space="preserve"> </w:t>
      </w:r>
      <w:proofErr w:type="spellStart"/>
      <w:r>
        <w:rPr>
          <w:rFonts w:hint="eastAsia"/>
        </w:rPr>
        <w:t>ihrer</w:t>
      </w:r>
      <w:proofErr w:type="spellEnd"/>
      <w:r>
        <w:rPr>
          <w:rFonts w:hint="eastAsia"/>
        </w:rPr>
        <w:t xml:space="preserve"> </w:t>
      </w:r>
      <w:proofErr w:type="spellStart"/>
      <w:r>
        <w:rPr>
          <w:rFonts w:hint="eastAsia"/>
        </w:rPr>
        <w:t>Privatarbeiten</w:t>
      </w:r>
      <w:proofErr w:type="spellEnd"/>
      <w:r>
        <w:rPr>
          <w:rFonts w:hint="eastAsia"/>
        </w:rPr>
        <w:t xml:space="preserve"> </w:t>
      </w:r>
      <w:proofErr w:type="spellStart"/>
      <w:r>
        <w:rPr>
          <w:rFonts w:hint="eastAsia"/>
        </w:rPr>
        <w:t>zu</w:t>
      </w:r>
      <w:proofErr w:type="spellEnd"/>
      <w:r>
        <w:rPr>
          <w:rFonts w:hint="eastAsia"/>
        </w:rPr>
        <w:t xml:space="preserve"> der </w:t>
      </w:r>
      <w:proofErr w:type="spellStart"/>
      <w:r>
        <w:rPr>
          <w:rFonts w:hint="eastAsia"/>
        </w:rPr>
        <w:t>gesellschaftlichen</w:t>
      </w:r>
      <w:proofErr w:type="spellEnd"/>
      <w:r>
        <w:rPr>
          <w:rFonts w:hint="eastAsia"/>
        </w:rPr>
        <w:t xml:space="preserve"> </w:t>
      </w:r>
      <w:proofErr w:type="spellStart"/>
      <w:r>
        <w:rPr>
          <w:rFonts w:hint="eastAsia"/>
        </w:rPr>
        <w:t>Gesamtarbeit</w:t>
      </w:r>
      <w:proofErr w:type="spellEnd"/>
      <w:r>
        <w:rPr>
          <w:rFonts w:hint="eastAsia"/>
        </w:rPr>
        <w:t xml:space="preserve"> </w:t>
      </w:r>
      <w:proofErr w:type="spellStart"/>
      <w:r>
        <w:rPr>
          <w:rFonts w:hint="eastAsia"/>
        </w:rPr>
        <w:t>genau</w:t>
      </w:r>
      <w:proofErr w:type="spellEnd"/>
      <w:r>
        <w:rPr>
          <w:rFonts w:hint="eastAsia"/>
        </w:rPr>
        <w:t xml:space="preserve"> in </w:t>
      </w:r>
      <w:proofErr w:type="spellStart"/>
      <w:r>
        <w:rPr>
          <w:rFonts w:hint="eastAsia"/>
        </w:rPr>
        <w:t>dieser</w:t>
      </w:r>
      <w:proofErr w:type="spellEnd"/>
      <w:r>
        <w:rPr>
          <w:rFonts w:hint="eastAsia"/>
        </w:rPr>
        <w:t xml:space="preserve"> </w:t>
      </w:r>
      <w:proofErr w:type="spellStart"/>
      <w:r>
        <w:rPr>
          <w:rFonts w:hint="eastAsia"/>
        </w:rPr>
        <w:t>verr</w:t>
      </w:r>
      <w:proofErr w:type="spellEnd"/>
      <w:r>
        <w:rPr>
          <w:rFonts w:hint="eastAsia"/>
        </w:rPr>
        <w:t>ü</w:t>
      </w:r>
      <w:proofErr w:type="spellStart"/>
      <w:r>
        <w:rPr>
          <w:rFonts w:hint="eastAsia"/>
        </w:rPr>
        <w:t>ckten</w:t>
      </w:r>
      <w:proofErr w:type="spellEnd"/>
      <w:r>
        <w:rPr>
          <w:rFonts w:hint="eastAsia"/>
        </w:rPr>
        <w:t xml:space="preserve"> Form.« Karl Marx: Das Kapital (I) ed </w:t>
      </w:r>
      <w:proofErr w:type="spellStart"/>
      <w:r>
        <w:rPr>
          <w:rFonts w:hint="eastAsia"/>
        </w:rPr>
        <w:t>Korsch</w:t>
      </w:r>
      <w:proofErr w:type="spellEnd"/>
      <w:r>
        <w:rPr>
          <w:rFonts w:hint="eastAsia"/>
        </w:rPr>
        <w:t xml:space="preserve"> Berlin 1932 p 88 (</w:t>
      </w:r>
      <w:proofErr w:type="spellStart"/>
      <w:r>
        <w:rPr>
          <w:rFonts w:hint="eastAsia"/>
        </w:rPr>
        <w:t>Fetischcharakter</w:t>
      </w:r>
      <w:proofErr w:type="spellEnd"/>
      <w:r>
        <w:rPr>
          <w:rFonts w:hint="eastAsia"/>
        </w:rPr>
        <w:t xml:space="preserve">) </w:t>
      </w:r>
    </w:p>
    <w:p w14:paraId="0621628C" w14:textId="252478F6" w:rsidR="00572209" w:rsidRDefault="00000000" w:rsidP="00CD4E81">
      <w:pPr>
        <w:spacing w:line="360" w:lineRule="auto"/>
        <w:jc w:val="right"/>
      </w:pPr>
      <w:r>
        <w:rPr>
          <w:rFonts w:hint="eastAsia"/>
        </w:rPr>
        <w:t>[X 4 a, 2]</w:t>
      </w:r>
    </w:p>
    <w:p w14:paraId="56D35C2D" w14:textId="77777777" w:rsidR="00CD4E81" w:rsidRDefault="00000000">
      <w:pPr>
        <w:spacing w:line="360" w:lineRule="auto"/>
      </w:pPr>
      <w:r w:rsidRPr="0003138E">
        <w:rPr>
          <w:rFonts w:hint="eastAsia"/>
        </w:rPr>
        <w:t>“如果我说，上衣、皮靴等物品，与作为抽象人类劳动的一般化身</w:t>
      </w:r>
      <w:r w:rsidRPr="0003138E">
        <w:rPr>
          <w:rStyle w:val="af"/>
          <w:rFonts w:hint="eastAsia"/>
        </w:rPr>
        <w:footnoteReference w:id="34"/>
      </w:r>
      <w:r w:rsidRPr="0003138E">
        <w:rPr>
          <w:rFonts w:hint="eastAsia"/>
        </w:rPr>
        <w:t>的麻布相关联，这种说法的荒谬性显而易见。但是当上衣、皮靴等商品的生产者将这些商品与作为一般等价物</w:t>
      </w:r>
      <w:r w:rsidRPr="0003138E">
        <w:rPr>
          <w:rStyle w:val="af"/>
          <w:rFonts w:hint="eastAsia"/>
        </w:rPr>
        <w:footnoteReference w:id="35"/>
      </w:r>
      <w:r w:rsidRPr="0003138E">
        <w:rPr>
          <w:rFonts w:hint="eastAsia"/>
        </w:rPr>
        <w:t>的麻布（</w:t>
      </w:r>
      <w:r>
        <w:rPr>
          <w:rFonts w:hint="eastAsia"/>
        </w:rPr>
        <w:t>或金银，这并不改变问题的实质）相提并论</w:t>
      </w:r>
      <w:r w:rsidRPr="0003138E">
        <w:rPr>
          <w:rFonts w:hint="eastAsia"/>
        </w:rPr>
        <w:t>时，</w:t>
      </w:r>
      <w:r>
        <w:rPr>
          <w:rFonts w:hint="eastAsia"/>
        </w:rPr>
        <w:t>他们的私人劳动同社会总劳动的关系</w:t>
      </w:r>
      <w:r>
        <w:rPr>
          <w:rStyle w:val="af"/>
          <w:rFonts w:hint="eastAsia"/>
        </w:rPr>
        <w:footnoteReference w:id="36"/>
      </w:r>
      <w:r>
        <w:rPr>
          <w:rFonts w:hint="eastAsia"/>
        </w:rPr>
        <w:t>正是通过这种荒谬形式呈现在他们的面前。”卡尔·马克思：《资本论》（第一卷），科尔施编，柏林（</w:t>
      </w:r>
      <w:r>
        <w:rPr>
          <w:rFonts w:hint="eastAsia"/>
        </w:rPr>
        <w:t>1932</w:t>
      </w:r>
      <w:r>
        <w:rPr>
          <w:rFonts w:hint="eastAsia"/>
        </w:rPr>
        <w:t>年），第</w:t>
      </w:r>
      <w:r>
        <w:rPr>
          <w:rFonts w:hint="eastAsia"/>
        </w:rPr>
        <w:t>88</w:t>
      </w:r>
      <w:r>
        <w:rPr>
          <w:rFonts w:hint="eastAsia"/>
        </w:rPr>
        <w:t>页（拜物教的性质）</w:t>
      </w:r>
    </w:p>
    <w:p w14:paraId="0C8B5C75" w14:textId="0583FC19" w:rsidR="00572209" w:rsidRDefault="00000000" w:rsidP="00CD4E81">
      <w:pPr>
        <w:spacing w:line="360" w:lineRule="auto"/>
        <w:jc w:val="right"/>
      </w:pPr>
      <w:r>
        <w:rPr>
          <w:rFonts w:hint="eastAsia"/>
        </w:rPr>
        <w:t>[X 4 a, 2]</w:t>
      </w:r>
    </w:p>
    <w:p w14:paraId="2BAE9A5F" w14:textId="77777777" w:rsidR="00CD4E81" w:rsidRDefault="00000000">
      <w:pPr>
        <w:spacing w:line="360" w:lineRule="auto"/>
      </w:pPr>
      <w:r>
        <w:rPr>
          <w:rFonts w:hint="eastAsia"/>
        </w:rPr>
        <w:t xml:space="preserve">»Die </w:t>
      </w:r>
      <w:proofErr w:type="spellStart"/>
      <w:r>
        <w:rPr>
          <w:rFonts w:hint="eastAsia"/>
        </w:rPr>
        <w:t>politische</w:t>
      </w:r>
      <w:proofErr w:type="spellEnd"/>
      <w:r>
        <w:rPr>
          <w:rFonts w:hint="eastAsia"/>
        </w:rPr>
        <w:t xml:space="preserve"> </w:t>
      </w:r>
      <w:proofErr w:type="spellStart"/>
      <w:r>
        <w:rPr>
          <w:rFonts w:hint="eastAsia"/>
        </w:rPr>
        <w:t>Ökonomie</w:t>
      </w:r>
      <w:proofErr w:type="spellEnd"/>
      <w:r>
        <w:rPr>
          <w:rFonts w:hint="eastAsia"/>
        </w:rPr>
        <w:t xml:space="preserve"> hat... </w:t>
      </w:r>
      <w:proofErr w:type="spellStart"/>
      <w:r>
        <w:rPr>
          <w:rFonts w:hint="eastAsia"/>
        </w:rPr>
        <w:t>niemals</w:t>
      </w:r>
      <w:proofErr w:type="spellEnd"/>
      <w:r>
        <w:rPr>
          <w:rFonts w:hint="eastAsia"/>
        </w:rPr>
        <w:t xml:space="preserve">... die Frage </w:t>
      </w:r>
      <w:proofErr w:type="spellStart"/>
      <w:proofErr w:type="gramStart"/>
      <w:r>
        <w:rPr>
          <w:rFonts w:hint="eastAsia"/>
        </w:rPr>
        <w:t>gestellt</w:t>
      </w:r>
      <w:proofErr w:type="spellEnd"/>
      <w:r>
        <w:rPr>
          <w:rFonts w:hint="eastAsia"/>
        </w:rPr>
        <w:t>,...</w:t>
      </w:r>
      <w:proofErr w:type="gramEnd"/>
      <w:r>
        <w:rPr>
          <w:rFonts w:hint="eastAsia"/>
        </w:rPr>
        <w:t xml:space="preserve"> </w:t>
      </w:r>
      <w:proofErr w:type="spellStart"/>
      <w:r>
        <w:rPr>
          <w:rFonts w:hint="eastAsia"/>
        </w:rPr>
        <w:t>warum</w:t>
      </w:r>
      <w:proofErr w:type="spellEnd"/>
      <w:r>
        <w:rPr>
          <w:rFonts w:hint="eastAsia"/>
        </w:rPr>
        <w:t xml:space="preserve"> sich ... die Arbeit </w:t>
      </w:r>
      <w:proofErr w:type="spellStart"/>
      <w:r>
        <w:rPr>
          <w:rFonts w:hint="eastAsia"/>
        </w:rPr>
        <w:t>im</w:t>
      </w:r>
      <w:proofErr w:type="spellEnd"/>
      <w:r>
        <w:rPr>
          <w:rFonts w:hint="eastAsia"/>
        </w:rPr>
        <w:t xml:space="preserve"> Wert und das </w:t>
      </w:r>
      <w:proofErr w:type="spellStart"/>
      <w:r>
        <w:rPr>
          <w:rFonts w:hint="eastAsia"/>
        </w:rPr>
        <w:t>Maß</w:t>
      </w:r>
      <w:proofErr w:type="spellEnd"/>
      <w:r>
        <w:rPr>
          <w:rFonts w:hint="eastAsia"/>
        </w:rPr>
        <w:t xml:space="preserve"> der Arbeit </w:t>
      </w:r>
      <w:proofErr w:type="spellStart"/>
      <w:r>
        <w:rPr>
          <w:rFonts w:hint="eastAsia"/>
        </w:rPr>
        <w:t>durch</w:t>
      </w:r>
      <w:proofErr w:type="spellEnd"/>
      <w:r>
        <w:rPr>
          <w:rFonts w:hint="eastAsia"/>
        </w:rPr>
        <w:t xml:space="preserve"> </w:t>
      </w:r>
      <w:proofErr w:type="spellStart"/>
      <w:r>
        <w:rPr>
          <w:rFonts w:hint="eastAsia"/>
        </w:rPr>
        <w:t>ihre</w:t>
      </w:r>
      <w:proofErr w:type="spellEnd"/>
      <w:r>
        <w:rPr>
          <w:rFonts w:hint="eastAsia"/>
        </w:rPr>
        <w:t xml:space="preserve"> </w:t>
      </w:r>
      <w:proofErr w:type="spellStart"/>
      <w:r>
        <w:rPr>
          <w:rFonts w:hint="eastAsia"/>
        </w:rPr>
        <w:t>Zeitdauer</w:t>
      </w:r>
      <w:proofErr w:type="spellEnd"/>
      <w:r>
        <w:rPr>
          <w:rFonts w:hint="eastAsia"/>
        </w:rPr>
        <w:t xml:space="preserve"> in der </w:t>
      </w:r>
      <w:proofErr w:type="spellStart"/>
      <w:r>
        <w:rPr>
          <w:rFonts w:hint="eastAsia"/>
        </w:rPr>
        <w:t>Wertgröße</w:t>
      </w:r>
      <w:proofErr w:type="spellEnd"/>
      <w:r>
        <w:rPr>
          <w:rFonts w:hint="eastAsia"/>
        </w:rPr>
        <w:t xml:space="preserve"> des </w:t>
      </w:r>
      <w:proofErr w:type="spellStart"/>
      <w:r>
        <w:rPr>
          <w:rFonts w:hint="eastAsia"/>
        </w:rPr>
        <w:t>Arbeitsprodukts</w:t>
      </w:r>
      <w:proofErr w:type="spellEnd"/>
      <w:r>
        <w:rPr>
          <w:rFonts w:hint="eastAsia"/>
        </w:rPr>
        <w:t xml:space="preserve"> </w:t>
      </w:r>
      <w:proofErr w:type="spellStart"/>
      <w:r>
        <w:rPr>
          <w:rFonts w:hint="eastAsia"/>
        </w:rPr>
        <w:t>darstellt</w:t>
      </w:r>
      <w:proofErr w:type="spellEnd"/>
      <w:r>
        <w:rPr>
          <w:rFonts w:hint="eastAsia"/>
        </w:rPr>
        <w:t xml:space="preserve">? </w:t>
      </w:r>
      <w:proofErr w:type="spellStart"/>
      <w:r>
        <w:rPr>
          <w:rFonts w:hint="eastAsia"/>
        </w:rPr>
        <w:t>Formeln</w:t>
      </w:r>
      <w:proofErr w:type="spellEnd"/>
      <w:r>
        <w:rPr>
          <w:rFonts w:hint="eastAsia"/>
        </w:rPr>
        <w:t xml:space="preserve">, </w:t>
      </w:r>
      <w:proofErr w:type="spellStart"/>
      <w:r>
        <w:rPr>
          <w:rFonts w:hint="eastAsia"/>
        </w:rPr>
        <w:t>denen</w:t>
      </w:r>
      <w:proofErr w:type="spellEnd"/>
      <w:r>
        <w:rPr>
          <w:rFonts w:hint="eastAsia"/>
        </w:rPr>
        <w:t xml:space="preserve"> es auf der </w:t>
      </w:r>
      <w:proofErr w:type="spellStart"/>
      <w:r>
        <w:rPr>
          <w:rFonts w:hint="eastAsia"/>
        </w:rPr>
        <w:t>Stirn</w:t>
      </w:r>
      <w:proofErr w:type="spellEnd"/>
      <w:r>
        <w:rPr>
          <w:rFonts w:hint="eastAsia"/>
        </w:rPr>
        <w:t xml:space="preserve"> </w:t>
      </w:r>
      <w:proofErr w:type="spellStart"/>
      <w:r>
        <w:rPr>
          <w:rFonts w:hint="eastAsia"/>
        </w:rPr>
        <w:t>geschrieben</w:t>
      </w:r>
      <w:proofErr w:type="spellEnd"/>
      <w:r>
        <w:rPr>
          <w:rFonts w:hint="eastAsia"/>
        </w:rPr>
        <w:t xml:space="preserve"> </w:t>
      </w:r>
      <w:proofErr w:type="spellStart"/>
      <w:r>
        <w:rPr>
          <w:rFonts w:hint="eastAsia"/>
        </w:rPr>
        <w:t>steht</w:t>
      </w:r>
      <w:proofErr w:type="spellEnd"/>
      <w:r>
        <w:rPr>
          <w:rFonts w:hint="eastAsia"/>
        </w:rPr>
        <w:t xml:space="preserve">, </w:t>
      </w:r>
      <w:proofErr w:type="spellStart"/>
      <w:r>
        <w:rPr>
          <w:rFonts w:hint="eastAsia"/>
        </w:rPr>
        <w:t>daß</w:t>
      </w:r>
      <w:proofErr w:type="spellEnd"/>
      <w:r>
        <w:rPr>
          <w:rFonts w:hint="eastAsia"/>
        </w:rPr>
        <w:t xml:space="preserve"> </w:t>
      </w:r>
      <w:proofErr w:type="spellStart"/>
      <w:r>
        <w:rPr>
          <w:rFonts w:hint="eastAsia"/>
        </w:rPr>
        <w:t>sie</w:t>
      </w:r>
      <w:proofErr w:type="spellEnd"/>
      <w:r>
        <w:rPr>
          <w:rFonts w:hint="eastAsia"/>
        </w:rPr>
        <w:t xml:space="preserve"> </w:t>
      </w:r>
      <w:proofErr w:type="spellStart"/>
      <w:r>
        <w:rPr>
          <w:rFonts w:hint="eastAsia"/>
        </w:rPr>
        <w:t>einer</w:t>
      </w:r>
      <w:proofErr w:type="spellEnd"/>
      <w:r>
        <w:rPr>
          <w:rFonts w:hint="eastAsia"/>
        </w:rPr>
        <w:t xml:space="preserve"> </w:t>
      </w:r>
      <w:proofErr w:type="spellStart"/>
      <w:r>
        <w:rPr>
          <w:rFonts w:hint="eastAsia"/>
        </w:rPr>
        <w:t>Gesellschaftsformation</w:t>
      </w:r>
      <w:proofErr w:type="spellEnd"/>
      <w:r>
        <w:rPr>
          <w:rFonts w:hint="eastAsia"/>
        </w:rPr>
        <w:t xml:space="preserve"> </w:t>
      </w:r>
      <w:proofErr w:type="spellStart"/>
      <w:r>
        <w:rPr>
          <w:rFonts w:hint="eastAsia"/>
        </w:rPr>
        <w:t>angehören</w:t>
      </w:r>
      <w:proofErr w:type="spellEnd"/>
      <w:r>
        <w:rPr>
          <w:rFonts w:hint="eastAsia"/>
        </w:rPr>
        <w:t xml:space="preserve">, </w:t>
      </w:r>
      <w:proofErr w:type="spellStart"/>
      <w:r>
        <w:rPr>
          <w:rFonts w:hint="eastAsia"/>
        </w:rPr>
        <w:t>worin</w:t>
      </w:r>
      <w:proofErr w:type="spellEnd"/>
      <w:r>
        <w:rPr>
          <w:rFonts w:hint="eastAsia"/>
        </w:rPr>
        <w:t xml:space="preserve"> der </w:t>
      </w:r>
      <w:proofErr w:type="spellStart"/>
      <w:r>
        <w:rPr>
          <w:rFonts w:hint="eastAsia"/>
        </w:rPr>
        <w:t>Produktionsprozeß</w:t>
      </w:r>
      <w:proofErr w:type="spellEnd"/>
      <w:r>
        <w:rPr>
          <w:rFonts w:hint="eastAsia"/>
        </w:rPr>
        <w:t xml:space="preserve"> die Menschen, der Mensch </w:t>
      </w:r>
      <w:proofErr w:type="spellStart"/>
      <w:r>
        <w:rPr>
          <w:rFonts w:hint="eastAsia"/>
        </w:rPr>
        <w:t>noch</w:t>
      </w:r>
      <w:proofErr w:type="spellEnd"/>
      <w:r>
        <w:rPr>
          <w:rFonts w:hint="eastAsia"/>
        </w:rPr>
        <w:t xml:space="preserve"> </w:t>
      </w:r>
      <w:proofErr w:type="spellStart"/>
      <w:r>
        <w:rPr>
          <w:rFonts w:hint="eastAsia"/>
        </w:rPr>
        <w:t>nicht</w:t>
      </w:r>
      <w:proofErr w:type="spellEnd"/>
      <w:r>
        <w:rPr>
          <w:rFonts w:hint="eastAsia"/>
        </w:rPr>
        <w:t xml:space="preserve"> den </w:t>
      </w:r>
      <w:proofErr w:type="spellStart"/>
      <w:r>
        <w:rPr>
          <w:rFonts w:hint="eastAsia"/>
        </w:rPr>
        <w:t>Produktionsprozeß</w:t>
      </w:r>
      <w:proofErr w:type="spellEnd"/>
      <w:r>
        <w:rPr>
          <w:rFonts w:hint="eastAsia"/>
        </w:rPr>
        <w:t xml:space="preserve"> </w:t>
      </w:r>
      <w:proofErr w:type="spellStart"/>
      <w:r>
        <w:rPr>
          <w:rFonts w:hint="eastAsia"/>
        </w:rPr>
        <w:t>bemeistert</w:t>
      </w:r>
      <w:proofErr w:type="spellEnd"/>
      <w:r>
        <w:rPr>
          <w:rFonts w:hint="eastAsia"/>
        </w:rPr>
        <w:t xml:space="preserve">, </w:t>
      </w:r>
      <w:proofErr w:type="spellStart"/>
      <w:r>
        <w:rPr>
          <w:rFonts w:hint="eastAsia"/>
        </w:rPr>
        <w:t>gelten</w:t>
      </w:r>
      <w:proofErr w:type="spellEnd"/>
      <w:r>
        <w:rPr>
          <w:rFonts w:hint="eastAsia"/>
        </w:rPr>
        <w:t xml:space="preserve"> </w:t>
      </w:r>
      <w:proofErr w:type="spellStart"/>
      <w:r>
        <w:rPr>
          <w:rFonts w:hint="eastAsia"/>
        </w:rPr>
        <w:t>ihrem</w:t>
      </w:r>
      <w:proofErr w:type="spellEnd"/>
      <w:r>
        <w:rPr>
          <w:rFonts w:hint="eastAsia"/>
        </w:rPr>
        <w:t xml:space="preserve"> b</w:t>
      </w:r>
      <w:r>
        <w:rPr>
          <w:rFonts w:hint="eastAsia"/>
        </w:rPr>
        <w:t>ü</w:t>
      </w:r>
      <w:proofErr w:type="spellStart"/>
      <w:r>
        <w:rPr>
          <w:rFonts w:hint="eastAsia"/>
        </w:rPr>
        <w:t>rgerlichen</w:t>
      </w:r>
      <w:proofErr w:type="spellEnd"/>
      <w:r>
        <w:rPr>
          <w:rFonts w:hint="eastAsia"/>
        </w:rPr>
        <w:t xml:space="preserve"> </w:t>
      </w:r>
      <w:proofErr w:type="spellStart"/>
      <w:r>
        <w:rPr>
          <w:rFonts w:hint="eastAsia"/>
        </w:rPr>
        <w:t>Bewußtsein</w:t>
      </w:r>
      <w:proofErr w:type="spellEnd"/>
      <w:r>
        <w:rPr>
          <w:rFonts w:hint="eastAsia"/>
        </w:rPr>
        <w:t xml:space="preserve"> f</w:t>
      </w:r>
      <w:r>
        <w:rPr>
          <w:rFonts w:hint="eastAsia"/>
        </w:rPr>
        <w:t>ü</w:t>
      </w:r>
      <w:r>
        <w:rPr>
          <w:rFonts w:hint="eastAsia"/>
        </w:rPr>
        <w:t xml:space="preserve">r </w:t>
      </w:r>
      <w:proofErr w:type="spellStart"/>
      <w:r>
        <w:rPr>
          <w:rFonts w:hint="eastAsia"/>
        </w:rPr>
        <w:t>eben</w:t>
      </w:r>
      <w:proofErr w:type="spellEnd"/>
      <w:r>
        <w:rPr>
          <w:rFonts w:hint="eastAsia"/>
        </w:rPr>
        <w:t xml:space="preserve"> so </w:t>
      </w:r>
      <w:proofErr w:type="spellStart"/>
      <w:r>
        <w:rPr>
          <w:rFonts w:hint="eastAsia"/>
        </w:rPr>
        <w:t>selbstverständliche</w:t>
      </w:r>
      <w:proofErr w:type="spellEnd"/>
      <w:r>
        <w:rPr>
          <w:rFonts w:hint="eastAsia"/>
        </w:rPr>
        <w:t xml:space="preserve"> </w:t>
      </w:r>
      <w:proofErr w:type="spellStart"/>
      <w:r>
        <w:rPr>
          <w:rFonts w:hint="eastAsia"/>
        </w:rPr>
        <w:t>Naturnotwendigkeit</w:t>
      </w:r>
      <w:proofErr w:type="spellEnd"/>
      <w:r>
        <w:rPr>
          <w:rFonts w:hint="eastAsia"/>
        </w:rPr>
        <w:t xml:space="preserve"> </w:t>
      </w:r>
      <w:proofErr w:type="spellStart"/>
      <w:r>
        <w:rPr>
          <w:rFonts w:hint="eastAsia"/>
        </w:rPr>
        <w:t>als</w:t>
      </w:r>
      <w:proofErr w:type="spellEnd"/>
      <w:r>
        <w:rPr>
          <w:rFonts w:hint="eastAsia"/>
        </w:rPr>
        <w:t xml:space="preserve"> die </w:t>
      </w:r>
      <w:proofErr w:type="spellStart"/>
      <w:r>
        <w:rPr>
          <w:rFonts w:hint="eastAsia"/>
        </w:rPr>
        <w:t>produktive</w:t>
      </w:r>
      <w:proofErr w:type="spellEnd"/>
      <w:r>
        <w:rPr>
          <w:rFonts w:hint="eastAsia"/>
        </w:rPr>
        <w:t xml:space="preserve"> Arbeit </w:t>
      </w:r>
      <w:proofErr w:type="spellStart"/>
      <w:r>
        <w:rPr>
          <w:rFonts w:hint="eastAsia"/>
        </w:rPr>
        <w:t>selbst</w:t>
      </w:r>
      <w:proofErr w:type="spellEnd"/>
      <w:r>
        <w:rPr>
          <w:rFonts w:hint="eastAsia"/>
        </w:rPr>
        <w:t xml:space="preserve">.« Marx: Das Kapital (I) (ed </w:t>
      </w:r>
      <w:proofErr w:type="spellStart"/>
      <w:r>
        <w:rPr>
          <w:rFonts w:hint="eastAsia"/>
        </w:rPr>
        <w:t>Korsch</w:t>
      </w:r>
      <w:proofErr w:type="spellEnd"/>
      <w:r>
        <w:rPr>
          <w:rFonts w:hint="eastAsia"/>
        </w:rPr>
        <w:t xml:space="preserve">) p 92/93 (Der </w:t>
      </w:r>
      <w:proofErr w:type="spellStart"/>
      <w:r>
        <w:rPr>
          <w:rFonts w:hint="eastAsia"/>
        </w:rPr>
        <w:t>Fetischcharakter</w:t>
      </w:r>
      <w:proofErr w:type="spellEnd"/>
      <w:r>
        <w:rPr>
          <w:rFonts w:hint="eastAsia"/>
        </w:rPr>
        <w:t xml:space="preserve"> der Ware und sein </w:t>
      </w:r>
      <w:proofErr w:type="spellStart"/>
      <w:r>
        <w:rPr>
          <w:rFonts w:hint="eastAsia"/>
        </w:rPr>
        <w:t>Geheimnis</w:t>
      </w:r>
      <w:proofErr w:type="spellEnd"/>
      <w:r>
        <w:rPr>
          <w:rFonts w:hint="eastAsia"/>
        </w:rPr>
        <w:t xml:space="preserve">) </w:t>
      </w:r>
    </w:p>
    <w:p w14:paraId="5966A8F4" w14:textId="336B0514" w:rsidR="00572209" w:rsidRDefault="00000000" w:rsidP="00CD4E81">
      <w:pPr>
        <w:spacing w:line="360" w:lineRule="auto"/>
        <w:jc w:val="right"/>
      </w:pPr>
      <w:r>
        <w:rPr>
          <w:rFonts w:hint="eastAsia"/>
        </w:rPr>
        <w:t xml:space="preserve">[X 4 a, </w:t>
      </w:r>
      <w:proofErr w:type="gramStart"/>
      <w:r>
        <w:rPr>
          <w:rFonts w:hint="eastAsia"/>
        </w:rPr>
        <w:t>3 ]</w:t>
      </w:r>
      <w:proofErr w:type="gramEnd"/>
    </w:p>
    <w:p w14:paraId="10F02E09" w14:textId="77777777" w:rsidR="00CD4E81" w:rsidRDefault="00000000">
      <w:pPr>
        <w:spacing w:line="360" w:lineRule="auto"/>
      </w:pPr>
      <w:r>
        <w:rPr>
          <w:rFonts w:hint="eastAsia"/>
        </w:rPr>
        <w:t>“政治经济学……从来没有提出过这样的问题：……为什么劳动表现为价值，用劳动时间计算的劳动量表现为劳动产品的价值量？这些公式，在额上写着，它们属于生产过程支配人而人还没有支配生产过程的那种社会形态，但在政治经济学的资产阶级意识中，它们竟像生产劳动本身一样，成了不言而喻的自然必然性。”卡尔·马克思：《资本论》（第一卷）（科尔施编），第</w:t>
      </w:r>
      <w:r>
        <w:rPr>
          <w:rFonts w:hint="eastAsia"/>
        </w:rPr>
        <w:t>92/93</w:t>
      </w:r>
      <w:r>
        <w:rPr>
          <w:rFonts w:hint="eastAsia"/>
        </w:rPr>
        <w:t>页（商品的拜物教性质及其秘密）</w:t>
      </w:r>
    </w:p>
    <w:p w14:paraId="264B2087" w14:textId="6922DB8B" w:rsidR="00572209" w:rsidRDefault="00000000" w:rsidP="00CD4E81">
      <w:pPr>
        <w:spacing w:line="360" w:lineRule="auto"/>
        <w:jc w:val="right"/>
      </w:pPr>
      <w:r>
        <w:rPr>
          <w:rFonts w:hint="eastAsia"/>
        </w:rPr>
        <w:lastRenderedPageBreak/>
        <w:t>[X 4 a, 3]</w:t>
      </w:r>
    </w:p>
    <w:p w14:paraId="287261A6" w14:textId="77777777" w:rsidR="00CD4E81" w:rsidRDefault="00000000">
      <w:pPr>
        <w:spacing w:line="360" w:lineRule="auto"/>
      </w:pPr>
      <w:r>
        <w:rPr>
          <w:rFonts w:hint="eastAsia"/>
        </w:rPr>
        <w:t xml:space="preserve">Eine </w:t>
      </w:r>
      <w:r>
        <w:rPr>
          <w:rFonts w:hint="eastAsia"/>
        </w:rPr>
        <w:t>ü</w:t>
      </w:r>
      <w:proofErr w:type="spellStart"/>
      <w:r>
        <w:rPr>
          <w:rFonts w:hint="eastAsia"/>
        </w:rPr>
        <w:t>beraus</w:t>
      </w:r>
      <w:proofErr w:type="spellEnd"/>
      <w:r>
        <w:rPr>
          <w:rFonts w:hint="eastAsia"/>
        </w:rPr>
        <w:t xml:space="preserve"> </w:t>
      </w:r>
      <w:proofErr w:type="spellStart"/>
      <w:r>
        <w:rPr>
          <w:rFonts w:hint="eastAsia"/>
        </w:rPr>
        <w:t>wichtige</w:t>
      </w:r>
      <w:proofErr w:type="spellEnd"/>
      <w:r>
        <w:rPr>
          <w:rFonts w:hint="eastAsia"/>
        </w:rPr>
        <w:t xml:space="preserve"> Stelle </w:t>
      </w:r>
      <w:proofErr w:type="spellStart"/>
      <w:r>
        <w:rPr>
          <w:rFonts w:hint="eastAsia"/>
        </w:rPr>
        <w:t>zum</w:t>
      </w:r>
      <w:proofErr w:type="spellEnd"/>
      <w:r>
        <w:rPr>
          <w:rFonts w:hint="eastAsia"/>
        </w:rPr>
        <w:t xml:space="preserve"> </w:t>
      </w:r>
      <w:proofErr w:type="spellStart"/>
      <w:r>
        <w:rPr>
          <w:rFonts w:hint="eastAsia"/>
        </w:rPr>
        <w:t>Begriff</w:t>
      </w:r>
      <w:proofErr w:type="spellEnd"/>
      <w:r>
        <w:rPr>
          <w:rFonts w:hint="eastAsia"/>
        </w:rPr>
        <w:t xml:space="preserve"> des »</w:t>
      </w:r>
      <w:proofErr w:type="spellStart"/>
      <w:r>
        <w:rPr>
          <w:rFonts w:hint="eastAsia"/>
        </w:rPr>
        <w:t>Schöpferischen</w:t>
      </w:r>
      <w:proofErr w:type="spellEnd"/>
      <w:r>
        <w:rPr>
          <w:rFonts w:hint="eastAsia"/>
        </w:rPr>
        <w:t xml:space="preserve">« </w:t>
      </w:r>
      <w:proofErr w:type="spellStart"/>
      <w:r>
        <w:rPr>
          <w:rFonts w:hint="eastAsia"/>
        </w:rPr>
        <w:t>ist</w:t>
      </w:r>
      <w:proofErr w:type="spellEnd"/>
      <w:r>
        <w:rPr>
          <w:rFonts w:hint="eastAsia"/>
        </w:rPr>
        <w:t xml:space="preserve"> die </w:t>
      </w:r>
      <w:proofErr w:type="spellStart"/>
      <w:r>
        <w:rPr>
          <w:rFonts w:hint="eastAsia"/>
        </w:rPr>
        <w:t>Bemerkung</w:t>
      </w:r>
      <w:proofErr w:type="spellEnd"/>
      <w:r>
        <w:rPr>
          <w:rFonts w:hint="eastAsia"/>
        </w:rPr>
        <w:t xml:space="preserve"> von Marx </w:t>
      </w:r>
      <w:proofErr w:type="spellStart"/>
      <w:r>
        <w:rPr>
          <w:rFonts w:hint="eastAsia"/>
        </w:rPr>
        <w:t>zum</w:t>
      </w:r>
      <w:proofErr w:type="spellEnd"/>
      <w:r>
        <w:rPr>
          <w:rFonts w:hint="eastAsia"/>
        </w:rPr>
        <w:t xml:space="preserve"> </w:t>
      </w:r>
      <w:proofErr w:type="spellStart"/>
      <w:r>
        <w:rPr>
          <w:rFonts w:hint="eastAsia"/>
        </w:rPr>
        <w:t>Anfang</w:t>
      </w:r>
      <w:proofErr w:type="spellEnd"/>
      <w:r>
        <w:rPr>
          <w:rFonts w:hint="eastAsia"/>
        </w:rPr>
        <w:t xml:space="preserve"> des </w:t>
      </w:r>
      <w:proofErr w:type="spellStart"/>
      <w:r>
        <w:rPr>
          <w:rFonts w:hint="eastAsia"/>
        </w:rPr>
        <w:t>ersten</w:t>
      </w:r>
      <w:proofErr w:type="spellEnd"/>
      <w:r>
        <w:rPr>
          <w:rFonts w:hint="eastAsia"/>
        </w:rPr>
        <w:t xml:space="preserve"> </w:t>
      </w:r>
      <w:proofErr w:type="spellStart"/>
      <w:r>
        <w:rPr>
          <w:rFonts w:hint="eastAsia"/>
        </w:rPr>
        <w:t>Satzes</w:t>
      </w:r>
      <w:proofErr w:type="spellEnd"/>
      <w:r>
        <w:rPr>
          <w:rFonts w:hint="eastAsia"/>
        </w:rPr>
        <w:t xml:space="preserve"> des </w:t>
      </w:r>
      <w:proofErr w:type="spellStart"/>
      <w:r>
        <w:rPr>
          <w:rFonts w:hint="eastAsia"/>
        </w:rPr>
        <w:t>Gothaer</w:t>
      </w:r>
      <w:proofErr w:type="spellEnd"/>
      <w:r>
        <w:rPr>
          <w:rFonts w:hint="eastAsia"/>
        </w:rPr>
        <w:t xml:space="preserve"> </w:t>
      </w:r>
      <w:proofErr w:type="spellStart"/>
      <w:r>
        <w:rPr>
          <w:rFonts w:hint="eastAsia"/>
        </w:rPr>
        <w:t>Programms</w:t>
      </w:r>
      <w:proofErr w:type="spellEnd"/>
      <w:r>
        <w:rPr>
          <w:rFonts w:hint="eastAsia"/>
        </w:rPr>
        <w:t xml:space="preserve">: »Die Arbeit </w:t>
      </w:r>
      <w:proofErr w:type="spellStart"/>
      <w:r>
        <w:rPr>
          <w:rFonts w:hint="eastAsia"/>
        </w:rPr>
        <w:t>ist</w:t>
      </w:r>
      <w:proofErr w:type="spellEnd"/>
      <w:r>
        <w:rPr>
          <w:rFonts w:hint="eastAsia"/>
        </w:rPr>
        <w:t xml:space="preserve"> die Quelle </w:t>
      </w:r>
      <w:proofErr w:type="spellStart"/>
      <w:r>
        <w:rPr>
          <w:rFonts w:hint="eastAsia"/>
        </w:rPr>
        <w:t>alles</w:t>
      </w:r>
      <w:proofErr w:type="spellEnd"/>
      <w:r>
        <w:rPr>
          <w:rFonts w:hint="eastAsia"/>
        </w:rPr>
        <w:t xml:space="preserve"> </w:t>
      </w:r>
      <w:proofErr w:type="spellStart"/>
      <w:r>
        <w:rPr>
          <w:rFonts w:hint="eastAsia"/>
        </w:rPr>
        <w:t>Reichtums</w:t>
      </w:r>
      <w:proofErr w:type="spellEnd"/>
      <w:r>
        <w:rPr>
          <w:rFonts w:hint="eastAsia"/>
        </w:rPr>
        <w:t xml:space="preserve"> und </w:t>
      </w:r>
      <w:proofErr w:type="spellStart"/>
      <w:r>
        <w:rPr>
          <w:rFonts w:hint="eastAsia"/>
        </w:rPr>
        <w:t>aller</w:t>
      </w:r>
      <w:proofErr w:type="spellEnd"/>
      <w:r>
        <w:rPr>
          <w:rFonts w:hint="eastAsia"/>
        </w:rPr>
        <w:t xml:space="preserve"> Kultur«: »Die B</w:t>
      </w:r>
      <w:r>
        <w:rPr>
          <w:rFonts w:hint="eastAsia"/>
        </w:rPr>
        <w:t>ü</w:t>
      </w:r>
      <w:proofErr w:type="spellStart"/>
      <w:r>
        <w:rPr>
          <w:rFonts w:hint="eastAsia"/>
        </w:rPr>
        <w:t>rger</w:t>
      </w:r>
      <w:proofErr w:type="spellEnd"/>
      <w:r>
        <w:rPr>
          <w:rFonts w:hint="eastAsia"/>
        </w:rPr>
        <w:t xml:space="preserve"> </w:t>
      </w:r>
      <w:proofErr w:type="spellStart"/>
      <w:r>
        <w:rPr>
          <w:rFonts w:hint="eastAsia"/>
        </w:rPr>
        <w:t>haben</w:t>
      </w:r>
      <w:proofErr w:type="spellEnd"/>
      <w:r>
        <w:rPr>
          <w:rFonts w:hint="eastAsia"/>
        </w:rPr>
        <w:t xml:space="preserve"> </w:t>
      </w:r>
      <w:proofErr w:type="spellStart"/>
      <w:r>
        <w:rPr>
          <w:rFonts w:hint="eastAsia"/>
        </w:rPr>
        <w:t>sehr</w:t>
      </w:r>
      <w:proofErr w:type="spellEnd"/>
      <w:r>
        <w:rPr>
          <w:rFonts w:hint="eastAsia"/>
        </w:rPr>
        <w:t xml:space="preserve"> </w:t>
      </w:r>
      <w:proofErr w:type="spellStart"/>
      <w:r>
        <w:rPr>
          <w:rFonts w:hint="eastAsia"/>
        </w:rPr>
        <w:t>gute</w:t>
      </w:r>
      <w:proofErr w:type="spellEnd"/>
      <w:r>
        <w:rPr>
          <w:rFonts w:hint="eastAsia"/>
        </w:rPr>
        <w:t xml:space="preserve"> Gr</w:t>
      </w:r>
      <w:r>
        <w:rPr>
          <w:rFonts w:hint="eastAsia"/>
        </w:rPr>
        <w:t>ü</w:t>
      </w:r>
      <w:proofErr w:type="spellStart"/>
      <w:r>
        <w:rPr>
          <w:rFonts w:hint="eastAsia"/>
        </w:rPr>
        <w:t>nde</w:t>
      </w:r>
      <w:proofErr w:type="spellEnd"/>
      <w:r>
        <w:rPr>
          <w:rFonts w:hint="eastAsia"/>
        </w:rPr>
        <w:t xml:space="preserve">, der Arbeit </w:t>
      </w:r>
      <w:r>
        <w:rPr>
          <w:rFonts w:hint="eastAsia"/>
        </w:rPr>
        <w:t>ü</w:t>
      </w:r>
      <w:proofErr w:type="spellStart"/>
      <w:r>
        <w:rPr>
          <w:rFonts w:hint="eastAsia"/>
        </w:rPr>
        <w:t>bernat</w:t>
      </w:r>
      <w:proofErr w:type="spellEnd"/>
      <w:r>
        <w:rPr>
          <w:rFonts w:hint="eastAsia"/>
        </w:rPr>
        <w:t>ü</w:t>
      </w:r>
      <w:proofErr w:type="spellStart"/>
      <w:r>
        <w:rPr>
          <w:rFonts w:hint="eastAsia"/>
        </w:rPr>
        <w:t>rliche</w:t>
      </w:r>
      <w:proofErr w:type="spellEnd"/>
      <w:r>
        <w:rPr>
          <w:rFonts w:hint="eastAsia"/>
        </w:rPr>
        <w:t xml:space="preserve"> </w:t>
      </w:r>
      <w:proofErr w:type="spellStart"/>
      <w:r>
        <w:rPr>
          <w:rFonts w:hint="eastAsia"/>
        </w:rPr>
        <w:t>Schöpfungskraft</w:t>
      </w:r>
      <w:proofErr w:type="spellEnd"/>
      <w:r>
        <w:rPr>
          <w:rFonts w:hint="eastAsia"/>
        </w:rPr>
        <w:t xml:space="preserve"> </w:t>
      </w:r>
      <w:proofErr w:type="spellStart"/>
      <w:r>
        <w:rPr>
          <w:rFonts w:hint="eastAsia"/>
        </w:rPr>
        <w:t>anzudichten</w:t>
      </w:r>
      <w:proofErr w:type="spellEnd"/>
      <w:r>
        <w:rPr>
          <w:rFonts w:hint="eastAsia"/>
        </w:rPr>
        <w:t xml:space="preserve">; </w:t>
      </w:r>
      <w:proofErr w:type="spellStart"/>
      <w:r>
        <w:rPr>
          <w:rFonts w:hint="eastAsia"/>
        </w:rPr>
        <w:t>denn</w:t>
      </w:r>
      <w:proofErr w:type="spellEnd"/>
      <w:r>
        <w:rPr>
          <w:rFonts w:hint="eastAsia"/>
        </w:rPr>
        <w:t xml:space="preserve"> </w:t>
      </w:r>
      <w:proofErr w:type="spellStart"/>
      <w:r>
        <w:rPr>
          <w:rFonts w:hint="eastAsia"/>
        </w:rPr>
        <w:t>gerade</w:t>
      </w:r>
      <w:proofErr w:type="spellEnd"/>
      <w:r>
        <w:rPr>
          <w:rFonts w:hint="eastAsia"/>
        </w:rPr>
        <w:t xml:space="preserve"> </w:t>
      </w:r>
      <w:proofErr w:type="spellStart"/>
      <w:r>
        <w:rPr>
          <w:rFonts w:hint="eastAsia"/>
        </w:rPr>
        <w:t>aus</w:t>
      </w:r>
      <w:proofErr w:type="spellEnd"/>
      <w:r>
        <w:rPr>
          <w:rFonts w:hint="eastAsia"/>
        </w:rPr>
        <w:t xml:space="preserve"> der </w:t>
      </w:r>
      <w:proofErr w:type="spellStart"/>
      <w:r>
        <w:rPr>
          <w:rFonts w:hint="eastAsia"/>
        </w:rPr>
        <w:t>Naturbedingtheit</w:t>
      </w:r>
      <w:proofErr w:type="spellEnd"/>
      <w:r>
        <w:rPr>
          <w:rFonts w:hint="eastAsia"/>
        </w:rPr>
        <w:t xml:space="preserve"> der Arbeit </w:t>
      </w:r>
      <w:proofErr w:type="spellStart"/>
      <w:r>
        <w:rPr>
          <w:rFonts w:hint="eastAsia"/>
        </w:rPr>
        <w:t>folgt</w:t>
      </w:r>
      <w:proofErr w:type="spellEnd"/>
      <w:r>
        <w:rPr>
          <w:rFonts w:hint="eastAsia"/>
        </w:rPr>
        <w:t xml:space="preserve">, </w:t>
      </w:r>
      <w:proofErr w:type="spellStart"/>
      <w:r>
        <w:rPr>
          <w:rFonts w:hint="eastAsia"/>
        </w:rPr>
        <w:t>daß</w:t>
      </w:r>
      <w:proofErr w:type="spellEnd"/>
      <w:r>
        <w:rPr>
          <w:rFonts w:hint="eastAsia"/>
        </w:rPr>
        <w:t xml:space="preserve"> der Mensch, der </w:t>
      </w:r>
      <w:proofErr w:type="spellStart"/>
      <w:r>
        <w:rPr>
          <w:rFonts w:hint="eastAsia"/>
        </w:rPr>
        <w:t>kein</w:t>
      </w:r>
      <w:proofErr w:type="spellEnd"/>
      <w:r>
        <w:rPr>
          <w:rFonts w:hint="eastAsia"/>
        </w:rPr>
        <w:t xml:space="preserve"> </w:t>
      </w:r>
      <w:proofErr w:type="spellStart"/>
      <w:r>
        <w:rPr>
          <w:rFonts w:hint="eastAsia"/>
        </w:rPr>
        <w:t>anderes</w:t>
      </w:r>
      <w:proofErr w:type="spellEnd"/>
      <w:r>
        <w:rPr>
          <w:rFonts w:hint="eastAsia"/>
        </w:rPr>
        <w:t xml:space="preserve"> </w:t>
      </w:r>
      <w:proofErr w:type="spellStart"/>
      <w:r>
        <w:rPr>
          <w:rFonts w:hint="eastAsia"/>
        </w:rPr>
        <w:t>Eigentum</w:t>
      </w:r>
      <w:proofErr w:type="spellEnd"/>
      <w:r>
        <w:rPr>
          <w:rFonts w:hint="eastAsia"/>
        </w:rPr>
        <w:t xml:space="preserve"> </w:t>
      </w:r>
      <w:proofErr w:type="spellStart"/>
      <w:r>
        <w:rPr>
          <w:rFonts w:hint="eastAsia"/>
        </w:rPr>
        <w:t>besitzt</w:t>
      </w:r>
      <w:proofErr w:type="spellEnd"/>
      <w:r>
        <w:rPr>
          <w:rFonts w:hint="eastAsia"/>
        </w:rPr>
        <w:t xml:space="preserve"> </w:t>
      </w:r>
      <w:proofErr w:type="spellStart"/>
      <w:r>
        <w:rPr>
          <w:rFonts w:hint="eastAsia"/>
        </w:rPr>
        <w:t>als</w:t>
      </w:r>
      <w:proofErr w:type="spellEnd"/>
      <w:r>
        <w:rPr>
          <w:rFonts w:hint="eastAsia"/>
        </w:rPr>
        <w:t xml:space="preserve"> seine </w:t>
      </w:r>
      <w:proofErr w:type="spellStart"/>
      <w:r>
        <w:rPr>
          <w:rFonts w:hint="eastAsia"/>
        </w:rPr>
        <w:t>Arbeitskraft</w:t>
      </w:r>
      <w:proofErr w:type="spellEnd"/>
      <w:r>
        <w:rPr>
          <w:rFonts w:hint="eastAsia"/>
        </w:rPr>
        <w:t xml:space="preserve">, in </w:t>
      </w:r>
      <w:proofErr w:type="spellStart"/>
      <w:r>
        <w:rPr>
          <w:rFonts w:hint="eastAsia"/>
        </w:rPr>
        <w:t>allen</w:t>
      </w:r>
      <w:proofErr w:type="spellEnd"/>
      <w:r>
        <w:rPr>
          <w:rFonts w:hint="eastAsia"/>
        </w:rPr>
        <w:t xml:space="preserve"> Gesell- </w:t>
      </w:r>
      <w:proofErr w:type="spellStart"/>
      <w:r>
        <w:rPr>
          <w:rFonts w:hint="eastAsia"/>
        </w:rPr>
        <w:t>schafts</w:t>
      </w:r>
      <w:proofErr w:type="spellEnd"/>
      <w:r>
        <w:rPr>
          <w:rFonts w:hint="eastAsia"/>
        </w:rPr>
        <w:t xml:space="preserve">- und </w:t>
      </w:r>
      <w:proofErr w:type="spellStart"/>
      <w:r>
        <w:rPr>
          <w:rFonts w:hint="eastAsia"/>
        </w:rPr>
        <w:t>Kulturzuständen</w:t>
      </w:r>
      <w:proofErr w:type="spellEnd"/>
      <w:r>
        <w:rPr>
          <w:rFonts w:hint="eastAsia"/>
        </w:rPr>
        <w:t xml:space="preserve"> der </w:t>
      </w:r>
      <w:proofErr w:type="spellStart"/>
      <w:r>
        <w:rPr>
          <w:rFonts w:hint="eastAsia"/>
        </w:rPr>
        <w:t>Sklave</w:t>
      </w:r>
      <w:proofErr w:type="spellEnd"/>
      <w:r>
        <w:rPr>
          <w:rFonts w:hint="eastAsia"/>
        </w:rPr>
        <w:t xml:space="preserve"> der </w:t>
      </w:r>
      <w:proofErr w:type="spellStart"/>
      <w:r>
        <w:rPr>
          <w:rFonts w:hint="eastAsia"/>
        </w:rPr>
        <w:t>andern</w:t>
      </w:r>
      <w:proofErr w:type="spellEnd"/>
      <w:r>
        <w:rPr>
          <w:rFonts w:hint="eastAsia"/>
        </w:rPr>
        <w:t xml:space="preserve"> Menschen sein </w:t>
      </w:r>
      <w:proofErr w:type="spellStart"/>
      <w:r>
        <w:rPr>
          <w:rFonts w:hint="eastAsia"/>
        </w:rPr>
        <w:t>muß</w:t>
      </w:r>
      <w:proofErr w:type="spellEnd"/>
      <w:r>
        <w:rPr>
          <w:rFonts w:hint="eastAsia"/>
        </w:rPr>
        <w:t xml:space="preserve">, die </w:t>
      </w:r>
      <w:proofErr w:type="spellStart"/>
      <w:r>
        <w:rPr>
          <w:rFonts w:hint="eastAsia"/>
        </w:rPr>
        <w:t>sich</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Eigent</w:t>
      </w:r>
      <w:proofErr w:type="spellEnd"/>
      <w:r>
        <w:rPr>
          <w:rFonts w:hint="eastAsia"/>
        </w:rPr>
        <w:t>ü</w:t>
      </w:r>
      <w:proofErr w:type="spellStart"/>
      <w:r>
        <w:rPr>
          <w:rFonts w:hint="eastAsia"/>
        </w:rPr>
        <w:t>mern</w:t>
      </w:r>
      <w:proofErr w:type="spellEnd"/>
      <w:r>
        <w:rPr>
          <w:rFonts w:hint="eastAsia"/>
        </w:rPr>
        <w:t xml:space="preserve"> der </w:t>
      </w:r>
      <w:proofErr w:type="spellStart"/>
      <w:r>
        <w:rPr>
          <w:rFonts w:hint="eastAsia"/>
        </w:rPr>
        <w:t>gegenständlichen</w:t>
      </w:r>
      <w:proofErr w:type="spellEnd"/>
      <w:r>
        <w:rPr>
          <w:rFonts w:hint="eastAsia"/>
        </w:rPr>
        <w:t xml:space="preserve"> </w:t>
      </w:r>
      <w:proofErr w:type="spellStart"/>
      <w:r>
        <w:rPr>
          <w:rFonts w:hint="eastAsia"/>
        </w:rPr>
        <w:t>Arbeitsbedingungen</w:t>
      </w:r>
      <w:proofErr w:type="spellEnd"/>
      <w:r>
        <w:rPr>
          <w:rFonts w:hint="eastAsia"/>
        </w:rPr>
        <w:t xml:space="preserve"> </w:t>
      </w:r>
      <w:proofErr w:type="spellStart"/>
      <w:r>
        <w:rPr>
          <w:rFonts w:hint="eastAsia"/>
        </w:rPr>
        <w:t>gemacht</w:t>
      </w:r>
      <w:proofErr w:type="spellEnd"/>
      <w:r>
        <w:rPr>
          <w:rFonts w:hint="eastAsia"/>
        </w:rPr>
        <w:t xml:space="preserve"> </w:t>
      </w:r>
      <w:proofErr w:type="spellStart"/>
      <w:r>
        <w:rPr>
          <w:rFonts w:hint="eastAsia"/>
        </w:rPr>
        <w:t>haben</w:t>
      </w:r>
      <w:proofErr w:type="spellEnd"/>
      <w:r>
        <w:rPr>
          <w:rFonts w:hint="eastAsia"/>
        </w:rPr>
        <w:t xml:space="preserve">.« Karl Marx: </w:t>
      </w:r>
      <w:proofErr w:type="spellStart"/>
      <w:r>
        <w:rPr>
          <w:rFonts w:hint="eastAsia"/>
        </w:rPr>
        <w:t>Randglossen</w:t>
      </w:r>
      <w:proofErr w:type="spellEnd"/>
      <w:r>
        <w:rPr>
          <w:rFonts w:hint="eastAsia"/>
        </w:rPr>
        <w:t xml:space="preserve"> </w:t>
      </w:r>
      <w:proofErr w:type="spellStart"/>
      <w:r>
        <w:rPr>
          <w:rFonts w:hint="eastAsia"/>
        </w:rPr>
        <w:t>zum</w:t>
      </w:r>
      <w:proofErr w:type="spellEnd"/>
      <w:r>
        <w:rPr>
          <w:rFonts w:hint="eastAsia"/>
        </w:rPr>
        <w:t xml:space="preserve"> </w:t>
      </w:r>
      <w:proofErr w:type="spellStart"/>
      <w:r>
        <w:rPr>
          <w:rFonts w:hint="eastAsia"/>
        </w:rPr>
        <w:t>Programm</w:t>
      </w:r>
      <w:proofErr w:type="spellEnd"/>
      <w:r>
        <w:rPr>
          <w:rFonts w:hint="eastAsia"/>
        </w:rPr>
        <w:t xml:space="preserve"> der </w:t>
      </w:r>
      <w:proofErr w:type="spellStart"/>
      <w:r>
        <w:rPr>
          <w:rFonts w:hint="eastAsia"/>
        </w:rPr>
        <w:t>deutschen</w:t>
      </w:r>
      <w:proofErr w:type="spellEnd"/>
      <w:r>
        <w:rPr>
          <w:rFonts w:hint="eastAsia"/>
        </w:rPr>
        <w:t xml:space="preserve"> </w:t>
      </w:r>
      <w:proofErr w:type="spellStart"/>
      <w:r>
        <w:rPr>
          <w:rFonts w:hint="eastAsia"/>
        </w:rPr>
        <w:t>Arbeiterpartei</w:t>
      </w:r>
      <w:proofErr w:type="spellEnd"/>
      <w:r>
        <w:rPr>
          <w:rFonts w:hint="eastAsia"/>
        </w:rPr>
        <w:t xml:space="preserve"> ed </w:t>
      </w:r>
      <w:proofErr w:type="spellStart"/>
      <w:r>
        <w:rPr>
          <w:rFonts w:hint="eastAsia"/>
        </w:rPr>
        <w:t>Korsch</w:t>
      </w:r>
      <w:proofErr w:type="spellEnd"/>
      <w:r>
        <w:rPr>
          <w:rFonts w:hint="eastAsia"/>
        </w:rPr>
        <w:t xml:space="preserve"> Berlin Leipzig 1922 p 22 </w:t>
      </w:r>
    </w:p>
    <w:p w14:paraId="2B2BAE24" w14:textId="794D6040" w:rsidR="00572209" w:rsidRDefault="00000000" w:rsidP="00CD4E81">
      <w:pPr>
        <w:spacing w:line="360" w:lineRule="auto"/>
        <w:jc w:val="right"/>
      </w:pPr>
      <w:r>
        <w:rPr>
          <w:rFonts w:hint="eastAsia"/>
        </w:rPr>
        <w:t>[X 5,1]</w:t>
      </w:r>
    </w:p>
    <w:p w14:paraId="23669CC5" w14:textId="77777777" w:rsidR="00CD4E81" w:rsidRDefault="00000000">
      <w:pPr>
        <w:spacing w:line="360" w:lineRule="auto"/>
      </w:pPr>
      <w:r>
        <w:rPr>
          <w:rFonts w:hint="eastAsia"/>
        </w:rPr>
        <w:t>一段关于“创造性”（</w:t>
      </w:r>
      <w:proofErr w:type="spellStart"/>
      <w:r>
        <w:rPr>
          <w:rFonts w:hint="eastAsia"/>
        </w:rPr>
        <w:t>Schöpferischen</w:t>
      </w:r>
      <w:proofErr w:type="spellEnd"/>
      <w:r>
        <w:rPr>
          <w:rFonts w:hint="eastAsia"/>
        </w:rPr>
        <w:t>）概念的极其重要的文字是马克思对《哥达纲领》（</w:t>
      </w:r>
      <w:proofErr w:type="spellStart"/>
      <w:r>
        <w:rPr>
          <w:rFonts w:hint="eastAsia"/>
          <w:i/>
          <w:iCs/>
        </w:rPr>
        <w:t>Gothaer</w:t>
      </w:r>
      <w:proofErr w:type="spellEnd"/>
      <w:r>
        <w:rPr>
          <w:rFonts w:hint="eastAsia"/>
          <w:i/>
          <w:iCs/>
        </w:rPr>
        <w:t xml:space="preserve"> </w:t>
      </w:r>
      <w:proofErr w:type="spellStart"/>
      <w:r>
        <w:rPr>
          <w:rFonts w:hint="eastAsia"/>
          <w:i/>
          <w:iCs/>
        </w:rPr>
        <w:t>Programm</w:t>
      </w:r>
      <w:proofErr w:type="spellEnd"/>
      <w:r>
        <w:rPr>
          <w:rFonts w:hint="eastAsia"/>
        </w:rPr>
        <w:t>）</w:t>
      </w:r>
      <w:r>
        <w:rPr>
          <w:rStyle w:val="af"/>
          <w:rFonts w:hint="eastAsia"/>
        </w:rPr>
        <w:footnoteReference w:id="37"/>
      </w:r>
      <w:r>
        <w:rPr>
          <w:rFonts w:hint="eastAsia"/>
        </w:rPr>
        <w:t>开头第一句话的评注：“劳动是一切财富和一切文化的源泉”：“资产者有很充分的理由硬给劳动加上一种超自然的创造力，因为正是从劳动所受的自然制约性中才产生出如下的情况：一个除自己的劳动力外没有任何其他财产的人，在任何社会的和文化的状态中，都不得不为另一些已经具有劳动的物质条件的所有者的人做奴隶。”卡尔·马克思：《对德国工人党纲领的几点意见》（</w:t>
      </w:r>
      <w:proofErr w:type="spellStart"/>
      <w:r>
        <w:rPr>
          <w:rFonts w:hint="eastAsia"/>
          <w:i/>
          <w:iCs/>
        </w:rPr>
        <w:t>Randglossen</w:t>
      </w:r>
      <w:proofErr w:type="spellEnd"/>
      <w:r>
        <w:rPr>
          <w:rFonts w:hint="eastAsia"/>
          <w:i/>
          <w:iCs/>
        </w:rPr>
        <w:t xml:space="preserve"> </w:t>
      </w:r>
      <w:proofErr w:type="spellStart"/>
      <w:r>
        <w:rPr>
          <w:rFonts w:hint="eastAsia"/>
          <w:i/>
          <w:iCs/>
        </w:rPr>
        <w:t>zum</w:t>
      </w:r>
      <w:proofErr w:type="spellEnd"/>
      <w:r>
        <w:rPr>
          <w:rFonts w:hint="eastAsia"/>
          <w:i/>
          <w:iCs/>
        </w:rPr>
        <w:t xml:space="preserve"> </w:t>
      </w:r>
      <w:proofErr w:type="spellStart"/>
      <w:r>
        <w:rPr>
          <w:rFonts w:hint="eastAsia"/>
          <w:i/>
          <w:iCs/>
        </w:rPr>
        <w:t>Programm</w:t>
      </w:r>
      <w:proofErr w:type="spellEnd"/>
      <w:r>
        <w:rPr>
          <w:rFonts w:hint="eastAsia"/>
          <w:i/>
          <w:iCs/>
        </w:rPr>
        <w:t xml:space="preserve"> der </w:t>
      </w:r>
      <w:proofErr w:type="spellStart"/>
      <w:r>
        <w:rPr>
          <w:rFonts w:hint="eastAsia"/>
          <w:i/>
          <w:iCs/>
        </w:rPr>
        <w:t>deutschen</w:t>
      </w:r>
      <w:proofErr w:type="spellEnd"/>
      <w:r>
        <w:rPr>
          <w:rFonts w:hint="eastAsia"/>
          <w:i/>
          <w:iCs/>
        </w:rPr>
        <w:t xml:space="preserve"> </w:t>
      </w:r>
      <w:proofErr w:type="spellStart"/>
      <w:r>
        <w:rPr>
          <w:rFonts w:hint="eastAsia"/>
          <w:i/>
          <w:iCs/>
        </w:rPr>
        <w:t>Arbeiterpartei</w:t>
      </w:r>
      <w:proofErr w:type="spellEnd"/>
      <w:r>
        <w:rPr>
          <w:rFonts w:hint="eastAsia"/>
        </w:rPr>
        <w:t>），科尔施编，柏林</w:t>
      </w:r>
      <w:r>
        <w:rPr>
          <w:rFonts w:hint="eastAsia"/>
        </w:rPr>
        <w:t>/</w:t>
      </w:r>
      <w:r>
        <w:rPr>
          <w:rFonts w:hint="eastAsia"/>
        </w:rPr>
        <w:t>莱比锡（</w:t>
      </w:r>
      <w:r>
        <w:rPr>
          <w:rFonts w:hint="eastAsia"/>
        </w:rPr>
        <w:t>1922</w:t>
      </w:r>
      <w:r>
        <w:rPr>
          <w:rFonts w:hint="eastAsia"/>
        </w:rPr>
        <w:t>年），第</w:t>
      </w:r>
      <w:r>
        <w:rPr>
          <w:rFonts w:hint="eastAsia"/>
        </w:rPr>
        <w:t>22</w:t>
      </w:r>
      <w:r>
        <w:rPr>
          <w:rFonts w:hint="eastAsia"/>
        </w:rPr>
        <w:t>页</w:t>
      </w:r>
    </w:p>
    <w:p w14:paraId="198D322A" w14:textId="329905DD" w:rsidR="00572209" w:rsidRDefault="00000000" w:rsidP="00CD4E81">
      <w:pPr>
        <w:spacing w:line="360" w:lineRule="auto"/>
        <w:jc w:val="right"/>
      </w:pPr>
      <w:r>
        <w:rPr>
          <w:rFonts w:hint="eastAsia"/>
        </w:rPr>
        <w:t>[X 5,1]</w:t>
      </w:r>
    </w:p>
    <w:p w14:paraId="37A7AD9F" w14:textId="77777777" w:rsidR="00CD4E81" w:rsidRDefault="00000000">
      <w:pPr>
        <w:spacing w:line="360" w:lineRule="auto"/>
      </w:pPr>
      <w:r>
        <w:rPr>
          <w:rFonts w:hint="eastAsia"/>
        </w:rPr>
        <w:t>»</w:t>
      </w:r>
      <w:proofErr w:type="spellStart"/>
      <w:r>
        <w:rPr>
          <w:rFonts w:hint="eastAsia"/>
        </w:rPr>
        <w:t>Innerhalb</w:t>
      </w:r>
      <w:proofErr w:type="spellEnd"/>
      <w:r>
        <w:rPr>
          <w:rFonts w:hint="eastAsia"/>
        </w:rPr>
        <w:t xml:space="preserve"> der </w:t>
      </w:r>
      <w:proofErr w:type="spellStart"/>
      <w:r>
        <w:rPr>
          <w:rFonts w:hint="eastAsia"/>
        </w:rPr>
        <w:t>genossenschaftlichen</w:t>
      </w:r>
      <w:proofErr w:type="spellEnd"/>
      <w:r>
        <w:rPr>
          <w:rFonts w:hint="eastAsia"/>
        </w:rPr>
        <w:t xml:space="preserve">, auf </w:t>
      </w:r>
      <w:proofErr w:type="spellStart"/>
      <w:r>
        <w:rPr>
          <w:rFonts w:hint="eastAsia"/>
        </w:rPr>
        <w:t>Gemeingut</w:t>
      </w:r>
      <w:proofErr w:type="spellEnd"/>
      <w:r>
        <w:rPr>
          <w:rFonts w:hint="eastAsia"/>
        </w:rPr>
        <w:t xml:space="preserve"> an den </w:t>
      </w:r>
      <w:proofErr w:type="spellStart"/>
      <w:r>
        <w:rPr>
          <w:rFonts w:hint="eastAsia"/>
        </w:rPr>
        <w:t>Produktionsmitteln</w:t>
      </w:r>
      <w:proofErr w:type="spellEnd"/>
      <w:r>
        <w:rPr>
          <w:rFonts w:hint="eastAsia"/>
        </w:rPr>
        <w:t xml:space="preserve"> </w:t>
      </w:r>
      <w:proofErr w:type="spellStart"/>
      <w:r>
        <w:rPr>
          <w:rFonts w:hint="eastAsia"/>
        </w:rPr>
        <w:t>gegr</w:t>
      </w:r>
      <w:proofErr w:type="spellEnd"/>
      <w:r>
        <w:rPr>
          <w:rFonts w:hint="eastAsia"/>
        </w:rPr>
        <w:t>ü</w:t>
      </w:r>
      <w:proofErr w:type="spellStart"/>
      <w:r>
        <w:rPr>
          <w:rFonts w:hint="eastAsia"/>
        </w:rPr>
        <w:t>ndeten</w:t>
      </w:r>
      <w:proofErr w:type="spellEnd"/>
      <w:r>
        <w:rPr>
          <w:rFonts w:hint="eastAsia"/>
        </w:rPr>
        <w:t xml:space="preserve"> Gesellschaft </w:t>
      </w:r>
      <w:proofErr w:type="spellStart"/>
      <w:r>
        <w:rPr>
          <w:rFonts w:hint="eastAsia"/>
        </w:rPr>
        <w:t>tauschen</w:t>
      </w:r>
      <w:proofErr w:type="spellEnd"/>
      <w:r>
        <w:rPr>
          <w:rFonts w:hint="eastAsia"/>
        </w:rPr>
        <w:t xml:space="preserve"> die </w:t>
      </w:r>
      <w:proofErr w:type="spellStart"/>
      <w:r>
        <w:rPr>
          <w:rFonts w:hint="eastAsia"/>
        </w:rPr>
        <w:t>Produzenten</w:t>
      </w:r>
      <w:proofErr w:type="spellEnd"/>
      <w:r>
        <w:rPr>
          <w:rFonts w:hint="eastAsia"/>
        </w:rPr>
        <w:t xml:space="preserve"> </w:t>
      </w:r>
      <w:proofErr w:type="spellStart"/>
      <w:r>
        <w:rPr>
          <w:rFonts w:hint="eastAsia"/>
        </w:rPr>
        <w:t>ihre</w:t>
      </w:r>
      <w:proofErr w:type="spellEnd"/>
      <w:r>
        <w:rPr>
          <w:rFonts w:hint="eastAsia"/>
        </w:rPr>
        <w:t xml:space="preserve"> </w:t>
      </w:r>
      <w:proofErr w:type="spellStart"/>
      <w:r>
        <w:rPr>
          <w:rFonts w:hint="eastAsia"/>
        </w:rPr>
        <w:t>Produkte</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aus</w:t>
      </w:r>
      <w:proofErr w:type="spellEnd"/>
      <w:r>
        <w:rPr>
          <w:rFonts w:hint="eastAsia"/>
        </w:rPr>
        <w:t xml:space="preserve">; </w:t>
      </w:r>
      <w:proofErr w:type="spellStart"/>
      <w:r>
        <w:rPr>
          <w:rFonts w:hint="eastAsia"/>
        </w:rPr>
        <w:t>ebensowenig</w:t>
      </w:r>
      <w:proofErr w:type="spellEnd"/>
      <w:r>
        <w:rPr>
          <w:rFonts w:hint="eastAsia"/>
        </w:rPr>
        <w:t xml:space="preserve"> </w:t>
      </w:r>
      <w:proofErr w:type="spellStart"/>
      <w:r>
        <w:rPr>
          <w:rFonts w:hint="eastAsia"/>
        </w:rPr>
        <w:t>erscheint</w:t>
      </w:r>
      <w:proofErr w:type="spellEnd"/>
      <w:r>
        <w:rPr>
          <w:rFonts w:hint="eastAsia"/>
        </w:rPr>
        <w:t xml:space="preserve"> </w:t>
      </w:r>
      <w:proofErr w:type="spellStart"/>
      <w:r>
        <w:rPr>
          <w:rFonts w:hint="eastAsia"/>
        </w:rPr>
        <w:t>hier</w:t>
      </w:r>
      <w:proofErr w:type="spellEnd"/>
      <w:r>
        <w:rPr>
          <w:rFonts w:hint="eastAsia"/>
        </w:rPr>
        <w:t xml:space="preserve"> die auf </w:t>
      </w:r>
      <w:proofErr w:type="spellStart"/>
      <w:r>
        <w:rPr>
          <w:rFonts w:hint="eastAsia"/>
        </w:rPr>
        <w:t>Produkte</w:t>
      </w:r>
      <w:proofErr w:type="spellEnd"/>
      <w:r>
        <w:rPr>
          <w:rFonts w:hint="eastAsia"/>
        </w:rPr>
        <w:t xml:space="preserve"> </w:t>
      </w:r>
      <w:proofErr w:type="spellStart"/>
      <w:r>
        <w:rPr>
          <w:rFonts w:hint="eastAsia"/>
        </w:rPr>
        <w:t>verwandte</w:t>
      </w:r>
      <w:proofErr w:type="spellEnd"/>
      <w:r>
        <w:rPr>
          <w:rFonts w:hint="eastAsia"/>
        </w:rPr>
        <w:t xml:space="preserve"> Arbeit </w:t>
      </w:r>
      <w:proofErr w:type="spellStart"/>
      <w:r>
        <w:rPr>
          <w:rFonts w:hint="eastAsia"/>
        </w:rPr>
        <w:t>als</w:t>
      </w:r>
      <w:proofErr w:type="spellEnd"/>
      <w:r>
        <w:rPr>
          <w:rFonts w:hint="eastAsia"/>
        </w:rPr>
        <w:t xml:space="preserve"> Wert </w:t>
      </w:r>
      <w:proofErr w:type="spellStart"/>
      <w:r>
        <w:rPr>
          <w:rFonts w:hint="eastAsia"/>
        </w:rPr>
        <w:t>dieser</w:t>
      </w:r>
      <w:proofErr w:type="spellEnd"/>
      <w:r>
        <w:rPr>
          <w:rFonts w:hint="eastAsia"/>
        </w:rPr>
        <w:t xml:space="preserve"> </w:t>
      </w:r>
      <w:proofErr w:type="spellStart"/>
      <w:r>
        <w:rPr>
          <w:rFonts w:hint="eastAsia"/>
        </w:rPr>
        <w:t>Produkte</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eine</w:t>
      </w:r>
      <w:proofErr w:type="spellEnd"/>
      <w:r>
        <w:rPr>
          <w:rFonts w:hint="eastAsia"/>
        </w:rPr>
        <w:t xml:space="preserve"> von </w:t>
      </w:r>
      <w:proofErr w:type="spellStart"/>
      <w:r>
        <w:rPr>
          <w:rFonts w:hint="eastAsia"/>
        </w:rPr>
        <w:t>ihnen</w:t>
      </w:r>
      <w:proofErr w:type="spellEnd"/>
      <w:r>
        <w:rPr>
          <w:rFonts w:hint="eastAsia"/>
        </w:rPr>
        <w:t xml:space="preserve"> </w:t>
      </w:r>
      <w:proofErr w:type="spellStart"/>
      <w:r>
        <w:rPr>
          <w:rFonts w:hint="eastAsia"/>
        </w:rPr>
        <w:t>besessene</w:t>
      </w:r>
      <w:proofErr w:type="spellEnd"/>
      <w:r>
        <w:rPr>
          <w:rFonts w:hint="eastAsia"/>
        </w:rPr>
        <w:t xml:space="preserve"> </w:t>
      </w:r>
      <w:proofErr w:type="spellStart"/>
      <w:r>
        <w:rPr>
          <w:rFonts w:hint="eastAsia"/>
        </w:rPr>
        <w:t>sachliche</w:t>
      </w:r>
      <w:proofErr w:type="spellEnd"/>
      <w:r>
        <w:rPr>
          <w:rFonts w:hint="eastAsia"/>
        </w:rPr>
        <w:t xml:space="preserve"> </w:t>
      </w:r>
      <w:proofErr w:type="spellStart"/>
      <w:r>
        <w:rPr>
          <w:rFonts w:hint="eastAsia"/>
        </w:rPr>
        <w:t>Eigenschaft</w:t>
      </w:r>
      <w:proofErr w:type="spellEnd"/>
      <w:r>
        <w:rPr>
          <w:rFonts w:hint="eastAsia"/>
        </w:rPr>
        <w:t xml:space="preserve">, da </w:t>
      </w:r>
      <w:proofErr w:type="spellStart"/>
      <w:r>
        <w:rPr>
          <w:rFonts w:hint="eastAsia"/>
        </w:rPr>
        <w:t>jetzt</w:t>
      </w:r>
      <w:proofErr w:type="spellEnd"/>
      <w:r>
        <w:rPr>
          <w:rFonts w:hint="eastAsia"/>
        </w:rPr>
        <w:t xml:space="preserve">, </w:t>
      </w:r>
      <w:proofErr w:type="spellStart"/>
      <w:r>
        <w:rPr>
          <w:rFonts w:hint="eastAsia"/>
        </w:rPr>
        <w:t>im</w:t>
      </w:r>
      <w:proofErr w:type="spellEnd"/>
      <w:r>
        <w:rPr>
          <w:rFonts w:hint="eastAsia"/>
        </w:rPr>
        <w:t xml:space="preserve"> </w:t>
      </w:r>
      <w:proofErr w:type="spellStart"/>
      <w:r>
        <w:rPr>
          <w:rFonts w:hint="eastAsia"/>
        </w:rPr>
        <w:t>Gegensatz</w:t>
      </w:r>
      <w:proofErr w:type="spellEnd"/>
      <w:r>
        <w:rPr>
          <w:rFonts w:hint="eastAsia"/>
        </w:rPr>
        <w:t xml:space="preserve"> </w:t>
      </w:r>
      <w:proofErr w:type="spellStart"/>
      <w:r>
        <w:rPr>
          <w:rFonts w:hint="eastAsia"/>
        </w:rPr>
        <w:t>zur</w:t>
      </w:r>
      <w:proofErr w:type="spellEnd"/>
      <w:r>
        <w:rPr>
          <w:rFonts w:hint="eastAsia"/>
        </w:rPr>
        <w:t xml:space="preserve"> </w:t>
      </w:r>
      <w:proofErr w:type="spellStart"/>
      <w:r>
        <w:rPr>
          <w:rFonts w:hint="eastAsia"/>
        </w:rPr>
        <w:t>kapitalistischen</w:t>
      </w:r>
      <w:proofErr w:type="spellEnd"/>
      <w:r>
        <w:rPr>
          <w:rFonts w:hint="eastAsia"/>
        </w:rPr>
        <w:t xml:space="preserve"> Gesellschaft, die </w:t>
      </w:r>
      <w:proofErr w:type="spellStart"/>
      <w:r>
        <w:rPr>
          <w:rFonts w:hint="eastAsia"/>
        </w:rPr>
        <w:t>individuellen</w:t>
      </w:r>
      <w:proofErr w:type="spellEnd"/>
      <w:r>
        <w:rPr>
          <w:rFonts w:hint="eastAsia"/>
        </w:rPr>
        <w:t xml:space="preserve"> </w:t>
      </w:r>
      <w:proofErr w:type="spellStart"/>
      <w:r>
        <w:rPr>
          <w:rFonts w:hint="eastAsia"/>
        </w:rPr>
        <w:t>Arbeiten</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mehr</w:t>
      </w:r>
      <w:proofErr w:type="spellEnd"/>
      <w:r>
        <w:rPr>
          <w:rFonts w:hint="eastAsia"/>
        </w:rPr>
        <w:t xml:space="preserve"> auf </w:t>
      </w:r>
      <w:proofErr w:type="spellStart"/>
      <w:r>
        <w:rPr>
          <w:rFonts w:hint="eastAsia"/>
        </w:rPr>
        <w:t>einem</w:t>
      </w:r>
      <w:proofErr w:type="spellEnd"/>
      <w:r>
        <w:rPr>
          <w:rFonts w:hint="eastAsia"/>
        </w:rPr>
        <w:t xml:space="preserve"> </w:t>
      </w:r>
      <w:proofErr w:type="spellStart"/>
      <w:r>
        <w:rPr>
          <w:rFonts w:hint="eastAsia"/>
        </w:rPr>
        <w:t>Umweg</w:t>
      </w:r>
      <w:proofErr w:type="spellEnd"/>
      <w:r>
        <w:rPr>
          <w:rFonts w:hint="eastAsia"/>
        </w:rPr>
        <w:t xml:space="preserve">, </w:t>
      </w:r>
      <w:proofErr w:type="spellStart"/>
      <w:r>
        <w:rPr>
          <w:rFonts w:hint="eastAsia"/>
        </w:rPr>
        <w:t>sondern</w:t>
      </w:r>
      <w:proofErr w:type="spellEnd"/>
      <w:r>
        <w:rPr>
          <w:rFonts w:hint="eastAsia"/>
        </w:rPr>
        <w:t xml:space="preserve"> </w:t>
      </w:r>
      <w:proofErr w:type="spellStart"/>
      <w:r>
        <w:rPr>
          <w:rFonts w:hint="eastAsia"/>
        </w:rPr>
        <w:t>unmittelbar</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Bestandteile</w:t>
      </w:r>
      <w:proofErr w:type="spellEnd"/>
      <w:r>
        <w:rPr>
          <w:rFonts w:hint="eastAsia"/>
        </w:rPr>
        <w:t xml:space="preserve"> der </w:t>
      </w:r>
      <w:proofErr w:type="spellStart"/>
      <w:r>
        <w:rPr>
          <w:rFonts w:hint="eastAsia"/>
        </w:rPr>
        <w:t>Gesamtarbeit</w:t>
      </w:r>
      <w:proofErr w:type="spellEnd"/>
      <w:r>
        <w:rPr>
          <w:rFonts w:hint="eastAsia"/>
        </w:rPr>
        <w:t xml:space="preserve"> </w:t>
      </w:r>
      <w:proofErr w:type="spellStart"/>
      <w:r>
        <w:rPr>
          <w:rFonts w:hint="eastAsia"/>
        </w:rPr>
        <w:t>existieren</w:t>
      </w:r>
      <w:proofErr w:type="spellEnd"/>
      <w:r>
        <w:rPr>
          <w:rFonts w:hint="eastAsia"/>
        </w:rPr>
        <w:t xml:space="preserve">. Das Wort </w:t>
      </w:r>
      <w:r>
        <w:rPr>
          <w:rFonts w:ascii="宋体" w:hAnsi="宋体" w:hint="eastAsia"/>
          <w:lang w:bidi="ar"/>
        </w:rPr>
        <w:t>›</w:t>
      </w:r>
      <w:proofErr w:type="spellStart"/>
      <w:r>
        <w:rPr>
          <w:rFonts w:hint="eastAsia"/>
        </w:rPr>
        <w:t>Arbeitsertrag</w:t>
      </w:r>
      <w:proofErr w:type="spellEnd"/>
      <w:r>
        <w:rPr>
          <w:rFonts w:hint="eastAsia"/>
        </w:rPr>
        <w:t>‹</w:t>
      </w:r>
      <w:r>
        <w:rPr>
          <w:rFonts w:hint="eastAsia"/>
        </w:rPr>
        <w:t xml:space="preserve"> ... </w:t>
      </w:r>
      <w:proofErr w:type="spellStart"/>
      <w:r>
        <w:rPr>
          <w:rFonts w:hint="eastAsia"/>
        </w:rPr>
        <w:t>verliert</w:t>
      </w:r>
      <w:proofErr w:type="spellEnd"/>
      <w:r>
        <w:rPr>
          <w:rFonts w:hint="eastAsia"/>
        </w:rPr>
        <w:t xml:space="preserve"> so </w:t>
      </w:r>
      <w:proofErr w:type="spellStart"/>
      <w:r>
        <w:rPr>
          <w:rFonts w:hint="eastAsia"/>
        </w:rPr>
        <w:t>allen</w:t>
      </w:r>
      <w:proofErr w:type="spellEnd"/>
      <w:r>
        <w:rPr>
          <w:rFonts w:hint="eastAsia"/>
        </w:rPr>
        <w:t xml:space="preserve"> </w:t>
      </w:r>
      <w:proofErr w:type="gramStart"/>
      <w:r>
        <w:rPr>
          <w:rFonts w:hint="eastAsia"/>
        </w:rPr>
        <w:t>Sinn.«</w:t>
      </w:r>
      <w:proofErr w:type="gramEnd"/>
      <w:r>
        <w:rPr>
          <w:rFonts w:hint="eastAsia"/>
        </w:rPr>
        <w:t xml:space="preserve"> Die Stelle </w:t>
      </w:r>
      <w:proofErr w:type="spellStart"/>
      <w:r>
        <w:rPr>
          <w:rFonts w:hint="eastAsia"/>
        </w:rPr>
        <w:t>bezieht</w:t>
      </w:r>
      <w:proofErr w:type="spellEnd"/>
      <w:r>
        <w:rPr>
          <w:rFonts w:hint="eastAsia"/>
        </w:rPr>
        <w:t xml:space="preserve"> </w:t>
      </w:r>
      <w:proofErr w:type="spellStart"/>
      <w:r>
        <w:rPr>
          <w:rFonts w:hint="eastAsia"/>
        </w:rPr>
        <w:t>sich</w:t>
      </w:r>
      <w:proofErr w:type="spellEnd"/>
      <w:r>
        <w:rPr>
          <w:rFonts w:hint="eastAsia"/>
        </w:rPr>
        <w:t xml:space="preserve"> auf die </w:t>
      </w:r>
      <w:proofErr w:type="spellStart"/>
      <w:r>
        <w:rPr>
          <w:rFonts w:hint="eastAsia"/>
        </w:rPr>
        <w:t>Forderung</w:t>
      </w:r>
      <w:proofErr w:type="spellEnd"/>
      <w:r>
        <w:rPr>
          <w:rFonts w:hint="eastAsia"/>
        </w:rPr>
        <w:t xml:space="preserve"> »</w:t>
      </w:r>
      <w:proofErr w:type="spellStart"/>
      <w:r>
        <w:rPr>
          <w:rFonts w:hint="eastAsia"/>
        </w:rPr>
        <w:t>gerechter</w:t>
      </w:r>
      <w:proofErr w:type="spellEnd"/>
      <w:r>
        <w:rPr>
          <w:rFonts w:hint="eastAsia"/>
        </w:rPr>
        <w:t xml:space="preserve"> </w:t>
      </w:r>
      <w:proofErr w:type="spellStart"/>
      <w:r>
        <w:rPr>
          <w:rFonts w:hint="eastAsia"/>
        </w:rPr>
        <w:t>Verteilung</w:t>
      </w:r>
      <w:proofErr w:type="spellEnd"/>
      <w:r>
        <w:rPr>
          <w:rFonts w:hint="eastAsia"/>
        </w:rPr>
        <w:t xml:space="preserve"> des </w:t>
      </w:r>
      <w:proofErr w:type="spellStart"/>
      <w:r>
        <w:rPr>
          <w:rFonts w:hint="eastAsia"/>
        </w:rPr>
        <w:t>Arbeitsertrages</w:t>
      </w:r>
      <w:proofErr w:type="spellEnd"/>
      <w:r>
        <w:rPr>
          <w:rFonts w:hint="eastAsia"/>
        </w:rPr>
        <w:t xml:space="preserve">«. Marx: </w:t>
      </w:r>
      <w:proofErr w:type="spellStart"/>
      <w:r>
        <w:rPr>
          <w:rFonts w:hint="eastAsia"/>
        </w:rPr>
        <w:t>Randglossen</w:t>
      </w:r>
      <w:proofErr w:type="spellEnd"/>
      <w:r>
        <w:rPr>
          <w:rFonts w:hint="eastAsia"/>
        </w:rPr>
        <w:t xml:space="preserve"> </w:t>
      </w:r>
      <w:proofErr w:type="spellStart"/>
      <w:r>
        <w:rPr>
          <w:rFonts w:hint="eastAsia"/>
        </w:rPr>
        <w:t>zum</w:t>
      </w:r>
      <w:proofErr w:type="spellEnd"/>
      <w:r>
        <w:rPr>
          <w:rFonts w:hint="eastAsia"/>
        </w:rPr>
        <w:t xml:space="preserve"> </w:t>
      </w:r>
      <w:proofErr w:type="spellStart"/>
      <w:r>
        <w:rPr>
          <w:rFonts w:hint="eastAsia"/>
        </w:rPr>
        <w:t>Programm</w:t>
      </w:r>
      <w:proofErr w:type="spellEnd"/>
      <w:r>
        <w:rPr>
          <w:rFonts w:hint="eastAsia"/>
        </w:rPr>
        <w:t xml:space="preserve"> der </w:t>
      </w:r>
      <w:proofErr w:type="spellStart"/>
      <w:r>
        <w:rPr>
          <w:rFonts w:hint="eastAsia"/>
        </w:rPr>
        <w:t>deutschen</w:t>
      </w:r>
      <w:proofErr w:type="spellEnd"/>
      <w:r>
        <w:rPr>
          <w:rFonts w:hint="eastAsia"/>
        </w:rPr>
        <w:t xml:space="preserve"> </w:t>
      </w:r>
      <w:proofErr w:type="spellStart"/>
      <w:r>
        <w:rPr>
          <w:rFonts w:hint="eastAsia"/>
        </w:rPr>
        <w:t>Arbeiterpartei</w:t>
      </w:r>
      <w:proofErr w:type="spellEnd"/>
      <w:r>
        <w:rPr>
          <w:rFonts w:hint="eastAsia"/>
        </w:rPr>
        <w:t xml:space="preserve"> Berlin Leipzig 1922 p 25 u 24 </w:t>
      </w:r>
    </w:p>
    <w:p w14:paraId="58CA21C4" w14:textId="3382B006" w:rsidR="00572209" w:rsidRDefault="00000000" w:rsidP="00CD4E81">
      <w:pPr>
        <w:spacing w:line="360" w:lineRule="auto"/>
        <w:jc w:val="right"/>
      </w:pPr>
      <w:r>
        <w:rPr>
          <w:rFonts w:hint="eastAsia"/>
        </w:rPr>
        <w:lastRenderedPageBreak/>
        <w:t>[X 5,2]</w:t>
      </w:r>
    </w:p>
    <w:p w14:paraId="795F354C" w14:textId="77777777" w:rsidR="00CD4E81" w:rsidRDefault="00000000">
      <w:pPr>
        <w:spacing w:line="360" w:lineRule="auto"/>
      </w:pPr>
      <w:r>
        <w:rPr>
          <w:rFonts w:hint="eastAsia"/>
        </w:rPr>
        <w:t>“在一个集体的、以生产资料公有为基础的社会中，生产者并不交换自己的产品；用在产品上的劳动，在这里也不表现为这些产品的价值，也不表现为这些产品所具有的某种物的属性，因为这时，同资本主义社会相反，个人的劳动不再经过迂回曲折的道路，而是直接作为总劳动的组成部分存在着。于是，‘劳动所得（</w:t>
      </w:r>
      <w:proofErr w:type="spellStart"/>
      <w:r>
        <w:rPr>
          <w:rFonts w:hint="eastAsia"/>
        </w:rPr>
        <w:t>Arbeitsertrag</w:t>
      </w:r>
      <w:proofErr w:type="spellEnd"/>
      <w:r>
        <w:rPr>
          <w:rFonts w:hint="eastAsia"/>
        </w:rPr>
        <w:t>）’这个由于含义模糊就是现在也不能接受的用语，便失去了任何意义。”这段文字涉及“劳动所得公平分配”的要求。马克思：《对德国工人党纲领的几点意见》，柏林</w:t>
      </w:r>
      <w:r>
        <w:rPr>
          <w:rFonts w:hint="eastAsia"/>
        </w:rPr>
        <w:t>/</w:t>
      </w:r>
      <w:r>
        <w:rPr>
          <w:rFonts w:hint="eastAsia"/>
        </w:rPr>
        <w:t>莱比锡（</w:t>
      </w:r>
      <w:r>
        <w:rPr>
          <w:rFonts w:hint="eastAsia"/>
        </w:rPr>
        <w:t>1922</w:t>
      </w:r>
      <w:r>
        <w:rPr>
          <w:rFonts w:hint="eastAsia"/>
        </w:rPr>
        <w:t>年），第</w:t>
      </w:r>
      <w:r>
        <w:rPr>
          <w:rFonts w:hint="eastAsia"/>
        </w:rPr>
        <w:t>25</w:t>
      </w:r>
      <w:r>
        <w:rPr>
          <w:rFonts w:hint="eastAsia"/>
        </w:rPr>
        <w:t>和</w:t>
      </w:r>
      <w:r>
        <w:rPr>
          <w:rFonts w:hint="eastAsia"/>
        </w:rPr>
        <w:t>24</w:t>
      </w:r>
      <w:r>
        <w:rPr>
          <w:rFonts w:hint="eastAsia"/>
        </w:rPr>
        <w:t>页</w:t>
      </w:r>
    </w:p>
    <w:p w14:paraId="4D50DCA7" w14:textId="548C8D35" w:rsidR="00572209" w:rsidRDefault="00000000" w:rsidP="00CD4E81">
      <w:pPr>
        <w:spacing w:line="360" w:lineRule="auto"/>
        <w:jc w:val="right"/>
      </w:pPr>
      <w:r>
        <w:rPr>
          <w:rFonts w:hint="eastAsia"/>
        </w:rPr>
        <w:t>[X 5,2]</w:t>
      </w:r>
    </w:p>
    <w:p w14:paraId="647B38A0" w14:textId="77777777" w:rsidR="00CD4E81" w:rsidRDefault="00000000">
      <w:pPr>
        <w:spacing w:line="360" w:lineRule="auto"/>
      </w:pPr>
      <w:r>
        <w:rPr>
          <w:rFonts w:hint="eastAsia"/>
        </w:rPr>
        <w:t xml:space="preserve">»In </w:t>
      </w:r>
      <w:proofErr w:type="spellStart"/>
      <w:r>
        <w:rPr>
          <w:rFonts w:hint="eastAsia"/>
        </w:rPr>
        <w:t>einer</w:t>
      </w:r>
      <w:proofErr w:type="spellEnd"/>
      <w:r>
        <w:rPr>
          <w:rFonts w:hint="eastAsia"/>
        </w:rPr>
        <w:t xml:space="preserve"> </w:t>
      </w:r>
      <w:proofErr w:type="spellStart"/>
      <w:r>
        <w:rPr>
          <w:rFonts w:hint="eastAsia"/>
        </w:rPr>
        <w:t>höheren</w:t>
      </w:r>
      <w:proofErr w:type="spellEnd"/>
      <w:r>
        <w:rPr>
          <w:rFonts w:hint="eastAsia"/>
        </w:rPr>
        <w:t xml:space="preserve"> Phase der </w:t>
      </w:r>
      <w:proofErr w:type="spellStart"/>
      <w:r>
        <w:rPr>
          <w:rFonts w:hint="eastAsia"/>
        </w:rPr>
        <w:t>kommunistischen</w:t>
      </w:r>
      <w:proofErr w:type="spellEnd"/>
      <w:r>
        <w:rPr>
          <w:rFonts w:hint="eastAsia"/>
        </w:rPr>
        <w:t xml:space="preserve"> Gesellschaft, </w:t>
      </w:r>
      <w:proofErr w:type="spellStart"/>
      <w:r>
        <w:rPr>
          <w:rFonts w:hint="eastAsia"/>
        </w:rPr>
        <w:t>nachdem</w:t>
      </w:r>
      <w:proofErr w:type="spellEnd"/>
      <w:r>
        <w:rPr>
          <w:rFonts w:hint="eastAsia"/>
        </w:rPr>
        <w:t xml:space="preserve"> die </w:t>
      </w:r>
      <w:proofErr w:type="spellStart"/>
      <w:r>
        <w:rPr>
          <w:rFonts w:hint="eastAsia"/>
        </w:rPr>
        <w:t>knechtende</w:t>
      </w:r>
      <w:proofErr w:type="spellEnd"/>
      <w:r>
        <w:rPr>
          <w:rFonts w:hint="eastAsia"/>
        </w:rPr>
        <w:t xml:space="preserve"> </w:t>
      </w:r>
      <w:proofErr w:type="spellStart"/>
      <w:r>
        <w:rPr>
          <w:rFonts w:hint="eastAsia"/>
        </w:rPr>
        <w:t>Unterordnung</w:t>
      </w:r>
      <w:proofErr w:type="spellEnd"/>
      <w:r>
        <w:rPr>
          <w:rFonts w:hint="eastAsia"/>
        </w:rPr>
        <w:t xml:space="preserve"> der </w:t>
      </w:r>
      <w:proofErr w:type="spellStart"/>
      <w:r>
        <w:rPr>
          <w:rFonts w:hint="eastAsia"/>
        </w:rPr>
        <w:t>Individuen</w:t>
      </w:r>
      <w:proofErr w:type="spellEnd"/>
      <w:r>
        <w:rPr>
          <w:rFonts w:hint="eastAsia"/>
        </w:rPr>
        <w:t xml:space="preserve"> </w:t>
      </w:r>
      <w:proofErr w:type="spellStart"/>
      <w:r>
        <w:rPr>
          <w:rFonts w:hint="eastAsia"/>
        </w:rPr>
        <w:t>unter</w:t>
      </w:r>
      <w:proofErr w:type="spellEnd"/>
      <w:r>
        <w:rPr>
          <w:rFonts w:hint="eastAsia"/>
        </w:rPr>
        <w:t xml:space="preserve"> die </w:t>
      </w:r>
      <w:proofErr w:type="spellStart"/>
      <w:r>
        <w:rPr>
          <w:rFonts w:hint="eastAsia"/>
        </w:rPr>
        <w:t>Teilung</w:t>
      </w:r>
      <w:proofErr w:type="spellEnd"/>
      <w:r>
        <w:rPr>
          <w:rFonts w:hint="eastAsia"/>
        </w:rPr>
        <w:t xml:space="preserve"> der Arbeit, </w:t>
      </w:r>
      <w:proofErr w:type="spellStart"/>
      <w:r>
        <w:rPr>
          <w:rFonts w:hint="eastAsia"/>
        </w:rPr>
        <w:t>damit</w:t>
      </w:r>
      <w:proofErr w:type="spellEnd"/>
      <w:r>
        <w:rPr>
          <w:rFonts w:hint="eastAsia"/>
        </w:rPr>
        <w:t xml:space="preserve"> </w:t>
      </w:r>
      <w:proofErr w:type="spellStart"/>
      <w:r>
        <w:rPr>
          <w:rFonts w:hint="eastAsia"/>
        </w:rPr>
        <w:t>auch</w:t>
      </w:r>
      <w:proofErr w:type="spellEnd"/>
      <w:r>
        <w:rPr>
          <w:rFonts w:hint="eastAsia"/>
        </w:rPr>
        <w:t xml:space="preserve"> der </w:t>
      </w:r>
      <w:proofErr w:type="spellStart"/>
      <w:r>
        <w:rPr>
          <w:rFonts w:hint="eastAsia"/>
        </w:rPr>
        <w:t>Gegensatz</w:t>
      </w:r>
      <w:proofErr w:type="spellEnd"/>
      <w:r>
        <w:rPr>
          <w:rFonts w:hint="eastAsia"/>
        </w:rPr>
        <w:t xml:space="preserve"> </w:t>
      </w:r>
      <w:proofErr w:type="spellStart"/>
      <w:r>
        <w:rPr>
          <w:rFonts w:hint="eastAsia"/>
        </w:rPr>
        <w:t>geistiger</w:t>
      </w:r>
      <w:proofErr w:type="spellEnd"/>
      <w:r>
        <w:rPr>
          <w:rFonts w:hint="eastAsia"/>
        </w:rPr>
        <w:t xml:space="preserve"> und </w:t>
      </w:r>
      <w:proofErr w:type="spellStart"/>
      <w:r>
        <w:rPr>
          <w:rFonts w:hint="eastAsia"/>
        </w:rPr>
        <w:t>körperlicher</w:t>
      </w:r>
      <w:proofErr w:type="spellEnd"/>
      <w:r>
        <w:rPr>
          <w:rFonts w:hint="eastAsia"/>
        </w:rPr>
        <w:t xml:space="preserve"> Arbeit </w:t>
      </w:r>
      <w:proofErr w:type="spellStart"/>
      <w:r>
        <w:rPr>
          <w:rFonts w:hint="eastAsia"/>
        </w:rPr>
        <w:t>verschwunden</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nachdem</w:t>
      </w:r>
      <w:proofErr w:type="spellEnd"/>
      <w:r>
        <w:rPr>
          <w:rFonts w:hint="eastAsia"/>
        </w:rPr>
        <w:t xml:space="preserve"> die Arbeit </w:t>
      </w:r>
      <w:proofErr w:type="spellStart"/>
      <w:r>
        <w:rPr>
          <w:rFonts w:hint="eastAsia"/>
        </w:rPr>
        <w:t>nicht</w:t>
      </w:r>
      <w:proofErr w:type="spellEnd"/>
      <w:r>
        <w:rPr>
          <w:rFonts w:hint="eastAsia"/>
        </w:rPr>
        <w:t xml:space="preserve"> </w:t>
      </w:r>
      <w:proofErr w:type="spellStart"/>
      <w:r>
        <w:rPr>
          <w:rFonts w:hint="eastAsia"/>
        </w:rPr>
        <w:t>nur</w:t>
      </w:r>
      <w:proofErr w:type="spellEnd"/>
      <w:r>
        <w:rPr>
          <w:rFonts w:hint="eastAsia"/>
        </w:rPr>
        <w:t xml:space="preserve"> Mittel </w:t>
      </w:r>
      <w:proofErr w:type="spellStart"/>
      <w:r>
        <w:rPr>
          <w:rFonts w:hint="eastAsia"/>
        </w:rPr>
        <w:t>zum</w:t>
      </w:r>
      <w:proofErr w:type="spellEnd"/>
      <w:r>
        <w:rPr>
          <w:rFonts w:hint="eastAsia"/>
        </w:rPr>
        <w:t xml:space="preserve"> Leben, </w:t>
      </w:r>
      <w:proofErr w:type="spellStart"/>
      <w:r>
        <w:rPr>
          <w:rFonts w:hint="eastAsia"/>
        </w:rPr>
        <w:t>sondern</w:t>
      </w:r>
      <w:proofErr w:type="spellEnd"/>
      <w:r>
        <w:rPr>
          <w:rFonts w:hint="eastAsia"/>
        </w:rPr>
        <w:t xml:space="preserve"> </w:t>
      </w:r>
      <w:proofErr w:type="spellStart"/>
      <w:r>
        <w:rPr>
          <w:rFonts w:hint="eastAsia"/>
        </w:rPr>
        <w:t>selbst</w:t>
      </w:r>
      <w:proofErr w:type="spellEnd"/>
      <w:r>
        <w:rPr>
          <w:rFonts w:hint="eastAsia"/>
        </w:rPr>
        <w:t xml:space="preserve"> das </w:t>
      </w:r>
      <w:proofErr w:type="spellStart"/>
      <w:r>
        <w:rPr>
          <w:rFonts w:hint="eastAsia"/>
        </w:rPr>
        <w:t>erste</w:t>
      </w:r>
      <w:proofErr w:type="spellEnd"/>
      <w:r>
        <w:rPr>
          <w:rFonts w:hint="eastAsia"/>
        </w:rPr>
        <w:t xml:space="preserve"> </w:t>
      </w:r>
      <w:proofErr w:type="spellStart"/>
      <w:r>
        <w:rPr>
          <w:rFonts w:hint="eastAsia"/>
        </w:rPr>
        <w:t>Lebensbed</w:t>
      </w:r>
      <w:proofErr w:type="spellEnd"/>
      <w:r>
        <w:rPr>
          <w:rFonts w:hint="eastAsia"/>
        </w:rPr>
        <w:t>ü</w:t>
      </w:r>
      <w:proofErr w:type="spellStart"/>
      <w:r>
        <w:rPr>
          <w:rFonts w:hint="eastAsia"/>
        </w:rPr>
        <w:t>rfnis</w:t>
      </w:r>
      <w:proofErr w:type="spellEnd"/>
      <w:r>
        <w:rPr>
          <w:rFonts w:hint="eastAsia"/>
        </w:rPr>
        <w:t xml:space="preserve"> </w:t>
      </w:r>
      <w:proofErr w:type="spellStart"/>
      <w:r>
        <w:rPr>
          <w:rFonts w:hint="eastAsia"/>
        </w:rPr>
        <w:t>geworden</w:t>
      </w:r>
      <w:proofErr w:type="spellEnd"/>
      <w:r>
        <w:rPr>
          <w:rFonts w:hint="eastAsia"/>
        </w:rPr>
        <w:t xml:space="preserve">; </w:t>
      </w:r>
      <w:proofErr w:type="spellStart"/>
      <w:r>
        <w:rPr>
          <w:rFonts w:hint="eastAsia"/>
        </w:rPr>
        <w:t>nachdem</w:t>
      </w:r>
      <w:proofErr w:type="spellEnd"/>
      <w:r>
        <w:rPr>
          <w:rFonts w:hint="eastAsia"/>
        </w:rPr>
        <w:t xml:space="preserve"> </w:t>
      </w:r>
      <w:proofErr w:type="spellStart"/>
      <w:r>
        <w:rPr>
          <w:rFonts w:hint="eastAsia"/>
        </w:rPr>
        <w:t>mit</w:t>
      </w:r>
      <w:proofErr w:type="spellEnd"/>
      <w:r>
        <w:rPr>
          <w:rFonts w:hint="eastAsia"/>
        </w:rPr>
        <w:t xml:space="preserve"> der </w:t>
      </w:r>
      <w:proofErr w:type="spellStart"/>
      <w:r>
        <w:rPr>
          <w:rFonts w:hint="eastAsia"/>
        </w:rPr>
        <w:t>allseitigen</w:t>
      </w:r>
      <w:proofErr w:type="spellEnd"/>
      <w:r>
        <w:rPr>
          <w:rFonts w:hint="eastAsia"/>
        </w:rPr>
        <w:t xml:space="preserve"> </w:t>
      </w:r>
      <w:proofErr w:type="spellStart"/>
      <w:r>
        <w:rPr>
          <w:rFonts w:hint="eastAsia"/>
        </w:rPr>
        <w:t>Entwicklung</w:t>
      </w:r>
      <w:proofErr w:type="spellEnd"/>
      <w:r>
        <w:rPr>
          <w:rFonts w:hint="eastAsia"/>
        </w:rPr>
        <w:t xml:space="preserve"> der </w:t>
      </w:r>
      <w:proofErr w:type="spellStart"/>
      <w:r>
        <w:rPr>
          <w:rFonts w:hint="eastAsia"/>
        </w:rPr>
        <w:t>Individuen</w:t>
      </w:r>
      <w:proofErr w:type="spellEnd"/>
      <w:r>
        <w:rPr>
          <w:rFonts w:hint="eastAsia"/>
        </w:rPr>
        <w:t xml:space="preserve"> </w:t>
      </w:r>
      <w:proofErr w:type="spellStart"/>
      <w:r>
        <w:rPr>
          <w:rFonts w:hint="eastAsia"/>
        </w:rPr>
        <w:t>auch</w:t>
      </w:r>
      <w:proofErr w:type="spellEnd"/>
      <w:r>
        <w:rPr>
          <w:rFonts w:hint="eastAsia"/>
        </w:rPr>
        <w:t xml:space="preserve"> die </w:t>
      </w:r>
      <w:proofErr w:type="spellStart"/>
      <w:r>
        <w:rPr>
          <w:rFonts w:hint="eastAsia"/>
        </w:rPr>
        <w:t>Produktionskräfte</w:t>
      </w:r>
      <w:proofErr w:type="spellEnd"/>
      <w:r>
        <w:rPr>
          <w:rFonts w:hint="eastAsia"/>
        </w:rPr>
        <w:t xml:space="preserve"> </w:t>
      </w:r>
      <w:proofErr w:type="spellStart"/>
      <w:r>
        <w:rPr>
          <w:rFonts w:hint="eastAsia"/>
        </w:rPr>
        <w:t>gewachsen</w:t>
      </w:r>
      <w:proofErr w:type="spellEnd"/>
      <w:r>
        <w:rPr>
          <w:rFonts w:hint="eastAsia"/>
        </w:rPr>
        <w:t xml:space="preserve"> </w:t>
      </w:r>
      <w:proofErr w:type="spellStart"/>
      <w:r>
        <w:rPr>
          <w:rFonts w:hint="eastAsia"/>
        </w:rPr>
        <w:t>sind</w:t>
      </w:r>
      <w:proofErr w:type="spellEnd"/>
      <w:r>
        <w:rPr>
          <w:rFonts w:hint="eastAsia"/>
        </w:rPr>
        <w:t xml:space="preserve">... - erst </w:t>
      </w:r>
      <w:proofErr w:type="spellStart"/>
      <w:r>
        <w:rPr>
          <w:rFonts w:hint="eastAsia"/>
        </w:rPr>
        <w:t>dann</w:t>
      </w:r>
      <w:proofErr w:type="spellEnd"/>
      <w:r>
        <w:rPr>
          <w:rFonts w:hint="eastAsia"/>
        </w:rPr>
        <w:t xml:space="preserve"> </w:t>
      </w:r>
      <w:proofErr w:type="spellStart"/>
      <w:r>
        <w:rPr>
          <w:rFonts w:hint="eastAsia"/>
        </w:rPr>
        <w:t>kann</w:t>
      </w:r>
      <w:proofErr w:type="spellEnd"/>
      <w:r>
        <w:rPr>
          <w:rFonts w:hint="eastAsia"/>
        </w:rPr>
        <w:t xml:space="preserve"> der </w:t>
      </w:r>
      <w:proofErr w:type="spellStart"/>
      <w:r>
        <w:rPr>
          <w:rFonts w:hint="eastAsia"/>
        </w:rPr>
        <w:t>enge</w:t>
      </w:r>
      <w:proofErr w:type="spellEnd"/>
      <w:r>
        <w:rPr>
          <w:rFonts w:hint="eastAsia"/>
        </w:rPr>
        <w:t xml:space="preserve"> b</w:t>
      </w:r>
      <w:r>
        <w:rPr>
          <w:rFonts w:hint="eastAsia"/>
        </w:rPr>
        <w:t>ü</w:t>
      </w:r>
      <w:proofErr w:type="spellStart"/>
      <w:r>
        <w:rPr>
          <w:rFonts w:hint="eastAsia"/>
        </w:rPr>
        <w:t>rgerliche</w:t>
      </w:r>
      <w:proofErr w:type="spellEnd"/>
      <w:r>
        <w:rPr>
          <w:rFonts w:hint="eastAsia"/>
        </w:rPr>
        <w:t xml:space="preserve"> </w:t>
      </w:r>
      <w:proofErr w:type="spellStart"/>
      <w:r>
        <w:rPr>
          <w:rFonts w:hint="eastAsia"/>
        </w:rPr>
        <w:t>Rechtshorizont</w:t>
      </w:r>
      <w:proofErr w:type="spellEnd"/>
      <w:r>
        <w:rPr>
          <w:rFonts w:hint="eastAsia"/>
        </w:rPr>
        <w:t xml:space="preserve"> </w:t>
      </w:r>
      <w:proofErr w:type="spellStart"/>
      <w:r>
        <w:rPr>
          <w:rFonts w:hint="eastAsia"/>
        </w:rPr>
        <w:t>ganz</w:t>
      </w:r>
      <w:proofErr w:type="spellEnd"/>
      <w:r>
        <w:rPr>
          <w:rFonts w:hint="eastAsia"/>
        </w:rPr>
        <w:t xml:space="preserve"> </w:t>
      </w:r>
      <w:r>
        <w:rPr>
          <w:rFonts w:hint="eastAsia"/>
        </w:rPr>
        <w:t>ü</w:t>
      </w:r>
      <w:proofErr w:type="spellStart"/>
      <w:r>
        <w:rPr>
          <w:rFonts w:hint="eastAsia"/>
        </w:rPr>
        <w:t>berschritten</w:t>
      </w:r>
      <w:proofErr w:type="spellEnd"/>
      <w:r>
        <w:rPr>
          <w:rFonts w:hint="eastAsia"/>
        </w:rPr>
        <w:t xml:space="preserve"> </w:t>
      </w:r>
      <w:proofErr w:type="spellStart"/>
      <w:r>
        <w:rPr>
          <w:rFonts w:hint="eastAsia"/>
        </w:rPr>
        <w:t>werden</w:t>
      </w:r>
      <w:proofErr w:type="spellEnd"/>
      <w:r>
        <w:rPr>
          <w:rFonts w:hint="eastAsia"/>
        </w:rPr>
        <w:t xml:space="preserve"> und die Gesellschaft auf </w:t>
      </w:r>
      <w:proofErr w:type="spellStart"/>
      <w:r>
        <w:rPr>
          <w:rFonts w:hint="eastAsia"/>
        </w:rPr>
        <w:t>ihre</w:t>
      </w:r>
      <w:proofErr w:type="spellEnd"/>
      <w:r>
        <w:rPr>
          <w:rFonts w:hint="eastAsia"/>
        </w:rPr>
        <w:t xml:space="preserve"> </w:t>
      </w:r>
      <w:proofErr w:type="spellStart"/>
      <w:r>
        <w:rPr>
          <w:rFonts w:hint="eastAsia"/>
        </w:rPr>
        <w:t>Fahnen</w:t>
      </w:r>
      <w:proofErr w:type="spellEnd"/>
      <w:r>
        <w:rPr>
          <w:rFonts w:hint="eastAsia"/>
        </w:rPr>
        <w:t xml:space="preserve"> </w:t>
      </w:r>
      <w:proofErr w:type="spellStart"/>
      <w:r>
        <w:rPr>
          <w:rFonts w:hint="eastAsia"/>
        </w:rPr>
        <w:t>schreiben</w:t>
      </w:r>
      <w:proofErr w:type="spellEnd"/>
      <w:r>
        <w:rPr>
          <w:rFonts w:hint="eastAsia"/>
        </w:rPr>
        <w:t xml:space="preserve">: </w:t>
      </w:r>
      <w:proofErr w:type="spellStart"/>
      <w:r>
        <w:rPr>
          <w:rFonts w:hint="eastAsia"/>
        </w:rPr>
        <w:t>Jeder</w:t>
      </w:r>
      <w:proofErr w:type="spellEnd"/>
      <w:r>
        <w:rPr>
          <w:rFonts w:hint="eastAsia"/>
        </w:rPr>
        <w:t xml:space="preserve"> </w:t>
      </w:r>
      <w:proofErr w:type="spellStart"/>
      <w:r>
        <w:rPr>
          <w:rFonts w:hint="eastAsia"/>
        </w:rPr>
        <w:t>nach</w:t>
      </w:r>
      <w:proofErr w:type="spellEnd"/>
      <w:r>
        <w:rPr>
          <w:rFonts w:hint="eastAsia"/>
        </w:rPr>
        <w:t xml:space="preserve"> seinen </w:t>
      </w:r>
      <w:proofErr w:type="spellStart"/>
      <w:r>
        <w:rPr>
          <w:rFonts w:hint="eastAsia"/>
        </w:rPr>
        <w:t>Fähigkeiten</w:t>
      </w:r>
      <w:proofErr w:type="spellEnd"/>
      <w:r>
        <w:rPr>
          <w:rFonts w:hint="eastAsia"/>
        </w:rPr>
        <w:t xml:space="preserve">, </w:t>
      </w:r>
      <w:proofErr w:type="spellStart"/>
      <w:r>
        <w:rPr>
          <w:rFonts w:hint="eastAsia"/>
        </w:rPr>
        <w:t>Jedem</w:t>
      </w:r>
      <w:proofErr w:type="spellEnd"/>
      <w:r>
        <w:rPr>
          <w:rFonts w:hint="eastAsia"/>
        </w:rPr>
        <w:t xml:space="preserve"> </w:t>
      </w:r>
      <w:proofErr w:type="spellStart"/>
      <w:r>
        <w:rPr>
          <w:rFonts w:hint="eastAsia"/>
        </w:rPr>
        <w:t>nach</w:t>
      </w:r>
      <w:proofErr w:type="spellEnd"/>
      <w:r>
        <w:rPr>
          <w:rFonts w:hint="eastAsia"/>
        </w:rPr>
        <w:t xml:space="preserve"> seinen </w:t>
      </w:r>
      <w:proofErr w:type="gramStart"/>
      <w:r>
        <w:rPr>
          <w:rFonts w:hint="eastAsia"/>
        </w:rPr>
        <w:t>Bed</w:t>
      </w:r>
      <w:r>
        <w:rPr>
          <w:rFonts w:hint="eastAsia"/>
        </w:rPr>
        <w:t>ü</w:t>
      </w:r>
      <w:proofErr w:type="spellStart"/>
      <w:r>
        <w:rPr>
          <w:rFonts w:hint="eastAsia"/>
        </w:rPr>
        <w:t>rfnissen</w:t>
      </w:r>
      <w:proofErr w:type="spellEnd"/>
      <w:r>
        <w:rPr>
          <w:rFonts w:hint="eastAsia"/>
        </w:rPr>
        <w:t>!«</w:t>
      </w:r>
      <w:proofErr w:type="gramEnd"/>
      <w:r>
        <w:rPr>
          <w:rFonts w:hint="eastAsia"/>
        </w:rPr>
        <w:t xml:space="preserve"> Marx: </w:t>
      </w:r>
      <w:proofErr w:type="spellStart"/>
      <w:r>
        <w:rPr>
          <w:rFonts w:hint="eastAsia"/>
        </w:rPr>
        <w:t>Randglossen</w:t>
      </w:r>
      <w:proofErr w:type="spellEnd"/>
      <w:r>
        <w:rPr>
          <w:rFonts w:hint="eastAsia"/>
        </w:rPr>
        <w:t xml:space="preserve"> </w:t>
      </w:r>
      <w:proofErr w:type="spellStart"/>
      <w:r>
        <w:rPr>
          <w:rFonts w:hint="eastAsia"/>
        </w:rPr>
        <w:t>zum</w:t>
      </w:r>
      <w:proofErr w:type="spellEnd"/>
      <w:r>
        <w:rPr>
          <w:rFonts w:hint="eastAsia"/>
        </w:rPr>
        <w:t xml:space="preserve"> </w:t>
      </w:r>
      <w:proofErr w:type="spellStart"/>
      <w:r>
        <w:rPr>
          <w:rFonts w:hint="eastAsia"/>
        </w:rPr>
        <w:t>Programm</w:t>
      </w:r>
      <w:proofErr w:type="spellEnd"/>
      <w:r>
        <w:rPr>
          <w:rFonts w:hint="eastAsia"/>
        </w:rPr>
        <w:t xml:space="preserve"> der </w:t>
      </w:r>
      <w:proofErr w:type="spellStart"/>
      <w:r>
        <w:rPr>
          <w:rFonts w:hint="eastAsia"/>
        </w:rPr>
        <w:t>deutschen</w:t>
      </w:r>
      <w:proofErr w:type="spellEnd"/>
      <w:r>
        <w:rPr>
          <w:rFonts w:hint="eastAsia"/>
        </w:rPr>
        <w:t xml:space="preserve"> </w:t>
      </w:r>
      <w:proofErr w:type="spellStart"/>
      <w:r>
        <w:rPr>
          <w:rFonts w:hint="eastAsia"/>
        </w:rPr>
        <w:t>Arbeiterpartei</w:t>
      </w:r>
      <w:proofErr w:type="spellEnd"/>
      <w:r>
        <w:rPr>
          <w:rFonts w:hint="eastAsia"/>
        </w:rPr>
        <w:t xml:space="preserve"> Berlin Leipzig 1922 p 27 </w:t>
      </w:r>
    </w:p>
    <w:p w14:paraId="322DC46A" w14:textId="2F1219F9" w:rsidR="00572209" w:rsidRDefault="00000000" w:rsidP="00CD4E81">
      <w:pPr>
        <w:spacing w:line="360" w:lineRule="auto"/>
        <w:jc w:val="right"/>
      </w:pPr>
      <w:r>
        <w:rPr>
          <w:rFonts w:hint="eastAsia"/>
        </w:rPr>
        <w:t>[X 5,3]</w:t>
      </w:r>
    </w:p>
    <w:p w14:paraId="178D8B48" w14:textId="77777777" w:rsidR="00CD4E81" w:rsidRDefault="00000000">
      <w:pPr>
        <w:spacing w:line="360" w:lineRule="auto"/>
      </w:pPr>
      <w:r>
        <w:rPr>
          <w:rFonts w:hint="eastAsia"/>
        </w:rPr>
        <w:t>“在共产主义社会高级阶段，迫使个人奴隶般地服从分工的情形已经消失，脑力劳动和体力劳动的对立也随之消失之后；劳动已经不仅仅是谋生的手段，而且本身成了生活的第一需要；随着个人的全面发展，他们的生产力也增长起来，……——只有在那时，才能完全超出资产阶级权利的狭隘眼界，社会才能在自己的旗帜上写上：各尽所能，按需分配！”马克思：《对德国工人党纲领的几点意见》，柏林</w:t>
      </w:r>
      <w:r>
        <w:rPr>
          <w:rFonts w:hint="eastAsia"/>
        </w:rPr>
        <w:t>/</w:t>
      </w:r>
      <w:r>
        <w:rPr>
          <w:rFonts w:hint="eastAsia"/>
        </w:rPr>
        <w:t>莱比锡（</w:t>
      </w:r>
      <w:r>
        <w:rPr>
          <w:rFonts w:hint="eastAsia"/>
        </w:rPr>
        <w:t>1922</w:t>
      </w:r>
      <w:r>
        <w:rPr>
          <w:rFonts w:hint="eastAsia"/>
        </w:rPr>
        <w:t>年），第</w:t>
      </w:r>
      <w:r>
        <w:rPr>
          <w:rFonts w:hint="eastAsia"/>
        </w:rPr>
        <w:t>27</w:t>
      </w:r>
      <w:r>
        <w:rPr>
          <w:rFonts w:hint="eastAsia"/>
        </w:rPr>
        <w:t>页</w:t>
      </w:r>
    </w:p>
    <w:p w14:paraId="250F6CC1" w14:textId="2C24F60A" w:rsidR="00572209" w:rsidRPr="00EA67E3" w:rsidRDefault="00000000" w:rsidP="00CD4E81">
      <w:pPr>
        <w:spacing w:line="360" w:lineRule="auto"/>
        <w:jc w:val="right"/>
        <w:rPr>
          <w:lang w:val="fr-CA"/>
        </w:rPr>
      </w:pPr>
      <w:r w:rsidRPr="00EA67E3">
        <w:rPr>
          <w:rFonts w:hint="eastAsia"/>
          <w:lang w:val="fr-CA"/>
        </w:rPr>
        <w:t>[X 5,3]</w:t>
      </w:r>
    </w:p>
    <w:p w14:paraId="0C0C1BB2" w14:textId="77777777" w:rsidR="00CD4E81" w:rsidRDefault="00000000">
      <w:pPr>
        <w:spacing w:line="360" w:lineRule="auto"/>
        <w:rPr>
          <w:lang w:val="fr-CA"/>
        </w:rPr>
      </w:pPr>
      <w:r>
        <w:rPr>
          <w:rFonts w:hint="eastAsia"/>
          <w:lang w:val="fr-CA"/>
        </w:rPr>
        <w:t xml:space="preserve">Marx in der Kritik des Gothaer Programms von 1875: »Lassalle wußte das Kommunistische Manifest auswendig ... Wenn er es also grob verfälschte, geschah es nur, um seine Allianz mit den absolutistischen und feudalen Gegnern wider die Bourgeoisie zu beschönigen.« Marx: Randglossen zum Programm (der deutschen Arbeiterpartei) (ed Korsch) p 28 </w:t>
      </w:r>
    </w:p>
    <w:p w14:paraId="5BCBF43D" w14:textId="20FFAFE8" w:rsidR="00572209" w:rsidRDefault="00000000" w:rsidP="00CD4E81">
      <w:pPr>
        <w:spacing w:line="360" w:lineRule="auto"/>
        <w:jc w:val="right"/>
        <w:rPr>
          <w:lang w:val="fr-CA"/>
        </w:rPr>
      </w:pPr>
      <w:r>
        <w:rPr>
          <w:rFonts w:hint="eastAsia"/>
          <w:lang w:val="fr-CA"/>
        </w:rPr>
        <w:t>[X 5,4]</w:t>
      </w:r>
    </w:p>
    <w:p w14:paraId="5A21B47C" w14:textId="77777777" w:rsidR="00CD4E81" w:rsidRDefault="00000000">
      <w:pPr>
        <w:spacing w:line="360" w:lineRule="auto"/>
      </w:pPr>
      <w:r>
        <w:rPr>
          <w:rFonts w:hint="eastAsia"/>
        </w:rPr>
        <w:lastRenderedPageBreak/>
        <w:t>马克思在</w:t>
      </w:r>
      <w:r>
        <w:rPr>
          <w:rFonts w:hint="eastAsia"/>
          <w:lang w:val="fr-CA"/>
        </w:rPr>
        <w:t>1875</w:t>
      </w:r>
      <w:r>
        <w:rPr>
          <w:rFonts w:hint="eastAsia"/>
        </w:rPr>
        <w:t>年的《哥达纲领批判》</w:t>
      </w:r>
      <w:r>
        <w:rPr>
          <w:rFonts w:hint="eastAsia"/>
          <w:lang w:val="fr-CA"/>
        </w:rPr>
        <w:t>（</w:t>
      </w:r>
      <w:r>
        <w:rPr>
          <w:rFonts w:hint="eastAsia"/>
          <w:i/>
          <w:iCs/>
          <w:lang w:val="fr-CA"/>
        </w:rPr>
        <w:t>Kritik des Gothaer Programms</w:t>
      </w:r>
      <w:r>
        <w:rPr>
          <w:rFonts w:hint="eastAsia"/>
          <w:lang w:val="fr-CA"/>
        </w:rPr>
        <w:t>）</w:t>
      </w:r>
      <w:r>
        <w:rPr>
          <w:rFonts w:hint="eastAsia"/>
        </w:rPr>
        <w:t>中写道</w:t>
      </w:r>
      <w:r>
        <w:rPr>
          <w:rFonts w:hint="eastAsia"/>
          <w:lang w:val="fr-CA"/>
        </w:rPr>
        <w:t>：“</w:t>
      </w:r>
      <w:r>
        <w:rPr>
          <w:rFonts w:hint="eastAsia"/>
        </w:rPr>
        <w:t>拉萨尔</w:t>
      </w:r>
      <w:r>
        <w:rPr>
          <w:rFonts w:hint="eastAsia"/>
          <w:lang w:val="fr-CA"/>
        </w:rPr>
        <w:t>（</w:t>
      </w:r>
      <w:r>
        <w:rPr>
          <w:rFonts w:hint="eastAsia"/>
          <w:lang w:val="fr-CA"/>
        </w:rPr>
        <w:t>Lassalle</w:t>
      </w:r>
      <w:r>
        <w:rPr>
          <w:rFonts w:hint="eastAsia"/>
          <w:lang w:val="fr-CA"/>
        </w:rPr>
        <w:t>）</w:t>
      </w:r>
      <w:r>
        <w:rPr>
          <w:rStyle w:val="af"/>
          <w:rFonts w:hint="eastAsia"/>
        </w:rPr>
        <w:footnoteReference w:id="38"/>
      </w:r>
      <w:r>
        <w:rPr>
          <w:rFonts w:hint="eastAsia"/>
        </w:rPr>
        <w:t>熟背《共产党宣言》</w:t>
      </w:r>
      <w:r>
        <w:rPr>
          <w:rFonts w:hint="eastAsia"/>
          <w:lang w:val="fr-CA"/>
        </w:rPr>
        <w:t>（</w:t>
      </w:r>
      <w:r>
        <w:rPr>
          <w:rFonts w:hint="eastAsia"/>
          <w:i/>
          <w:iCs/>
          <w:lang w:val="fr-CA"/>
        </w:rPr>
        <w:t>Das Kommunistische Manifest</w:t>
      </w:r>
      <w:r>
        <w:rPr>
          <w:rFonts w:hint="eastAsia"/>
          <w:lang w:val="fr-CA"/>
        </w:rPr>
        <w:t>）……</w:t>
      </w:r>
      <w:r>
        <w:rPr>
          <w:rFonts w:hint="eastAsia"/>
        </w:rPr>
        <w:t>如果他这样粗暴地歪曲它</w:t>
      </w:r>
      <w:r>
        <w:rPr>
          <w:rFonts w:hint="eastAsia"/>
          <w:lang w:val="fr-CA"/>
        </w:rPr>
        <w:t>，</w:t>
      </w:r>
      <w:r>
        <w:rPr>
          <w:rFonts w:hint="eastAsia"/>
        </w:rPr>
        <w:t>那只是为了粉饰他同专制主义者和封建主义者这些资产阶级的敌人结成的反资产阶级联盟。”马克思：《（对德国工人党）纲领的几点意见》，（科尔施编），第</w:t>
      </w:r>
      <w:r>
        <w:rPr>
          <w:rFonts w:hint="eastAsia"/>
        </w:rPr>
        <w:t>28</w:t>
      </w:r>
      <w:r>
        <w:rPr>
          <w:rFonts w:hint="eastAsia"/>
        </w:rPr>
        <w:t>页</w:t>
      </w:r>
    </w:p>
    <w:p w14:paraId="6B298775" w14:textId="5A15CF37" w:rsidR="00572209" w:rsidRDefault="00000000" w:rsidP="00CD4E81">
      <w:pPr>
        <w:spacing w:line="360" w:lineRule="auto"/>
        <w:jc w:val="right"/>
      </w:pPr>
      <w:r>
        <w:rPr>
          <w:rFonts w:hint="eastAsia"/>
        </w:rPr>
        <w:t>[X 5,4]</w:t>
      </w:r>
    </w:p>
    <w:p w14:paraId="588B7376" w14:textId="77777777" w:rsidR="00CD4E81" w:rsidRDefault="00000000">
      <w:pPr>
        <w:spacing w:line="360" w:lineRule="auto"/>
      </w:pPr>
      <w:proofErr w:type="spellStart"/>
      <w:r>
        <w:rPr>
          <w:rFonts w:hint="eastAsia"/>
        </w:rPr>
        <w:t>Korsch</w:t>
      </w:r>
      <w:proofErr w:type="spellEnd"/>
      <w:r>
        <w:rPr>
          <w:rFonts w:hint="eastAsia"/>
        </w:rPr>
        <w:t xml:space="preserve"> </w:t>
      </w:r>
      <w:proofErr w:type="spellStart"/>
      <w:r>
        <w:rPr>
          <w:rFonts w:hint="eastAsia"/>
        </w:rPr>
        <w:t>weist</w:t>
      </w:r>
      <w:proofErr w:type="spellEnd"/>
      <w:r>
        <w:rPr>
          <w:rFonts w:hint="eastAsia"/>
        </w:rPr>
        <w:t xml:space="preserve"> </w:t>
      </w:r>
      <w:proofErr w:type="spellStart"/>
      <w:r>
        <w:rPr>
          <w:rFonts w:hint="eastAsia"/>
        </w:rPr>
        <w:t>hin</w:t>
      </w:r>
      <w:proofErr w:type="spellEnd"/>
      <w:r>
        <w:rPr>
          <w:rFonts w:hint="eastAsia"/>
        </w:rPr>
        <w:t xml:space="preserve"> auf »die f</w:t>
      </w:r>
      <w:r>
        <w:rPr>
          <w:rFonts w:hint="eastAsia"/>
        </w:rPr>
        <w:t>ü</w:t>
      </w:r>
      <w:r>
        <w:rPr>
          <w:rFonts w:hint="eastAsia"/>
        </w:rPr>
        <w:t xml:space="preserve">r das </w:t>
      </w:r>
      <w:proofErr w:type="spellStart"/>
      <w:r>
        <w:rPr>
          <w:rFonts w:hint="eastAsia"/>
        </w:rPr>
        <w:t>gesamte</w:t>
      </w:r>
      <w:proofErr w:type="spellEnd"/>
      <w:r>
        <w:rPr>
          <w:rFonts w:hint="eastAsia"/>
        </w:rPr>
        <w:t xml:space="preserve"> </w:t>
      </w:r>
      <w:proofErr w:type="spellStart"/>
      <w:r>
        <w:rPr>
          <w:rFonts w:hint="eastAsia"/>
        </w:rPr>
        <w:t>Verständnis</w:t>
      </w:r>
      <w:proofErr w:type="spellEnd"/>
      <w:r>
        <w:rPr>
          <w:rFonts w:hint="eastAsia"/>
        </w:rPr>
        <w:t xml:space="preserve"> des </w:t>
      </w:r>
      <w:proofErr w:type="spellStart"/>
      <w:r>
        <w:rPr>
          <w:rFonts w:hint="eastAsia"/>
        </w:rPr>
        <w:t>marxistischen</w:t>
      </w:r>
      <w:proofErr w:type="spellEnd"/>
      <w:r>
        <w:rPr>
          <w:rFonts w:hint="eastAsia"/>
        </w:rPr>
        <w:t xml:space="preserve"> </w:t>
      </w:r>
      <w:proofErr w:type="spellStart"/>
      <w:r>
        <w:rPr>
          <w:rFonts w:hint="eastAsia"/>
        </w:rPr>
        <w:t>Kommunismus</w:t>
      </w:r>
      <w:proofErr w:type="spellEnd"/>
      <w:r>
        <w:rPr>
          <w:rFonts w:hint="eastAsia"/>
        </w:rPr>
        <w:t xml:space="preserve"> </w:t>
      </w:r>
      <w:proofErr w:type="spellStart"/>
      <w:r>
        <w:rPr>
          <w:rFonts w:hint="eastAsia"/>
        </w:rPr>
        <w:t>grundlegende</w:t>
      </w:r>
      <w:proofErr w:type="spellEnd"/>
      <w:r>
        <w:rPr>
          <w:rFonts w:hint="eastAsia"/>
        </w:rPr>
        <w:t xml:space="preserve">, </w:t>
      </w:r>
      <w:proofErr w:type="spellStart"/>
      <w:r>
        <w:rPr>
          <w:rFonts w:hint="eastAsia"/>
        </w:rPr>
        <w:t>heute</w:t>
      </w:r>
      <w:proofErr w:type="spellEnd"/>
      <w:r>
        <w:rPr>
          <w:rFonts w:hint="eastAsia"/>
        </w:rPr>
        <w:t xml:space="preserve"> </w:t>
      </w:r>
      <w:proofErr w:type="spellStart"/>
      <w:r>
        <w:rPr>
          <w:rFonts w:hint="eastAsia"/>
        </w:rPr>
        <w:t>aber</w:t>
      </w:r>
      <w:proofErr w:type="spellEnd"/>
      <w:r>
        <w:rPr>
          <w:rFonts w:hint="eastAsia"/>
        </w:rPr>
        <w:t xml:space="preserve"> von </w:t>
      </w:r>
      <w:proofErr w:type="spellStart"/>
      <w:r>
        <w:rPr>
          <w:rFonts w:hint="eastAsia"/>
        </w:rPr>
        <w:t>allen</w:t>
      </w:r>
      <w:proofErr w:type="spellEnd"/>
      <w:r>
        <w:rPr>
          <w:rFonts w:hint="eastAsia"/>
        </w:rPr>
        <w:t xml:space="preserve"> seinen </w:t>
      </w:r>
      <w:proofErr w:type="spellStart"/>
      <w:r>
        <w:rPr>
          <w:rFonts w:hint="eastAsia"/>
        </w:rPr>
        <w:t>Gegnern</w:t>
      </w:r>
      <w:proofErr w:type="spellEnd"/>
      <w:r>
        <w:rPr>
          <w:rFonts w:hint="eastAsia"/>
        </w:rPr>
        <w:t xml:space="preserve"> und </w:t>
      </w:r>
      <w:proofErr w:type="spellStart"/>
      <w:r>
        <w:rPr>
          <w:rFonts w:hint="eastAsia"/>
        </w:rPr>
        <w:t>sogar</w:t>
      </w:r>
      <w:proofErr w:type="spellEnd"/>
      <w:r>
        <w:rPr>
          <w:rFonts w:hint="eastAsia"/>
        </w:rPr>
        <w:t xml:space="preserve"> von </w:t>
      </w:r>
      <w:proofErr w:type="spellStart"/>
      <w:r>
        <w:rPr>
          <w:rFonts w:hint="eastAsia"/>
        </w:rPr>
        <w:t>vielen</w:t>
      </w:r>
      <w:proofErr w:type="spellEnd"/>
      <w:r>
        <w:rPr>
          <w:rFonts w:hint="eastAsia"/>
        </w:rPr>
        <w:t xml:space="preserve"> seiner </w:t>
      </w:r>
      <w:proofErr w:type="spellStart"/>
      <w:r>
        <w:rPr>
          <w:rFonts w:hint="eastAsia"/>
        </w:rPr>
        <w:t>Anhänger</w:t>
      </w:r>
      <w:proofErr w:type="spellEnd"/>
      <w:r>
        <w:rPr>
          <w:rFonts w:hint="eastAsia"/>
        </w:rPr>
        <w:t xml:space="preserve"> </w:t>
      </w:r>
      <w:proofErr w:type="spellStart"/>
      <w:r>
        <w:rPr>
          <w:rFonts w:hint="eastAsia"/>
        </w:rPr>
        <w:t>häufig</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bedeutungslos</w:t>
      </w:r>
      <w:proofErr w:type="spellEnd"/>
      <w:r>
        <w:rPr>
          <w:rFonts w:hint="eastAsia"/>
        </w:rPr>
        <w:t xml:space="preserve">« </w:t>
      </w:r>
      <w:proofErr w:type="spellStart"/>
      <w:r>
        <w:rPr>
          <w:rFonts w:hint="eastAsia"/>
        </w:rPr>
        <w:t>betrachtete</w:t>
      </w:r>
      <w:proofErr w:type="spellEnd"/>
      <w:r>
        <w:rPr>
          <w:rFonts w:hint="eastAsia"/>
        </w:rPr>
        <w:t xml:space="preserve"> </w:t>
      </w:r>
      <w:proofErr w:type="spellStart"/>
      <w:r>
        <w:rPr>
          <w:rFonts w:hint="eastAsia"/>
        </w:rPr>
        <w:t>wissenschaftliche</w:t>
      </w:r>
      <w:proofErr w:type="spellEnd"/>
      <w:r>
        <w:rPr>
          <w:rFonts w:hint="eastAsia"/>
        </w:rPr>
        <w:t xml:space="preserve"> </w:t>
      </w:r>
      <w:proofErr w:type="spellStart"/>
      <w:r>
        <w:rPr>
          <w:rFonts w:hint="eastAsia"/>
        </w:rPr>
        <w:t>Einsicht</w:t>
      </w:r>
      <w:proofErr w:type="spellEnd"/>
      <w:r>
        <w:rPr>
          <w:rFonts w:hint="eastAsia"/>
        </w:rPr>
        <w:t xml:space="preserve">, </w:t>
      </w:r>
      <w:proofErr w:type="spellStart"/>
      <w:r>
        <w:rPr>
          <w:rFonts w:hint="eastAsia"/>
        </w:rPr>
        <w:t>daß</w:t>
      </w:r>
      <w:proofErr w:type="spellEnd"/>
      <w:r>
        <w:rPr>
          <w:rFonts w:hint="eastAsia"/>
        </w:rPr>
        <w:t xml:space="preserve"> der </w:t>
      </w:r>
      <w:proofErr w:type="spellStart"/>
      <w:r>
        <w:rPr>
          <w:rFonts w:hint="eastAsia"/>
        </w:rPr>
        <w:t>Arbeitslohn</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wie</w:t>
      </w:r>
      <w:proofErr w:type="spellEnd"/>
      <w:r>
        <w:rPr>
          <w:rFonts w:hint="eastAsia"/>
        </w:rPr>
        <w:t xml:space="preserve"> die b</w:t>
      </w:r>
      <w:r>
        <w:rPr>
          <w:rFonts w:hint="eastAsia"/>
        </w:rPr>
        <w:t>ü</w:t>
      </w:r>
      <w:proofErr w:type="spellStart"/>
      <w:r>
        <w:rPr>
          <w:rFonts w:hint="eastAsia"/>
        </w:rPr>
        <w:t>rgerlichen</w:t>
      </w:r>
      <w:proofErr w:type="spellEnd"/>
      <w:r>
        <w:rPr>
          <w:rFonts w:hint="eastAsia"/>
        </w:rPr>
        <w:t xml:space="preserve"> </w:t>
      </w:r>
      <w:proofErr w:type="spellStart"/>
      <w:r>
        <w:rPr>
          <w:rFonts w:hint="eastAsia"/>
        </w:rPr>
        <w:t>Oekonomen</w:t>
      </w:r>
      <w:proofErr w:type="spellEnd"/>
      <w:r>
        <w:rPr>
          <w:rFonts w:hint="eastAsia"/>
        </w:rPr>
        <w:t xml:space="preserve"> </w:t>
      </w:r>
      <w:proofErr w:type="spellStart"/>
      <w:r>
        <w:rPr>
          <w:rFonts w:hint="eastAsia"/>
        </w:rPr>
        <w:t>wollen</w:t>
      </w:r>
      <w:proofErr w:type="spellEnd"/>
      <w:r>
        <w:rPr>
          <w:rFonts w:hint="eastAsia"/>
        </w:rPr>
        <w:t>, der Wert (</w:t>
      </w:r>
      <w:proofErr w:type="spellStart"/>
      <w:r>
        <w:rPr>
          <w:rFonts w:hint="eastAsia"/>
        </w:rPr>
        <w:t>bzw</w:t>
      </w:r>
      <w:proofErr w:type="spellEnd"/>
      <w:r>
        <w:rPr>
          <w:rFonts w:hint="eastAsia"/>
        </w:rPr>
        <w:t xml:space="preserve">. </w:t>
      </w:r>
      <w:proofErr w:type="spellStart"/>
      <w:r>
        <w:rPr>
          <w:rFonts w:hint="eastAsia"/>
        </w:rPr>
        <w:t>Preis</w:t>
      </w:r>
      <w:proofErr w:type="spellEnd"/>
      <w:r>
        <w:rPr>
          <w:rFonts w:hint="eastAsia"/>
        </w:rPr>
        <w:t xml:space="preserve">) der Arbeit} </w:t>
      </w:r>
      <w:proofErr w:type="spellStart"/>
      <w:r>
        <w:rPr>
          <w:rFonts w:hint="eastAsia"/>
        </w:rPr>
        <w:t>sondern</w:t>
      </w:r>
      <w:proofErr w:type="spellEnd"/>
      <w:r>
        <w:rPr>
          <w:rFonts w:hint="eastAsia"/>
        </w:rPr>
        <w:t xml:space="preserve"> »</w:t>
      </w:r>
      <w:proofErr w:type="spellStart"/>
      <w:r>
        <w:rPr>
          <w:rFonts w:hint="eastAsia"/>
        </w:rPr>
        <w:t>nur</w:t>
      </w:r>
      <w:proofErr w:type="spellEnd"/>
      <w:r>
        <w:rPr>
          <w:rFonts w:hint="eastAsia"/>
        </w:rPr>
        <w:t xml:space="preserve"> </w:t>
      </w:r>
      <w:proofErr w:type="spellStart"/>
      <w:r>
        <w:rPr>
          <w:rFonts w:hint="eastAsia"/>
        </w:rPr>
        <w:t>eine</w:t>
      </w:r>
      <w:proofErr w:type="spellEnd"/>
      <w:r>
        <w:rPr>
          <w:rFonts w:hint="eastAsia"/>
        </w:rPr>
        <w:t xml:space="preserve"> </w:t>
      </w:r>
      <w:proofErr w:type="spellStart"/>
      <w:r>
        <w:rPr>
          <w:rFonts w:hint="eastAsia"/>
        </w:rPr>
        <w:t>maskierte</w:t>
      </w:r>
      <w:proofErr w:type="spellEnd"/>
      <w:r>
        <w:rPr>
          <w:rFonts w:hint="eastAsia"/>
        </w:rPr>
        <w:t xml:space="preserve"> Form f</w:t>
      </w:r>
      <w:r>
        <w:rPr>
          <w:rFonts w:hint="eastAsia"/>
        </w:rPr>
        <w:t>ü</w:t>
      </w:r>
      <w:r>
        <w:rPr>
          <w:rFonts w:hint="eastAsia"/>
        </w:rPr>
        <w:t>r den Wert (</w:t>
      </w:r>
      <w:proofErr w:type="spellStart"/>
      <w:r>
        <w:rPr>
          <w:rFonts w:hint="eastAsia"/>
        </w:rPr>
        <w:t>bzw</w:t>
      </w:r>
      <w:proofErr w:type="spellEnd"/>
      <w:r>
        <w:rPr>
          <w:rFonts w:hint="eastAsia"/>
        </w:rPr>
        <w:t xml:space="preserve">. </w:t>
      </w:r>
      <w:proofErr w:type="spellStart"/>
      <w:r>
        <w:rPr>
          <w:rFonts w:hint="eastAsia"/>
        </w:rPr>
        <w:t>Preis</w:t>
      </w:r>
      <w:proofErr w:type="spellEnd"/>
      <w:r>
        <w:rPr>
          <w:rFonts w:hint="eastAsia"/>
        </w:rPr>
        <w:t xml:space="preserve">) der </w:t>
      </w:r>
      <w:proofErr w:type="spellStart"/>
      <w:r>
        <w:rPr>
          <w:rFonts w:hint="eastAsia"/>
        </w:rPr>
        <w:t>Arbeitskraft</w:t>
      </w:r>
      <w:proofErr w:type="spellEnd"/>
      <w:r>
        <w:rPr>
          <w:rFonts w:hint="eastAsia"/>
        </w:rPr>
        <w:t xml:space="preserve"> </w:t>
      </w:r>
      <w:proofErr w:type="spellStart"/>
      <w:r>
        <w:rPr>
          <w:rFonts w:hint="eastAsia"/>
        </w:rPr>
        <w:t>ist</w:t>
      </w:r>
      <w:proofErr w:type="spellEnd"/>
      <w:r>
        <w:rPr>
          <w:rFonts w:hint="eastAsia"/>
        </w:rPr>
        <w:t xml:space="preserve">, die auf dem </w:t>
      </w:r>
      <w:proofErr w:type="spellStart"/>
      <w:r>
        <w:rPr>
          <w:rFonts w:hint="eastAsia"/>
        </w:rPr>
        <w:t>Arbeitsmarkt</w:t>
      </w:r>
      <w:proofErr w:type="spellEnd"/>
      <w:r>
        <w:rPr>
          <w:rFonts w:hint="eastAsia"/>
        </w:rPr>
        <w:t xml:space="preserve"> </w:t>
      </w:r>
      <w:proofErr w:type="spellStart"/>
      <w:r>
        <w:rPr>
          <w:rFonts w:hint="eastAsia"/>
        </w:rPr>
        <w:t>als</w:t>
      </w:r>
      <w:proofErr w:type="spellEnd"/>
      <w:r>
        <w:rPr>
          <w:rFonts w:hint="eastAsia"/>
        </w:rPr>
        <w:t xml:space="preserve"> Ware </w:t>
      </w:r>
      <w:proofErr w:type="spellStart"/>
      <w:r>
        <w:rPr>
          <w:rFonts w:hint="eastAsia"/>
        </w:rPr>
        <w:t>verkauft</w:t>
      </w:r>
      <w:proofErr w:type="spellEnd"/>
      <w:r>
        <w:rPr>
          <w:rFonts w:hint="eastAsia"/>
        </w:rPr>
        <w:t xml:space="preserve"> </w:t>
      </w:r>
      <w:proofErr w:type="spellStart"/>
      <w:r>
        <w:rPr>
          <w:rFonts w:hint="eastAsia"/>
        </w:rPr>
        <w:t>wird</w:t>
      </w:r>
      <w:proofErr w:type="spellEnd"/>
      <w:r>
        <w:rPr>
          <w:rFonts w:hint="eastAsia"/>
        </w:rPr>
        <w:t xml:space="preserve">, </w:t>
      </w:r>
      <w:proofErr w:type="spellStart"/>
      <w:r>
        <w:rPr>
          <w:rFonts w:hint="eastAsia"/>
        </w:rPr>
        <w:t>noch</w:t>
      </w:r>
      <w:proofErr w:type="spellEnd"/>
      <w:r>
        <w:rPr>
          <w:rFonts w:hint="eastAsia"/>
        </w:rPr>
        <w:t xml:space="preserve"> </w:t>
      </w:r>
      <w:proofErr w:type="spellStart"/>
      <w:r>
        <w:rPr>
          <w:rFonts w:hint="eastAsia"/>
        </w:rPr>
        <w:t>ehe</w:t>
      </w:r>
      <w:proofErr w:type="spellEnd"/>
      <w:r>
        <w:rPr>
          <w:rFonts w:hint="eastAsia"/>
        </w:rPr>
        <w:t xml:space="preserve"> </w:t>
      </w:r>
      <w:proofErr w:type="spellStart"/>
      <w:r>
        <w:rPr>
          <w:rFonts w:hint="eastAsia"/>
        </w:rPr>
        <w:t>ihr</w:t>
      </w:r>
      <w:proofErr w:type="spellEnd"/>
      <w:r>
        <w:rPr>
          <w:rFonts w:hint="eastAsia"/>
        </w:rPr>
        <w:t xml:space="preserve"> </w:t>
      </w:r>
      <w:proofErr w:type="spellStart"/>
      <w:r>
        <w:rPr>
          <w:rFonts w:hint="eastAsia"/>
        </w:rPr>
        <w:t>produktiver</w:t>
      </w:r>
      <w:proofErr w:type="spellEnd"/>
      <w:r>
        <w:rPr>
          <w:rFonts w:hint="eastAsia"/>
        </w:rPr>
        <w:t xml:space="preserve"> </w:t>
      </w:r>
      <w:proofErr w:type="spellStart"/>
      <w:r>
        <w:rPr>
          <w:rFonts w:hint="eastAsia"/>
        </w:rPr>
        <w:t>Gebrauch</w:t>
      </w:r>
      <w:proofErr w:type="spellEnd"/>
      <w:r>
        <w:rPr>
          <w:rFonts w:hint="eastAsia"/>
        </w:rPr>
        <w:t xml:space="preserve"> (die Arbeit) in dem </w:t>
      </w:r>
      <w:proofErr w:type="spellStart"/>
      <w:r>
        <w:rPr>
          <w:rFonts w:hint="eastAsia"/>
        </w:rPr>
        <w:t>Betriebe</w:t>
      </w:r>
      <w:proofErr w:type="spellEnd"/>
      <w:r>
        <w:rPr>
          <w:rFonts w:hint="eastAsia"/>
        </w:rPr>
        <w:t xml:space="preserve"> des </w:t>
      </w:r>
      <w:proofErr w:type="spellStart"/>
      <w:r>
        <w:rPr>
          <w:rFonts w:hint="eastAsia"/>
        </w:rPr>
        <w:t>kapitalistischen</w:t>
      </w:r>
      <w:proofErr w:type="spellEnd"/>
      <w:r>
        <w:rPr>
          <w:rFonts w:hint="eastAsia"/>
        </w:rPr>
        <w:t xml:space="preserve"> </w:t>
      </w:r>
      <w:proofErr w:type="spellStart"/>
      <w:r>
        <w:rPr>
          <w:rFonts w:hint="eastAsia"/>
        </w:rPr>
        <w:t>Eigent</w:t>
      </w:r>
      <w:proofErr w:type="spellEnd"/>
      <w:r>
        <w:rPr>
          <w:rFonts w:hint="eastAsia"/>
        </w:rPr>
        <w:t>ü</w:t>
      </w:r>
      <w:proofErr w:type="spellStart"/>
      <w:r>
        <w:rPr>
          <w:rFonts w:hint="eastAsia"/>
        </w:rPr>
        <w:t>mers</w:t>
      </w:r>
      <w:proofErr w:type="spellEnd"/>
      <w:r>
        <w:rPr>
          <w:rFonts w:hint="eastAsia"/>
        </w:rPr>
        <w:t xml:space="preserve"> </w:t>
      </w:r>
      <w:proofErr w:type="spellStart"/>
      <w:r>
        <w:rPr>
          <w:rFonts w:hint="eastAsia"/>
        </w:rPr>
        <w:t>beginnt</w:t>
      </w:r>
      <w:proofErr w:type="spellEnd"/>
      <w:r>
        <w:rPr>
          <w:rFonts w:hint="eastAsia"/>
        </w:rPr>
        <w:t xml:space="preserve">.« Karl </w:t>
      </w:r>
      <w:proofErr w:type="spellStart"/>
      <w:r>
        <w:rPr>
          <w:rFonts w:hint="eastAsia"/>
        </w:rPr>
        <w:t>Korsch</w:t>
      </w:r>
      <w:proofErr w:type="spellEnd"/>
      <w:r>
        <w:rPr>
          <w:rFonts w:hint="eastAsia"/>
        </w:rPr>
        <w:t xml:space="preserve">: </w:t>
      </w:r>
      <w:proofErr w:type="spellStart"/>
      <w:r>
        <w:rPr>
          <w:rFonts w:hint="eastAsia"/>
        </w:rPr>
        <w:t>Einleitung</w:t>
      </w:r>
      <w:proofErr w:type="spellEnd"/>
      <w:r>
        <w:rPr>
          <w:rFonts w:hint="eastAsia"/>
        </w:rPr>
        <w:t xml:space="preserve"> (in Marx: </w:t>
      </w:r>
      <w:proofErr w:type="spellStart"/>
      <w:r>
        <w:rPr>
          <w:rFonts w:hint="eastAsia"/>
        </w:rPr>
        <w:t>Randglossen</w:t>
      </w:r>
      <w:proofErr w:type="spellEnd"/>
      <w:r>
        <w:rPr>
          <w:rFonts w:hint="eastAsia"/>
        </w:rPr>
        <w:t xml:space="preserve"> </w:t>
      </w:r>
      <w:proofErr w:type="spellStart"/>
      <w:r>
        <w:rPr>
          <w:rFonts w:hint="eastAsia"/>
        </w:rPr>
        <w:t>zum</w:t>
      </w:r>
      <w:proofErr w:type="spellEnd"/>
      <w:r>
        <w:rPr>
          <w:rFonts w:hint="eastAsia"/>
        </w:rPr>
        <w:t xml:space="preserve"> </w:t>
      </w:r>
      <w:proofErr w:type="spellStart"/>
      <w:r>
        <w:rPr>
          <w:rFonts w:hint="eastAsia"/>
        </w:rPr>
        <w:t>Programm</w:t>
      </w:r>
      <w:proofErr w:type="spellEnd"/>
      <w:r>
        <w:rPr>
          <w:rFonts w:hint="eastAsia"/>
        </w:rPr>
        <w:t xml:space="preserve"> der </w:t>
      </w:r>
      <w:proofErr w:type="spellStart"/>
      <w:r>
        <w:rPr>
          <w:rFonts w:hint="eastAsia"/>
        </w:rPr>
        <w:t>deutschen</w:t>
      </w:r>
      <w:proofErr w:type="spellEnd"/>
      <w:r>
        <w:rPr>
          <w:rFonts w:hint="eastAsia"/>
        </w:rPr>
        <w:t xml:space="preserve"> </w:t>
      </w:r>
      <w:proofErr w:type="spellStart"/>
      <w:r>
        <w:rPr>
          <w:rFonts w:hint="eastAsia"/>
        </w:rPr>
        <w:t>Arbeiterpartei</w:t>
      </w:r>
      <w:proofErr w:type="spellEnd"/>
      <w:r>
        <w:rPr>
          <w:rFonts w:hint="eastAsia"/>
        </w:rPr>
        <w:t xml:space="preserve"> ed </w:t>
      </w:r>
      <w:proofErr w:type="spellStart"/>
      <w:r>
        <w:rPr>
          <w:rFonts w:hint="eastAsia"/>
        </w:rPr>
        <w:t>Korsch</w:t>
      </w:r>
      <w:proofErr w:type="spellEnd"/>
      <w:r>
        <w:rPr>
          <w:rFonts w:hint="eastAsia"/>
        </w:rPr>
        <w:t xml:space="preserve"> Berlin Leipzig 1922P17 </w:t>
      </w:r>
    </w:p>
    <w:p w14:paraId="333E9043" w14:textId="11BB467A" w:rsidR="00572209" w:rsidRDefault="00000000" w:rsidP="00CD4E81">
      <w:pPr>
        <w:spacing w:line="360" w:lineRule="auto"/>
        <w:jc w:val="right"/>
      </w:pPr>
      <w:r>
        <w:rPr>
          <w:rFonts w:hint="eastAsia"/>
        </w:rPr>
        <w:t>[X 5 a, 1]</w:t>
      </w:r>
    </w:p>
    <w:p w14:paraId="451595F1" w14:textId="77777777" w:rsidR="00CD4E81" w:rsidRDefault="00000000">
      <w:pPr>
        <w:spacing w:line="360" w:lineRule="auto"/>
      </w:pPr>
      <w:r>
        <w:rPr>
          <w:rFonts w:hint="eastAsia"/>
        </w:rPr>
        <w:t>科尔施指出“对于理解整个马克思主义共产主义具有基础性意义，但今天却被它所有的敌人、甚至被它的许多拥护者常常认为是‘无意义’的科学洞见：工资不是像资产阶级经济学家所认为的那样是劳动的价值（或价格），而只是劳动力价值（或价格）的一种伪装形式，劳动力在劳动市场作为商品出售，远早于其生产性使用（即劳动）在资本主义所有者的企业中开始。”卡尔·科尔施：《导言》</w:t>
      </w:r>
      <w:r>
        <w:rPr>
          <w:rFonts w:ascii="宋体" w:hAnsi="宋体" w:hint="eastAsia"/>
          <w:lang w:bidi="ar"/>
        </w:rPr>
        <w:t>〔</w:t>
      </w:r>
      <w:r>
        <w:rPr>
          <w:rFonts w:hint="eastAsia"/>
        </w:rPr>
        <w:t>载马克思：《对德国工人党纲领的几点意见》，科尔施编，柏林</w:t>
      </w:r>
      <w:r>
        <w:rPr>
          <w:rFonts w:hint="eastAsia"/>
        </w:rPr>
        <w:t>/</w:t>
      </w:r>
      <w:r>
        <w:rPr>
          <w:rFonts w:hint="eastAsia"/>
        </w:rPr>
        <w:t>莱比锡（</w:t>
      </w:r>
      <w:r>
        <w:rPr>
          <w:rFonts w:hint="eastAsia"/>
        </w:rPr>
        <w:t>1922</w:t>
      </w:r>
      <w:r>
        <w:rPr>
          <w:rFonts w:hint="eastAsia"/>
        </w:rPr>
        <w:t>年），第</w:t>
      </w:r>
      <w:r>
        <w:rPr>
          <w:rFonts w:hint="eastAsia"/>
        </w:rPr>
        <w:t>17</w:t>
      </w:r>
      <w:r>
        <w:rPr>
          <w:rFonts w:hint="eastAsia"/>
        </w:rPr>
        <w:t>页〕</w:t>
      </w:r>
    </w:p>
    <w:p w14:paraId="3169FFE3" w14:textId="44DB4194" w:rsidR="00572209" w:rsidRDefault="00000000" w:rsidP="00CD4E81">
      <w:pPr>
        <w:spacing w:line="360" w:lineRule="auto"/>
        <w:jc w:val="right"/>
      </w:pPr>
      <w:r>
        <w:rPr>
          <w:rFonts w:hint="eastAsia"/>
        </w:rPr>
        <w:t>[X 5 a, 1]</w:t>
      </w:r>
    </w:p>
    <w:p w14:paraId="152DA0F6" w14:textId="77777777" w:rsidR="00CD4E81" w:rsidRDefault="00000000">
      <w:pPr>
        <w:spacing w:line="360" w:lineRule="auto"/>
      </w:pPr>
      <w:r>
        <w:rPr>
          <w:rFonts w:hint="eastAsia"/>
        </w:rPr>
        <w:t>Schiller: »</w:t>
      </w:r>
      <w:proofErr w:type="spellStart"/>
      <w:r>
        <w:rPr>
          <w:rFonts w:hint="eastAsia"/>
        </w:rPr>
        <w:t>Gemeine</w:t>
      </w:r>
      <w:proofErr w:type="spellEnd"/>
      <w:r>
        <w:rPr>
          <w:rFonts w:hint="eastAsia"/>
        </w:rPr>
        <w:t xml:space="preserve"> </w:t>
      </w:r>
      <w:proofErr w:type="spellStart"/>
      <w:r>
        <w:rPr>
          <w:rFonts w:hint="eastAsia"/>
        </w:rPr>
        <w:t>Naturen</w:t>
      </w:r>
      <w:proofErr w:type="spellEnd"/>
      <w:r>
        <w:rPr>
          <w:rFonts w:hint="eastAsia"/>
        </w:rPr>
        <w:t xml:space="preserve"> </w:t>
      </w:r>
      <w:proofErr w:type="spellStart"/>
      <w:r>
        <w:rPr>
          <w:rFonts w:hint="eastAsia"/>
        </w:rPr>
        <w:t>zahlen</w:t>
      </w:r>
      <w:proofErr w:type="spellEnd"/>
      <w:r>
        <w:rPr>
          <w:rFonts w:hint="eastAsia"/>
        </w:rPr>
        <w:t xml:space="preserve"> </w:t>
      </w:r>
      <w:proofErr w:type="spellStart"/>
      <w:r>
        <w:rPr>
          <w:rFonts w:hint="eastAsia"/>
        </w:rPr>
        <w:t>mit</w:t>
      </w:r>
      <w:proofErr w:type="spellEnd"/>
      <w:r>
        <w:rPr>
          <w:rFonts w:hint="eastAsia"/>
        </w:rPr>
        <w:t xml:space="preserve"> dem, was </w:t>
      </w:r>
      <w:proofErr w:type="spellStart"/>
      <w:r>
        <w:rPr>
          <w:rFonts w:hint="eastAsia"/>
        </w:rPr>
        <w:t>sie</w:t>
      </w:r>
      <w:proofErr w:type="spellEnd"/>
      <w:r>
        <w:rPr>
          <w:rFonts w:hint="eastAsia"/>
        </w:rPr>
        <w:t xml:space="preserve"> tun, </w:t>
      </w:r>
      <w:proofErr w:type="spellStart"/>
      <w:r>
        <w:rPr>
          <w:rFonts w:hint="eastAsia"/>
        </w:rPr>
        <w:t>edle</w:t>
      </w:r>
      <w:proofErr w:type="spellEnd"/>
      <w:r>
        <w:rPr>
          <w:rFonts w:hint="eastAsia"/>
        </w:rPr>
        <w:t xml:space="preserve"> </w:t>
      </w:r>
      <w:proofErr w:type="spellStart"/>
      <w:r>
        <w:rPr>
          <w:rFonts w:hint="eastAsia"/>
        </w:rPr>
        <w:t>mit</w:t>
      </w:r>
      <w:proofErr w:type="spellEnd"/>
      <w:r>
        <w:rPr>
          <w:rFonts w:hint="eastAsia"/>
        </w:rPr>
        <w:t xml:space="preserve"> dem, was </w:t>
      </w:r>
      <w:proofErr w:type="spellStart"/>
      <w:r>
        <w:rPr>
          <w:rFonts w:hint="eastAsia"/>
        </w:rPr>
        <w:t>sie</w:t>
      </w:r>
      <w:proofErr w:type="spellEnd"/>
      <w:r>
        <w:rPr>
          <w:rFonts w:hint="eastAsia"/>
        </w:rPr>
        <w:t xml:space="preserve"> </w:t>
      </w:r>
      <w:proofErr w:type="spellStart"/>
      <w:proofErr w:type="gramStart"/>
      <w:r>
        <w:rPr>
          <w:rFonts w:hint="eastAsia"/>
        </w:rPr>
        <w:t>sind</w:t>
      </w:r>
      <w:proofErr w:type="spellEnd"/>
      <w:r>
        <w:rPr>
          <w:rFonts w:hint="eastAsia"/>
        </w:rPr>
        <w:t>.«</w:t>
      </w:r>
      <w:proofErr w:type="gramEnd"/>
      <w:r>
        <w:rPr>
          <w:rFonts w:hint="eastAsia"/>
        </w:rPr>
        <w:t xml:space="preserve"> Der </w:t>
      </w:r>
      <w:proofErr w:type="spellStart"/>
      <w:r>
        <w:rPr>
          <w:rFonts w:hint="eastAsia"/>
        </w:rPr>
        <w:t>Proletarier</w:t>
      </w:r>
      <w:proofErr w:type="spellEnd"/>
      <w:r>
        <w:rPr>
          <w:rFonts w:hint="eastAsia"/>
        </w:rPr>
        <w:t xml:space="preserve"> </w:t>
      </w:r>
      <w:proofErr w:type="spellStart"/>
      <w:r>
        <w:rPr>
          <w:rFonts w:hint="eastAsia"/>
        </w:rPr>
        <w:t>zahlt</w:t>
      </w:r>
      <w:proofErr w:type="spellEnd"/>
      <w:r>
        <w:rPr>
          <w:rFonts w:hint="eastAsia"/>
        </w:rPr>
        <w:t xml:space="preserve"> </w:t>
      </w:r>
      <w:proofErr w:type="spellStart"/>
      <w:r>
        <w:rPr>
          <w:rFonts w:hint="eastAsia"/>
        </w:rPr>
        <w:t>mit</w:t>
      </w:r>
      <w:proofErr w:type="spellEnd"/>
      <w:r>
        <w:rPr>
          <w:rFonts w:hint="eastAsia"/>
        </w:rPr>
        <w:t xml:space="preserve"> dem, was er tut f</w:t>
      </w:r>
      <w:r>
        <w:rPr>
          <w:rFonts w:hint="eastAsia"/>
        </w:rPr>
        <w:t>ü</w:t>
      </w:r>
      <w:r>
        <w:rPr>
          <w:rFonts w:hint="eastAsia"/>
        </w:rPr>
        <w:t xml:space="preserve">r das, was er </w:t>
      </w:r>
      <w:proofErr w:type="spellStart"/>
      <w:r>
        <w:rPr>
          <w:rFonts w:hint="eastAsia"/>
        </w:rPr>
        <w:t>ist</w:t>
      </w:r>
      <w:proofErr w:type="spellEnd"/>
      <w:r>
        <w:rPr>
          <w:rFonts w:hint="eastAsia"/>
        </w:rPr>
        <w:t xml:space="preserve">. </w:t>
      </w:r>
    </w:p>
    <w:p w14:paraId="4A8A86B3" w14:textId="2A6F9180" w:rsidR="00572209" w:rsidRDefault="00000000" w:rsidP="00CD4E81">
      <w:pPr>
        <w:spacing w:line="360" w:lineRule="auto"/>
        <w:jc w:val="right"/>
      </w:pPr>
      <w:r>
        <w:rPr>
          <w:rFonts w:hint="eastAsia"/>
        </w:rPr>
        <w:t>[X 5 a, 2]</w:t>
      </w:r>
    </w:p>
    <w:p w14:paraId="09B1A6ED" w14:textId="77777777" w:rsidR="00CD4E81" w:rsidRDefault="00000000">
      <w:pPr>
        <w:spacing w:line="360" w:lineRule="auto"/>
      </w:pPr>
      <w:r>
        <w:rPr>
          <w:rFonts w:hint="eastAsia"/>
        </w:rPr>
        <w:t>席勒（</w:t>
      </w:r>
      <w:r>
        <w:rPr>
          <w:rFonts w:hint="eastAsia"/>
        </w:rPr>
        <w:t>Schiller</w:t>
      </w:r>
      <w:r>
        <w:rPr>
          <w:rFonts w:hint="eastAsia"/>
        </w:rPr>
        <w:t>）</w:t>
      </w:r>
      <w:r>
        <w:rPr>
          <w:rStyle w:val="af"/>
          <w:rFonts w:hint="eastAsia"/>
        </w:rPr>
        <w:footnoteReference w:id="39"/>
      </w:r>
      <w:r>
        <w:rPr>
          <w:rFonts w:hint="eastAsia"/>
        </w:rPr>
        <w:t>：“庸俗的本性是用其所为来支付，高尚的本性是用其所是来</w:t>
      </w:r>
      <w:r>
        <w:rPr>
          <w:rFonts w:hint="eastAsia"/>
        </w:rPr>
        <w:lastRenderedPageBreak/>
        <w:t>支付。”无产者用其所为为其所是支付。</w:t>
      </w:r>
    </w:p>
    <w:p w14:paraId="247CE98B" w14:textId="7F5D8725" w:rsidR="00572209" w:rsidRDefault="00000000" w:rsidP="00CD4E81">
      <w:pPr>
        <w:spacing w:line="360" w:lineRule="auto"/>
        <w:jc w:val="right"/>
      </w:pPr>
      <w:r>
        <w:rPr>
          <w:rFonts w:hint="eastAsia"/>
        </w:rPr>
        <w:t>[X 5 a, 2]</w:t>
      </w:r>
    </w:p>
    <w:p w14:paraId="7553A411" w14:textId="77777777" w:rsidR="00CD4E81" w:rsidRDefault="00000000">
      <w:pPr>
        <w:spacing w:line="360" w:lineRule="auto"/>
      </w:pPr>
      <w:r>
        <w:rPr>
          <w:rFonts w:hint="eastAsia"/>
        </w:rPr>
        <w:t>»</w:t>
      </w:r>
      <w:proofErr w:type="spellStart"/>
      <w:r>
        <w:rPr>
          <w:rFonts w:hint="eastAsia"/>
        </w:rPr>
        <w:t>Während</w:t>
      </w:r>
      <w:proofErr w:type="spellEnd"/>
      <w:r>
        <w:rPr>
          <w:rFonts w:hint="eastAsia"/>
        </w:rPr>
        <w:t xml:space="preserve"> des </w:t>
      </w:r>
      <w:proofErr w:type="spellStart"/>
      <w:r>
        <w:rPr>
          <w:rFonts w:hint="eastAsia"/>
        </w:rPr>
        <w:t>Arbeitsprozesses</w:t>
      </w:r>
      <w:proofErr w:type="spellEnd"/>
      <w:r>
        <w:rPr>
          <w:rFonts w:hint="eastAsia"/>
        </w:rPr>
        <w:t xml:space="preserve"> </w:t>
      </w:r>
      <w:proofErr w:type="spellStart"/>
      <w:r>
        <w:rPr>
          <w:rFonts w:hint="eastAsia"/>
        </w:rPr>
        <w:t>setzt</w:t>
      </w:r>
      <w:proofErr w:type="spellEnd"/>
      <w:r>
        <w:rPr>
          <w:rFonts w:hint="eastAsia"/>
        </w:rPr>
        <w:t xml:space="preserve"> </w:t>
      </w:r>
      <w:proofErr w:type="spellStart"/>
      <w:r>
        <w:rPr>
          <w:rFonts w:hint="eastAsia"/>
        </w:rPr>
        <w:t>sich</w:t>
      </w:r>
      <w:proofErr w:type="spellEnd"/>
      <w:r>
        <w:rPr>
          <w:rFonts w:hint="eastAsia"/>
        </w:rPr>
        <w:t xml:space="preserve"> die Arbeit </w:t>
      </w:r>
      <w:proofErr w:type="spellStart"/>
      <w:r>
        <w:rPr>
          <w:rFonts w:hint="eastAsia"/>
        </w:rPr>
        <w:t>beständig</w:t>
      </w:r>
      <w:proofErr w:type="spellEnd"/>
      <w:r>
        <w:rPr>
          <w:rFonts w:hint="eastAsia"/>
        </w:rPr>
        <w:t xml:space="preserve"> </w:t>
      </w:r>
      <w:proofErr w:type="spellStart"/>
      <w:r>
        <w:rPr>
          <w:rFonts w:hint="eastAsia"/>
        </w:rPr>
        <w:t>aus</w:t>
      </w:r>
      <w:proofErr w:type="spellEnd"/>
      <w:r>
        <w:rPr>
          <w:rFonts w:hint="eastAsia"/>
        </w:rPr>
        <w:t xml:space="preserve"> der Form der </w:t>
      </w:r>
      <w:proofErr w:type="spellStart"/>
      <w:r>
        <w:rPr>
          <w:rFonts w:hint="eastAsia"/>
        </w:rPr>
        <w:t>Unruhe</w:t>
      </w:r>
      <w:proofErr w:type="spellEnd"/>
      <w:r>
        <w:rPr>
          <w:rFonts w:hint="eastAsia"/>
        </w:rPr>
        <w:t xml:space="preserve"> in die des Seins, </w:t>
      </w:r>
      <w:proofErr w:type="spellStart"/>
      <w:r>
        <w:rPr>
          <w:rFonts w:hint="eastAsia"/>
        </w:rPr>
        <w:t>aus</w:t>
      </w:r>
      <w:proofErr w:type="spellEnd"/>
      <w:r>
        <w:rPr>
          <w:rFonts w:hint="eastAsia"/>
        </w:rPr>
        <w:t xml:space="preserve"> der Form der </w:t>
      </w:r>
      <w:proofErr w:type="spellStart"/>
      <w:r>
        <w:rPr>
          <w:rFonts w:hint="eastAsia"/>
        </w:rPr>
        <w:t>Bewegung</w:t>
      </w:r>
      <w:proofErr w:type="spellEnd"/>
      <w:r>
        <w:rPr>
          <w:rFonts w:hint="eastAsia"/>
        </w:rPr>
        <w:t xml:space="preserve"> in die der </w:t>
      </w:r>
      <w:proofErr w:type="spellStart"/>
      <w:r>
        <w:rPr>
          <w:rFonts w:hint="eastAsia"/>
        </w:rPr>
        <w:t>Gegenständlichkeit</w:t>
      </w:r>
      <w:proofErr w:type="spellEnd"/>
      <w:r>
        <w:rPr>
          <w:rFonts w:hint="eastAsia"/>
        </w:rPr>
        <w:t xml:space="preserve"> um. Am Ende </w:t>
      </w:r>
      <w:proofErr w:type="spellStart"/>
      <w:r>
        <w:rPr>
          <w:rFonts w:hint="eastAsia"/>
        </w:rPr>
        <w:t>einer</w:t>
      </w:r>
      <w:proofErr w:type="spellEnd"/>
      <w:r>
        <w:rPr>
          <w:rFonts w:hint="eastAsia"/>
        </w:rPr>
        <w:t xml:space="preserve"> </w:t>
      </w:r>
      <w:proofErr w:type="spellStart"/>
      <w:r>
        <w:rPr>
          <w:rFonts w:hint="eastAsia"/>
        </w:rPr>
        <w:t>Stunde</w:t>
      </w:r>
      <w:proofErr w:type="spellEnd"/>
      <w:r>
        <w:rPr>
          <w:rFonts w:hint="eastAsia"/>
        </w:rPr>
        <w:t xml:space="preserve"> </w:t>
      </w:r>
      <w:proofErr w:type="spellStart"/>
      <w:r>
        <w:rPr>
          <w:rFonts w:hint="eastAsia"/>
        </w:rPr>
        <w:t>ist</w:t>
      </w:r>
      <w:proofErr w:type="spellEnd"/>
      <w:r>
        <w:rPr>
          <w:rFonts w:hint="eastAsia"/>
        </w:rPr>
        <w:t xml:space="preserve"> die </w:t>
      </w:r>
      <w:proofErr w:type="spellStart"/>
      <w:r>
        <w:rPr>
          <w:rFonts w:hint="eastAsia"/>
        </w:rPr>
        <w:t>Spinnbewegung</w:t>
      </w:r>
      <w:proofErr w:type="spellEnd"/>
      <w:r>
        <w:rPr>
          <w:rFonts w:hint="eastAsia"/>
        </w:rPr>
        <w:t xml:space="preserve"> in </w:t>
      </w:r>
      <w:proofErr w:type="spellStart"/>
      <w:r>
        <w:rPr>
          <w:rFonts w:hint="eastAsia"/>
        </w:rPr>
        <w:t>einem</w:t>
      </w:r>
      <w:proofErr w:type="spellEnd"/>
      <w:r>
        <w:rPr>
          <w:rFonts w:hint="eastAsia"/>
        </w:rPr>
        <w:t xml:space="preserve"> </w:t>
      </w:r>
      <w:proofErr w:type="spellStart"/>
      <w:r>
        <w:rPr>
          <w:rFonts w:hint="eastAsia"/>
        </w:rPr>
        <w:t>gewissen</w:t>
      </w:r>
      <w:proofErr w:type="spellEnd"/>
      <w:r>
        <w:rPr>
          <w:rFonts w:hint="eastAsia"/>
        </w:rPr>
        <w:t xml:space="preserve"> Quantum </w:t>
      </w:r>
      <w:proofErr w:type="spellStart"/>
      <w:r>
        <w:rPr>
          <w:rFonts w:hint="eastAsia"/>
        </w:rPr>
        <w:t>Garn</w:t>
      </w:r>
      <w:proofErr w:type="spellEnd"/>
      <w:r>
        <w:rPr>
          <w:rFonts w:hint="eastAsia"/>
        </w:rPr>
        <w:t xml:space="preserve"> </w:t>
      </w:r>
      <w:proofErr w:type="spellStart"/>
      <w:r>
        <w:rPr>
          <w:rFonts w:hint="eastAsia"/>
        </w:rPr>
        <w:t>dargestellt</w:t>
      </w:r>
      <w:proofErr w:type="spellEnd"/>
      <w:r>
        <w:rPr>
          <w:rFonts w:hint="eastAsia"/>
        </w:rPr>
        <w:t xml:space="preserve">, also </w:t>
      </w:r>
      <w:proofErr w:type="spellStart"/>
      <w:r>
        <w:rPr>
          <w:rFonts w:hint="eastAsia"/>
        </w:rPr>
        <w:t>ein</w:t>
      </w:r>
      <w:proofErr w:type="spellEnd"/>
      <w:r>
        <w:rPr>
          <w:rFonts w:hint="eastAsia"/>
        </w:rPr>
        <w:t xml:space="preserve"> </w:t>
      </w:r>
      <w:proofErr w:type="spellStart"/>
      <w:r>
        <w:rPr>
          <w:rFonts w:hint="eastAsia"/>
        </w:rPr>
        <w:t>bestimmtes</w:t>
      </w:r>
      <w:proofErr w:type="spellEnd"/>
      <w:r>
        <w:rPr>
          <w:rFonts w:hint="eastAsia"/>
        </w:rPr>
        <w:t xml:space="preserve"> Quantum Arbeit, </w:t>
      </w:r>
      <w:proofErr w:type="spellStart"/>
      <w:r>
        <w:rPr>
          <w:rFonts w:hint="eastAsia"/>
        </w:rPr>
        <w:t>eine</w:t>
      </w:r>
      <w:proofErr w:type="spellEnd"/>
      <w:r>
        <w:rPr>
          <w:rFonts w:hint="eastAsia"/>
        </w:rPr>
        <w:t xml:space="preserve"> </w:t>
      </w:r>
      <w:proofErr w:type="spellStart"/>
      <w:r>
        <w:rPr>
          <w:rFonts w:hint="eastAsia"/>
        </w:rPr>
        <w:t>Arbeitsstunde</w:t>
      </w:r>
      <w:proofErr w:type="spellEnd"/>
      <w:r>
        <w:rPr>
          <w:rFonts w:hint="eastAsia"/>
        </w:rPr>
        <w:t xml:space="preserve">, in der </w:t>
      </w:r>
      <w:proofErr w:type="spellStart"/>
      <w:r>
        <w:rPr>
          <w:rFonts w:hint="eastAsia"/>
        </w:rPr>
        <w:t>Baumwolle</w:t>
      </w:r>
      <w:proofErr w:type="spellEnd"/>
      <w:r>
        <w:rPr>
          <w:rFonts w:hint="eastAsia"/>
        </w:rPr>
        <w:t xml:space="preserve"> </w:t>
      </w:r>
      <w:proofErr w:type="spellStart"/>
      <w:r>
        <w:rPr>
          <w:rFonts w:hint="eastAsia"/>
        </w:rPr>
        <w:t>vergegenständlicht</w:t>
      </w:r>
      <w:proofErr w:type="spellEnd"/>
      <w:r>
        <w:rPr>
          <w:rFonts w:hint="eastAsia"/>
        </w:rPr>
        <w:t xml:space="preserve">. </w:t>
      </w:r>
      <w:proofErr w:type="spellStart"/>
      <w:r>
        <w:rPr>
          <w:rFonts w:hint="eastAsia"/>
        </w:rPr>
        <w:t>Wir</w:t>
      </w:r>
      <w:proofErr w:type="spellEnd"/>
      <w:r>
        <w:rPr>
          <w:rFonts w:hint="eastAsia"/>
        </w:rPr>
        <w:t xml:space="preserve"> </w:t>
      </w:r>
      <w:proofErr w:type="spellStart"/>
      <w:r>
        <w:rPr>
          <w:rFonts w:hint="eastAsia"/>
        </w:rPr>
        <w:t>sagen</w:t>
      </w:r>
      <w:proofErr w:type="spellEnd"/>
      <w:r>
        <w:rPr>
          <w:rFonts w:hint="eastAsia"/>
        </w:rPr>
        <w:t xml:space="preserve"> </w:t>
      </w:r>
      <w:proofErr w:type="spellStart"/>
      <w:r>
        <w:rPr>
          <w:rFonts w:hint="eastAsia"/>
        </w:rPr>
        <w:t>Arbeitsstunde</w:t>
      </w:r>
      <w:proofErr w:type="spellEnd"/>
      <w:r>
        <w:rPr>
          <w:rFonts w:hint="eastAsia"/>
        </w:rPr>
        <w:t xml:space="preserve">, </w:t>
      </w:r>
      <w:proofErr w:type="spellStart"/>
      <w:r>
        <w:rPr>
          <w:rFonts w:hint="eastAsia"/>
        </w:rPr>
        <w:t>denn</w:t>
      </w:r>
      <w:proofErr w:type="spellEnd"/>
      <w:r>
        <w:rPr>
          <w:rFonts w:hint="eastAsia"/>
        </w:rPr>
        <w:t xml:space="preserve"> die </w:t>
      </w:r>
      <w:proofErr w:type="spellStart"/>
      <w:r>
        <w:rPr>
          <w:rFonts w:hint="eastAsia"/>
        </w:rPr>
        <w:t>Spinnarbeit</w:t>
      </w:r>
      <w:proofErr w:type="spellEnd"/>
      <w:r>
        <w:rPr>
          <w:rFonts w:hint="eastAsia"/>
        </w:rPr>
        <w:t xml:space="preserve"> gilt </w:t>
      </w:r>
      <w:proofErr w:type="spellStart"/>
      <w:r>
        <w:rPr>
          <w:rFonts w:hint="eastAsia"/>
        </w:rPr>
        <w:t>hier</w:t>
      </w:r>
      <w:proofErr w:type="spellEnd"/>
      <w:r>
        <w:rPr>
          <w:rFonts w:hint="eastAsia"/>
        </w:rPr>
        <w:t xml:space="preserve"> </w:t>
      </w:r>
      <w:proofErr w:type="spellStart"/>
      <w:r>
        <w:rPr>
          <w:rFonts w:hint="eastAsia"/>
        </w:rPr>
        <w:t>nur</w:t>
      </w:r>
      <w:proofErr w:type="spellEnd"/>
      <w:r>
        <w:rPr>
          <w:rFonts w:hint="eastAsia"/>
        </w:rPr>
        <w:t xml:space="preserve">, </w:t>
      </w:r>
      <w:proofErr w:type="spellStart"/>
      <w:r>
        <w:rPr>
          <w:rFonts w:hint="eastAsia"/>
        </w:rPr>
        <w:t>soweit</w:t>
      </w:r>
      <w:proofErr w:type="spellEnd"/>
      <w:r>
        <w:rPr>
          <w:rFonts w:hint="eastAsia"/>
        </w:rPr>
        <w:t xml:space="preserve"> </w:t>
      </w:r>
      <w:proofErr w:type="spellStart"/>
      <w:r>
        <w:rPr>
          <w:rFonts w:hint="eastAsia"/>
        </w:rPr>
        <w:t>sie</w:t>
      </w:r>
      <w:proofErr w:type="spellEnd"/>
      <w:r>
        <w:rPr>
          <w:rFonts w:hint="eastAsia"/>
        </w:rPr>
        <w:t xml:space="preserve"> </w:t>
      </w:r>
      <w:proofErr w:type="spellStart"/>
      <w:r>
        <w:rPr>
          <w:rFonts w:hint="eastAsia"/>
        </w:rPr>
        <w:t>Verausgabung</w:t>
      </w:r>
      <w:proofErr w:type="spellEnd"/>
      <w:r>
        <w:rPr>
          <w:rFonts w:hint="eastAsia"/>
        </w:rPr>
        <w:t xml:space="preserve"> von </w:t>
      </w:r>
      <w:proofErr w:type="spellStart"/>
      <w:r>
        <w:rPr>
          <w:rFonts w:hint="eastAsia"/>
        </w:rPr>
        <w:t>Arbeitskraft</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soweit</w:t>
      </w:r>
      <w:proofErr w:type="spellEnd"/>
      <w:r>
        <w:rPr>
          <w:rFonts w:hint="eastAsia"/>
        </w:rPr>
        <w:t xml:space="preserve"> </w:t>
      </w:r>
      <w:proofErr w:type="spellStart"/>
      <w:r>
        <w:rPr>
          <w:rFonts w:hint="eastAsia"/>
        </w:rPr>
        <w:t>sie</w:t>
      </w:r>
      <w:proofErr w:type="spellEnd"/>
      <w:r>
        <w:rPr>
          <w:rFonts w:hint="eastAsia"/>
        </w:rPr>
        <w:t xml:space="preserve"> die </w:t>
      </w:r>
      <w:proofErr w:type="spellStart"/>
      <w:r>
        <w:rPr>
          <w:rFonts w:hint="eastAsia"/>
        </w:rPr>
        <w:t>eigent</w:t>
      </w:r>
      <w:proofErr w:type="spellEnd"/>
      <w:r>
        <w:rPr>
          <w:rFonts w:hint="eastAsia"/>
        </w:rPr>
        <w:t>ü</w:t>
      </w:r>
      <w:proofErr w:type="spellStart"/>
      <w:r>
        <w:rPr>
          <w:rFonts w:hint="eastAsia"/>
        </w:rPr>
        <w:t>mliche</w:t>
      </w:r>
      <w:proofErr w:type="spellEnd"/>
      <w:r>
        <w:rPr>
          <w:rFonts w:hint="eastAsia"/>
        </w:rPr>
        <w:t xml:space="preserve"> Arbeit des </w:t>
      </w:r>
      <w:proofErr w:type="spellStart"/>
      <w:r>
        <w:rPr>
          <w:rFonts w:hint="eastAsia"/>
        </w:rPr>
        <w:t>Spinnens</w:t>
      </w:r>
      <w:proofErr w:type="spellEnd"/>
      <w:r>
        <w:rPr>
          <w:rFonts w:hint="eastAsia"/>
        </w:rPr>
        <w:t xml:space="preserve"> </w:t>
      </w:r>
      <w:proofErr w:type="spellStart"/>
      <w:r>
        <w:rPr>
          <w:rFonts w:hint="eastAsia"/>
        </w:rPr>
        <w:t>ist</w:t>
      </w:r>
      <w:proofErr w:type="spellEnd"/>
      <w:r>
        <w:rPr>
          <w:rFonts w:hint="eastAsia"/>
        </w:rPr>
        <w:t xml:space="preserve"> ... </w:t>
      </w:r>
      <w:proofErr w:type="spellStart"/>
      <w:r>
        <w:rPr>
          <w:rFonts w:hint="eastAsia"/>
        </w:rPr>
        <w:t>Rohmaterial</w:t>
      </w:r>
      <w:proofErr w:type="spellEnd"/>
      <w:r>
        <w:rPr>
          <w:rFonts w:hint="eastAsia"/>
        </w:rPr>
        <w:t xml:space="preserve"> und </w:t>
      </w:r>
      <w:proofErr w:type="spellStart"/>
      <w:r>
        <w:rPr>
          <w:rFonts w:hint="eastAsia"/>
        </w:rPr>
        <w:t>Produkt</w:t>
      </w:r>
      <w:proofErr w:type="spellEnd"/>
      <w:r>
        <w:rPr>
          <w:rFonts w:hint="eastAsia"/>
        </w:rPr>
        <w:t xml:space="preserve"> </w:t>
      </w:r>
      <w:proofErr w:type="spellStart"/>
      <w:r>
        <w:rPr>
          <w:rFonts w:hint="eastAsia"/>
        </w:rPr>
        <w:t>erscheinen</w:t>
      </w:r>
      <w:proofErr w:type="spellEnd"/>
      <w:r>
        <w:rPr>
          <w:rFonts w:hint="eastAsia"/>
        </w:rPr>
        <w:t xml:space="preserve"> </w:t>
      </w:r>
      <w:proofErr w:type="spellStart"/>
      <w:r>
        <w:rPr>
          <w:rFonts w:hint="eastAsia"/>
        </w:rPr>
        <w:t>hier</w:t>
      </w:r>
      <w:proofErr w:type="spellEnd"/>
      <w:r>
        <w:rPr>
          <w:rFonts w:hint="eastAsia"/>
        </w:rPr>
        <w:t>« [</w:t>
      </w:r>
      <w:proofErr w:type="spellStart"/>
      <w:r>
        <w:rPr>
          <w:rFonts w:hint="eastAsia"/>
        </w:rPr>
        <w:t>im</w:t>
      </w:r>
      <w:proofErr w:type="spellEnd"/>
      <w:r>
        <w:rPr>
          <w:rFonts w:hint="eastAsia"/>
        </w:rPr>
        <w:t xml:space="preserve"> </w:t>
      </w:r>
      <w:proofErr w:type="spellStart"/>
      <w:r>
        <w:rPr>
          <w:rFonts w:hint="eastAsia"/>
        </w:rPr>
        <w:t>Wertbildungsprozeß</w:t>
      </w:r>
      <w:proofErr w:type="spellEnd"/>
      <w:r>
        <w:rPr>
          <w:rFonts w:hint="eastAsia"/>
        </w:rPr>
        <w:t xml:space="preserve">] »in </w:t>
      </w:r>
      <w:proofErr w:type="spellStart"/>
      <w:r>
        <w:rPr>
          <w:rFonts w:hint="eastAsia"/>
        </w:rPr>
        <w:t>einem</w:t>
      </w:r>
      <w:proofErr w:type="spellEnd"/>
      <w:r>
        <w:rPr>
          <w:rFonts w:hint="eastAsia"/>
        </w:rPr>
        <w:t xml:space="preserve"> </w:t>
      </w:r>
      <w:proofErr w:type="spellStart"/>
      <w:r>
        <w:rPr>
          <w:rFonts w:hint="eastAsia"/>
        </w:rPr>
        <w:t>ganz</w:t>
      </w:r>
      <w:proofErr w:type="spellEnd"/>
      <w:r>
        <w:rPr>
          <w:rFonts w:hint="eastAsia"/>
        </w:rPr>
        <w:t xml:space="preserve"> </w:t>
      </w:r>
      <w:proofErr w:type="spellStart"/>
      <w:r>
        <w:rPr>
          <w:rFonts w:hint="eastAsia"/>
        </w:rPr>
        <w:t>andren</w:t>
      </w:r>
      <w:proofErr w:type="spellEnd"/>
      <w:r>
        <w:rPr>
          <w:rFonts w:hint="eastAsia"/>
        </w:rPr>
        <w:t xml:space="preserve"> Licht </w:t>
      </w:r>
      <w:proofErr w:type="spellStart"/>
      <w:r>
        <w:rPr>
          <w:rFonts w:hint="eastAsia"/>
        </w:rPr>
        <w:t>als</w:t>
      </w:r>
      <w:proofErr w:type="spellEnd"/>
      <w:r>
        <w:rPr>
          <w:rFonts w:hint="eastAsia"/>
        </w:rPr>
        <w:t xml:space="preserve"> </w:t>
      </w:r>
      <w:proofErr w:type="spellStart"/>
      <w:r>
        <w:rPr>
          <w:rFonts w:hint="eastAsia"/>
        </w:rPr>
        <w:t>vom</w:t>
      </w:r>
      <w:proofErr w:type="spellEnd"/>
      <w:r>
        <w:rPr>
          <w:rFonts w:hint="eastAsia"/>
        </w:rPr>
        <w:t xml:space="preserve"> </w:t>
      </w:r>
      <w:proofErr w:type="spellStart"/>
      <w:r>
        <w:rPr>
          <w:rFonts w:hint="eastAsia"/>
        </w:rPr>
        <w:t>Standpunkt</w:t>
      </w:r>
      <w:proofErr w:type="spellEnd"/>
      <w:r>
        <w:rPr>
          <w:rFonts w:hint="eastAsia"/>
        </w:rPr>
        <w:t xml:space="preserve"> des </w:t>
      </w:r>
      <w:proofErr w:type="spellStart"/>
      <w:r>
        <w:rPr>
          <w:rFonts w:hint="eastAsia"/>
        </w:rPr>
        <w:t>eigentlichen</w:t>
      </w:r>
      <w:proofErr w:type="spellEnd"/>
      <w:r>
        <w:rPr>
          <w:rFonts w:hint="eastAsia"/>
        </w:rPr>
        <w:t xml:space="preserve"> </w:t>
      </w:r>
      <w:proofErr w:type="spellStart"/>
      <w:r>
        <w:rPr>
          <w:rFonts w:hint="eastAsia"/>
        </w:rPr>
        <w:t>Arbeitsprozesses</w:t>
      </w:r>
      <w:proofErr w:type="spellEnd"/>
      <w:r>
        <w:rPr>
          <w:rFonts w:hint="eastAsia"/>
        </w:rPr>
        <w:t xml:space="preserve">. Das </w:t>
      </w:r>
      <w:proofErr w:type="spellStart"/>
      <w:r>
        <w:rPr>
          <w:rFonts w:hint="eastAsia"/>
        </w:rPr>
        <w:t>Rohmaterial</w:t>
      </w:r>
      <w:proofErr w:type="spellEnd"/>
      <w:r>
        <w:rPr>
          <w:rFonts w:hint="eastAsia"/>
        </w:rPr>
        <w:t xml:space="preserve"> gilt </w:t>
      </w:r>
      <w:proofErr w:type="spellStart"/>
      <w:r>
        <w:rPr>
          <w:rFonts w:hint="eastAsia"/>
        </w:rPr>
        <w:t>hier</w:t>
      </w:r>
      <w:proofErr w:type="spellEnd"/>
      <w:r>
        <w:rPr>
          <w:rFonts w:hint="eastAsia"/>
        </w:rPr>
        <w:t xml:space="preserve"> </w:t>
      </w:r>
      <w:proofErr w:type="spellStart"/>
      <w:r>
        <w:rPr>
          <w:rFonts w:hint="eastAsia"/>
        </w:rPr>
        <w:t>nur</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Aufsauger</w:t>
      </w:r>
      <w:proofErr w:type="spellEnd"/>
      <w:r>
        <w:rPr>
          <w:rFonts w:hint="eastAsia"/>
        </w:rPr>
        <w:t xml:space="preserve"> </w:t>
      </w:r>
      <w:proofErr w:type="spellStart"/>
      <w:r>
        <w:rPr>
          <w:rFonts w:hint="eastAsia"/>
        </w:rPr>
        <w:t>eines</w:t>
      </w:r>
      <w:proofErr w:type="spellEnd"/>
      <w:r>
        <w:rPr>
          <w:rFonts w:hint="eastAsia"/>
        </w:rPr>
        <w:t xml:space="preserve"> </w:t>
      </w:r>
      <w:proofErr w:type="spellStart"/>
      <w:r>
        <w:rPr>
          <w:rFonts w:hint="eastAsia"/>
        </w:rPr>
        <w:t>bestimmten</w:t>
      </w:r>
      <w:proofErr w:type="spellEnd"/>
      <w:r>
        <w:rPr>
          <w:rFonts w:hint="eastAsia"/>
        </w:rPr>
        <w:t xml:space="preserve"> </w:t>
      </w:r>
      <w:proofErr w:type="spellStart"/>
      <w:r>
        <w:rPr>
          <w:rFonts w:hint="eastAsia"/>
        </w:rPr>
        <w:t>Quantums</w:t>
      </w:r>
      <w:proofErr w:type="spellEnd"/>
      <w:r>
        <w:rPr>
          <w:rFonts w:hint="eastAsia"/>
        </w:rPr>
        <w:t xml:space="preserve"> Arbeit ... </w:t>
      </w:r>
      <w:proofErr w:type="spellStart"/>
      <w:r>
        <w:rPr>
          <w:rFonts w:hint="eastAsia"/>
        </w:rPr>
        <w:t>Bestimmte</w:t>
      </w:r>
      <w:proofErr w:type="spellEnd"/>
      <w:r>
        <w:rPr>
          <w:rFonts w:hint="eastAsia"/>
        </w:rPr>
        <w:t xml:space="preserve"> und </w:t>
      </w:r>
      <w:proofErr w:type="spellStart"/>
      <w:r>
        <w:rPr>
          <w:rFonts w:hint="eastAsia"/>
        </w:rPr>
        <w:t>erfahrungsmäßig</w:t>
      </w:r>
      <w:proofErr w:type="spellEnd"/>
      <w:r>
        <w:rPr>
          <w:rFonts w:hint="eastAsia"/>
        </w:rPr>
        <w:t xml:space="preserve"> </w:t>
      </w:r>
      <w:proofErr w:type="spellStart"/>
      <w:r>
        <w:rPr>
          <w:rFonts w:hint="eastAsia"/>
        </w:rPr>
        <w:t>festgestellte</w:t>
      </w:r>
      <w:proofErr w:type="spellEnd"/>
      <w:r>
        <w:rPr>
          <w:rFonts w:hint="eastAsia"/>
        </w:rPr>
        <w:t xml:space="preserve"> </w:t>
      </w:r>
      <w:proofErr w:type="spellStart"/>
      <w:r>
        <w:rPr>
          <w:rFonts w:hint="eastAsia"/>
        </w:rPr>
        <w:t>Quanten</w:t>
      </w:r>
      <w:proofErr w:type="spellEnd"/>
      <w:r>
        <w:rPr>
          <w:rFonts w:hint="eastAsia"/>
        </w:rPr>
        <w:t xml:space="preserve"> </w:t>
      </w:r>
      <w:proofErr w:type="spellStart"/>
      <w:r>
        <w:rPr>
          <w:rFonts w:hint="eastAsia"/>
        </w:rPr>
        <w:t>Produkt</w:t>
      </w:r>
      <w:proofErr w:type="spellEnd"/>
      <w:r>
        <w:rPr>
          <w:rFonts w:hint="eastAsia"/>
        </w:rPr>
        <w:t xml:space="preserve"> </w:t>
      </w:r>
      <w:proofErr w:type="spellStart"/>
      <w:r>
        <w:rPr>
          <w:rFonts w:hint="eastAsia"/>
        </w:rPr>
        <w:t>stellen</w:t>
      </w:r>
      <w:proofErr w:type="spellEnd"/>
      <w:r>
        <w:rPr>
          <w:rFonts w:hint="eastAsia"/>
        </w:rPr>
        <w:t xml:space="preserve"> </w:t>
      </w:r>
      <w:proofErr w:type="spellStart"/>
      <w:r>
        <w:rPr>
          <w:rFonts w:hint="eastAsia"/>
        </w:rPr>
        <w:t>jetzt</w:t>
      </w:r>
      <w:proofErr w:type="spellEnd"/>
      <w:r>
        <w:rPr>
          <w:rFonts w:hint="eastAsia"/>
        </w:rPr>
        <w:t xml:space="preserve"> </w:t>
      </w:r>
      <w:proofErr w:type="spellStart"/>
      <w:r>
        <w:rPr>
          <w:rFonts w:hint="eastAsia"/>
        </w:rPr>
        <w:t>nichts</w:t>
      </w:r>
      <w:proofErr w:type="spellEnd"/>
      <w:r>
        <w:rPr>
          <w:rFonts w:hint="eastAsia"/>
        </w:rPr>
        <w:t xml:space="preserve"> </w:t>
      </w:r>
      <w:proofErr w:type="spellStart"/>
      <w:r>
        <w:rPr>
          <w:rFonts w:hint="eastAsia"/>
        </w:rPr>
        <w:t>dar</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bestimmte</w:t>
      </w:r>
      <w:proofErr w:type="spellEnd"/>
      <w:r>
        <w:rPr>
          <w:rFonts w:hint="eastAsia"/>
        </w:rPr>
        <w:t xml:space="preserve"> </w:t>
      </w:r>
      <w:proofErr w:type="spellStart"/>
      <w:r>
        <w:rPr>
          <w:rFonts w:hint="eastAsia"/>
        </w:rPr>
        <w:t>Quanten</w:t>
      </w:r>
      <w:proofErr w:type="spellEnd"/>
      <w:r>
        <w:rPr>
          <w:rFonts w:hint="eastAsia"/>
        </w:rPr>
        <w:t xml:space="preserve"> Arbeit, </w:t>
      </w:r>
      <w:proofErr w:type="spellStart"/>
      <w:r>
        <w:rPr>
          <w:rFonts w:hint="eastAsia"/>
        </w:rPr>
        <w:t>bestimmte</w:t>
      </w:r>
      <w:proofErr w:type="spellEnd"/>
      <w:r>
        <w:rPr>
          <w:rFonts w:hint="eastAsia"/>
        </w:rPr>
        <w:t xml:space="preserve"> </w:t>
      </w:r>
      <w:proofErr w:type="spellStart"/>
      <w:r>
        <w:rPr>
          <w:rFonts w:hint="eastAsia"/>
        </w:rPr>
        <w:t>Maße</w:t>
      </w:r>
      <w:proofErr w:type="spellEnd"/>
      <w:r>
        <w:rPr>
          <w:rFonts w:hint="eastAsia"/>
        </w:rPr>
        <w:t xml:space="preserve"> </w:t>
      </w:r>
      <w:proofErr w:type="spellStart"/>
      <w:r>
        <w:rPr>
          <w:rFonts w:hint="eastAsia"/>
        </w:rPr>
        <w:t>festgeronnener</w:t>
      </w:r>
      <w:proofErr w:type="spellEnd"/>
      <w:r>
        <w:rPr>
          <w:rFonts w:hint="eastAsia"/>
        </w:rPr>
        <w:t xml:space="preserve"> </w:t>
      </w:r>
      <w:proofErr w:type="spellStart"/>
      <w:r>
        <w:rPr>
          <w:rFonts w:hint="eastAsia"/>
        </w:rPr>
        <w:t>Arbeitszeit</w:t>
      </w:r>
      <w:proofErr w:type="spellEnd"/>
      <w:r>
        <w:rPr>
          <w:rFonts w:hint="eastAsia"/>
        </w:rPr>
        <w:t xml:space="preserve">. Sie </w:t>
      </w:r>
      <w:proofErr w:type="spellStart"/>
      <w:r>
        <w:rPr>
          <w:rFonts w:hint="eastAsia"/>
        </w:rPr>
        <w:t>sind</w:t>
      </w:r>
      <w:proofErr w:type="spellEnd"/>
      <w:r>
        <w:rPr>
          <w:rFonts w:hint="eastAsia"/>
        </w:rPr>
        <w:t xml:space="preserve"> </w:t>
      </w:r>
      <w:proofErr w:type="spellStart"/>
      <w:r>
        <w:rPr>
          <w:rFonts w:hint="eastAsia"/>
        </w:rPr>
        <w:t>nur</w:t>
      </w:r>
      <w:proofErr w:type="spellEnd"/>
      <w:r>
        <w:rPr>
          <w:rFonts w:hint="eastAsia"/>
        </w:rPr>
        <w:t xml:space="preserve"> </w:t>
      </w:r>
      <w:proofErr w:type="spellStart"/>
      <w:r>
        <w:rPr>
          <w:rFonts w:hint="eastAsia"/>
        </w:rPr>
        <w:t>noch</w:t>
      </w:r>
      <w:proofErr w:type="spellEnd"/>
      <w:r>
        <w:rPr>
          <w:rFonts w:hint="eastAsia"/>
        </w:rPr>
        <w:t xml:space="preserve"> </w:t>
      </w:r>
      <w:proofErr w:type="spellStart"/>
      <w:r>
        <w:rPr>
          <w:rFonts w:hint="eastAsia"/>
        </w:rPr>
        <w:t>Verkörperung</w:t>
      </w:r>
      <w:proofErr w:type="spellEnd"/>
      <w:r>
        <w:rPr>
          <w:rFonts w:hint="eastAsia"/>
        </w:rPr>
        <w:t xml:space="preserve"> von </w:t>
      </w:r>
      <w:proofErr w:type="spellStart"/>
      <w:r>
        <w:rPr>
          <w:rFonts w:hint="eastAsia"/>
        </w:rPr>
        <w:t>einer</w:t>
      </w:r>
      <w:proofErr w:type="spellEnd"/>
      <w:r>
        <w:rPr>
          <w:rFonts w:hint="eastAsia"/>
        </w:rPr>
        <w:t xml:space="preserve"> </w:t>
      </w:r>
      <w:proofErr w:type="spellStart"/>
      <w:r>
        <w:rPr>
          <w:rFonts w:hint="eastAsia"/>
        </w:rPr>
        <w:t>Stunde</w:t>
      </w:r>
      <w:proofErr w:type="spellEnd"/>
      <w:r>
        <w:rPr>
          <w:rFonts w:hint="eastAsia"/>
        </w:rPr>
        <w:t xml:space="preserve">, </w:t>
      </w:r>
      <w:proofErr w:type="spellStart"/>
      <w:r>
        <w:rPr>
          <w:rFonts w:hint="eastAsia"/>
        </w:rPr>
        <w:t>zwei</w:t>
      </w:r>
      <w:proofErr w:type="spellEnd"/>
      <w:r>
        <w:rPr>
          <w:rFonts w:hint="eastAsia"/>
        </w:rPr>
        <w:t xml:space="preserve"> </w:t>
      </w:r>
      <w:proofErr w:type="spellStart"/>
      <w:r>
        <w:rPr>
          <w:rFonts w:hint="eastAsia"/>
        </w:rPr>
        <w:t>Stunden</w:t>
      </w:r>
      <w:proofErr w:type="spellEnd"/>
      <w:r>
        <w:rPr>
          <w:rFonts w:hint="eastAsia"/>
        </w:rPr>
        <w:t xml:space="preserve">, </w:t>
      </w:r>
      <w:proofErr w:type="spellStart"/>
      <w:r>
        <w:rPr>
          <w:rFonts w:hint="eastAsia"/>
        </w:rPr>
        <w:t>einem</w:t>
      </w:r>
      <w:proofErr w:type="spellEnd"/>
      <w:r>
        <w:rPr>
          <w:rFonts w:hint="eastAsia"/>
        </w:rPr>
        <w:t xml:space="preserve"> Tag </w:t>
      </w:r>
      <w:proofErr w:type="spellStart"/>
      <w:r>
        <w:rPr>
          <w:rFonts w:hint="eastAsia"/>
        </w:rPr>
        <w:t>gesellschaftlicher</w:t>
      </w:r>
      <w:proofErr w:type="spellEnd"/>
      <w:r>
        <w:rPr>
          <w:rFonts w:hint="eastAsia"/>
        </w:rPr>
        <w:t xml:space="preserve"> </w:t>
      </w:r>
      <w:proofErr w:type="gramStart"/>
      <w:r>
        <w:rPr>
          <w:rFonts w:hint="eastAsia"/>
        </w:rPr>
        <w:t>Arbeit.«</w:t>
      </w:r>
      <w:proofErr w:type="gramEnd"/>
      <w:r>
        <w:rPr>
          <w:rFonts w:hint="eastAsia"/>
        </w:rPr>
        <w:t xml:space="preserve"> Karl Marx: Das Kapital (I) ed </w:t>
      </w:r>
      <w:proofErr w:type="spellStart"/>
      <w:r>
        <w:rPr>
          <w:rFonts w:hint="eastAsia"/>
        </w:rPr>
        <w:t>Korsch</w:t>
      </w:r>
      <w:proofErr w:type="spellEnd"/>
      <w:r>
        <w:rPr>
          <w:rFonts w:hint="eastAsia"/>
        </w:rPr>
        <w:t xml:space="preserve"> Berlin</w:t>
      </w:r>
      <w:r>
        <w:rPr>
          <w:rFonts w:hint="eastAsia"/>
        </w:rPr>
        <w:t>〈</w:t>
      </w:r>
      <w:r>
        <w:rPr>
          <w:rFonts w:hint="eastAsia"/>
        </w:rPr>
        <w:t>1932</w:t>
      </w:r>
      <w:r>
        <w:rPr>
          <w:rFonts w:hint="eastAsia"/>
        </w:rPr>
        <w:t>〉</w:t>
      </w:r>
      <w:r>
        <w:rPr>
          <w:rFonts w:hint="eastAsia"/>
        </w:rPr>
        <w:t>p 191 (</w:t>
      </w:r>
      <w:proofErr w:type="spellStart"/>
      <w:r>
        <w:rPr>
          <w:rFonts w:hint="eastAsia"/>
        </w:rPr>
        <w:t>Wertbildungsprozeß</w:t>
      </w:r>
      <w:proofErr w:type="spellEnd"/>
      <w:r>
        <w:rPr>
          <w:rFonts w:hint="eastAsia"/>
        </w:rPr>
        <w:t>)</w:t>
      </w:r>
      <w:r>
        <w:rPr>
          <w:rFonts w:hint="eastAsia"/>
        </w:rPr>
        <w:tab/>
      </w:r>
    </w:p>
    <w:p w14:paraId="67183D27" w14:textId="4216875C" w:rsidR="00572209" w:rsidRDefault="00000000" w:rsidP="00CD4E81">
      <w:pPr>
        <w:spacing w:line="360" w:lineRule="auto"/>
        <w:jc w:val="right"/>
      </w:pPr>
      <w:r>
        <w:rPr>
          <w:rFonts w:hint="eastAsia"/>
        </w:rPr>
        <w:t>[X 5 a, 3]</w:t>
      </w:r>
    </w:p>
    <w:p w14:paraId="79C4957F" w14:textId="77777777" w:rsidR="00CD4E81" w:rsidRDefault="00000000">
      <w:pPr>
        <w:spacing w:line="360" w:lineRule="auto"/>
      </w:pPr>
      <w:r>
        <w:rPr>
          <w:rFonts w:hint="eastAsia"/>
        </w:rPr>
        <w:t>“在劳动过程中，劳动持续地从躁动形式转化为存在形式，从运动形式转化为对象形式。一小时结束时，纺纱运动表现为一定量的纱，即一定量的劳动——一个劳动小时——对象化于棉花中。我们称之为‘劳动小时’，因为这里的纺纱劳动仅被视作劳动力的耗费，而非纺纱这一特定劳动本身……在此处”</w:t>
      </w:r>
      <w:r>
        <w:rPr>
          <w:rFonts w:hint="eastAsia"/>
        </w:rPr>
        <w:t>[</w:t>
      </w:r>
      <w:r>
        <w:rPr>
          <w:rFonts w:hint="eastAsia"/>
        </w:rPr>
        <w:t>价值形成过程中</w:t>
      </w:r>
      <w:r>
        <w:rPr>
          <w:rFonts w:hint="eastAsia"/>
        </w:rPr>
        <w:t>]</w:t>
      </w:r>
      <w:r>
        <w:rPr>
          <w:rFonts w:hint="eastAsia"/>
        </w:rPr>
        <w:t>“原料与产品呈现出与纯粹劳动过程视角下截然不同的样貌。原料仅被当作特定劳动量的吸收体……经验上可测定的产品量，此时无非是特定劳动量的化身，是凝结劳动时间的尺度。它们不过是一小时、两小时或一日社会劳动的肉身化。”卡尔·马克思：《资本论》（第一卷）（科尔施编），第</w:t>
      </w:r>
      <w:r>
        <w:rPr>
          <w:rFonts w:hint="eastAsia"/>
        </w:rPr>
        <w:t>191</w:t>
      </w:r>
      <w:r>
        <w:rPr>
          <w:rFonts w:hint="eastAsia"/>
        </w:rPr>
        <w:t>页（价值形成过程）</w:t>
      </w:r>
    </w:p>
    <w:p w14:paraId="173409C4" w14:textId="05A81F14" w:rsidR="00572209" w:rsidRDefault="00000000" w:rsidP="00CD4E81">
      <w:pPr>
        <w:spacing w:line="360" w:lineRule="auto"/>
        <w:jc w:val="right"/>
      </w:pPr>
      <w:r>
        <w:rPr>
          <w:rFonts w:hint="eastAsia"/>
        </w:rPr>
        <w:t>[X 5 a, 3]</w:t>
      </w:r>
    </w:p>
    <w:p w14:paraId="293E57A3" w14:textId="77777777" w:rsidR="00BB68E4" w:rsidRDefault="00000000">
      <w:pPr>
        <w:spacing w:line="360" w:lineRule="auto"/>
      </w:pPr>
      <w:r>
        <w:rPr>
          <w:rFonts w:hint="eastAsia"/>
        </w:rPr>
        <w:t xml:space="preserve">Die </w:t>
      </w:r>
      <w:proofErr w:type="spellStart"/>
      <w:r>
        <w:rPr>
          <w:rFonts w:hint="eastAsia"/>
        </w:rPr>
        <w:t>kleinb</w:t>
      </w:r>
      <w:proofErr w:type="spellEnd"/>
      <w:r>
        <w:rPr>
          <w:rFonts w:hint="eastAsia"/>
        </w:rPr>
        <w:t>ü</w:t>
      </w:r>
      <w:proofErr w:type="spellStart"/>
      <w:r>
        <w:rPr>
          <w:rFonts w:hint="eastAsia"/>
        </w:rPr>
        <w:t>rgerlich-idealistische</w:t>
      </w:r>
      <w:proofErr w:type="spellEnd"/>
      <w:r>
        <w:rPr>
          <w:rFonts w:hint="eastAsia"/>
        </w:rPr>
        <w:t xml:space="preserve"> </w:t>
      </w:r>
      <w:proofErr w:type="spellStart"/>
      <w:r>
        <w:rPr>
          <w:rFonts w:hint="eastAsia"/>
        </w:rPr>
        <w:t>Theorie</w:t>
      </w:r>
      <w:proofErr w:type="spellEnd"/>
      <w:r>
        <w:rPr>
          <w:rFonts w:hint="eastAsia"/>
        </w:rPr>
        <w:t xml:space="preserve"> der Arbeit </w:t>
      </w:r>
      <w:proofErr w:type="spellStart"/>
      <w:r>
        <w:rPr>
          <w:rFonts w:hint="eastAsia"/>
        </w:rPr>
        <w:t>wird</w:t>
      </w:r>
      <w:proofErr w:type="spellEnd"/>
      <w:r>
        <w:rPr>
          <w:rFonts w:hint="eastAsia"/>
        </w:rPr>
        <w:t xml:space="preserve"> un</w:t>
      </w:r>
      <w:r>
        <w:rPr>
          <w:rFonts w:hint="eastAsia"/>
        </w:rPr>
        <w:t>ü</w:t>
      </w:r>
      <w:proofErr w:type="spellStart"/>
      <w:r>
        <w:rPr>
          <w:rFonts w:hint="eastAsia"/>
        </w:rPr>
        <w:t>bertrefflich</w:t>
      </w:r>
      <w:proofErr w:type="spellEnd"/>
      <w:r>
        <w:rPr>
          <w:rFonts w:hint="eastAsia"/>
        </w:rPr>
        <w:t xml:space="preserve"> von Simmel </w:t>
      </w:r>
      <w:proofErr w:type="spellStart"/>
      <w:r>
        <w:rPr>
          <w:rFonts w:hint="eastAsia"/>
        </w:rPr>
        <w:t>formuliert</w:t>
      </w:r>
      <w:proofErr w:type="spellEnd"/>
      <w:r>
        <w:rPr>
          <w:rFonts w:hint="eastAsia"/>
        </w:rPr>
        <w:t xml:space="preserve">, </w:t>
      </w:r>
      <w:proofErr w:type="spellStart"/>
      <w:r>
        <w:rPr>
          <w:rFonts w:hint="eastAsia"/>
        </w:rPr>
        <w:t>bei</w:t>
      </w:r>
      <w:proofErr w:type="spellEnd"/>
      <w:r>
        <w:rPr>
          <w:rFonts w:hint="eastAsia"/>
        </w:rPr>
        <w:t xml:space="preserve"> dem </w:t>
      </w:r>
      <w:proofErr w:type="spellStart"/>
      <w:r>
        <w:rPr>
          <w:rFonts w:hint="eastAsia"/>
        </w:rPr>
        <w:t>sie</w:t>
      </w:r>
      <w:proofErr w:type="spellEnd"/>
      <w:r>
        <w:rPr>
          <w:rFonts w:hint="eastAsia"/>
        </w:rPr>
        <w:t xml:space="preserve"> </w:t>
      </w:r>
      <w:proofErr w:type="spellStart"/>
      <w:r>
        <w:rPr>
          <w:rFonts w:hint="eastAsia"/>
        </w:rPr>
        <w:t>als</w:t>
      </w:r>
      <w:proofErr w:type="spellEnd"/>
      <w:r>
        <w:rPr>
          <w:rFonts w:hint="eastAsia"/>
        </w:rPr>
        <w:t xml:space="preserve"> die </w:t>
      </w:r>
      <w:proofErr w:type="spellStart"/>
      <w:r>
        <w:rPr>
          <w:rFonts w:hint="eastAsia"/>
        </w:rPr>
        <w:t>Theorie</w:t>
      </w:r>
      <w:proofErr w:type="spellEnd"/>
      <w:r>
        <w:rPr>
          <w:rFonts w:hint="eastAsia"/>
        </w:rPr>
        <w:t xml:space="preserve"> der Arbeit </w:t>
      </w:r>
      <w:proofErr w:type="spellStart"/>
      <w:r>
        <w:rPr>
          <w:rFonts w:hint="eastAsia"/>
        </w:rPr>
        <w:t>schlechthin</w:t>
      </w:r>
      <w:proofErr w:type="spellEnd"/>
      <w:r>
        <w:rPr>
          <w:rFonts w:hint="eastAsia"/>
        </w:rPr>
        <w:t xml:space="preserve"> </w:t>
      </w:r>
      <w:proofErr w:type="spellStart"/>
      <w:r>
        <w:rPr>
          <w:rFonts w:hint="eastAsia"/>
        </w:rPr>
        <w:t>figuriert</w:t>
      </w:r>
      <w:proofErr w:type="spellEnd"/>
      <w:r>
        <w:rPr>
          <w:rFonts w:hint="eastAsia"/>
        </w:rPr>
        <w:t xml:space="preserve">. Das </w:t>
      </w:r>
      <w:proofErr w:type="spellStart"/>
      <w:r>
        <w:rPr>
          <w:rFonts w:hint="eastAsia"/>
        </w:rPr>
        <w:t>moralistische</w:t>
      </w:r>
      <w:proofErr w:type="spellEnd"/>
      <w:r>
        <w:rPr>
          <w:rFonts w:hint="eastAsia"/>
        </w:rPr>
        <w:t xml:space="preserve"> Element </w:t>
      </w:r>
      <w:proofErr w:type="spellStart"/>
      <w:r>
        <w:rPr>
          <w:rFonts w:hint="eastAsia"/>
        </w:rPr>
        <w:t>kommt</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antimaterialistisches</w:t>
      </w:r>
      <w:proofErr w:type="spellEnd"/>
      <w:r>
        <w:rPr>
          <w:rFonts w:hint="eastAsia"/>
        </w:rPr>
        <w:t xml:space="preserve"> </w:t>
      </w:r>
      <w:proofErr w:type="spellStart"/>
      <w:r>
        <w:rPr>
          <w:rFonts w:hint="eastAsia"/>
        </w:rPr>
        <w:t>dabei</w:t>
      </w:r>
      <w:proofErr w:type="spellEnd"/>
      <w:r>
        <w:rPr>
          <w:rFonts w:hint="eastAsia"/>
        </w:rPr>
        <w:t xml:space="preserve"> </w:t>
      </w:r>
      <w:proofErr w:type="spellStart"/>
      <w:r>
        <w:rPr>
          <w:rFonts w:hint="eastAsia"/>
        </w:rPr>
        <w:t>sehr</w:t>
      </w:r>
      <w:proofErr w:type="spellEnd"/>
      <w:r>
        <w:rPr>
          <w:rFonts w:hint="eastAsia"/>
        </w:rPr>
        <w:t xml:space="preserve"> </w:t>
      </w:r>
      <w:proofErr w:type="spellStart"/>
      <w:r>
        <w:rPr>
          <w:rFonts w:hint="eastAsia"/>
        </w:rPr>
        <w:t>klar</w:t>
      </w:r>
      <w:proofErr w:type="spellEnd"/>
      <w:r>
        <w:rPr>
          <w:rFonts w:hint="eastAsia"/>
        </w:rPr>
        <w:t xml:space="preserve"> </w:t>
      </w:r>
      <w:proofErr w:type="spellStart"/>
      <w:r>
        <w:rPr>
          <w:rFonts w:hint="eastAsia"/>
        </w:rPr>
        <w:t>zur</w:t>
      </w:r>
      <w:proofErr w:type="spellEnd"/>
      <w:r>
        <w:rPr>
          <w:rFonts w:hint="eastAsia"/>
        </w:rPr>
        <w:t xml:space="preserve"> </w:t>
      </w:r>
      <w:proofErr w:type="spellStart"/>
      <w:r>
        <w:rPr>
          <w:rFonts w:hint="eastAsia"/>
        </w:rPr>
        <w:t>Geltung</w:t>
      </w:r>
      <w:proofErr w:type="spellEnd"/>
      <w:r>
        <w:rPr>
          <w:rFonts w:hint="eastAsia"/>
        </w:rPr>
        <w:t xml:space="preserve">. </w:t>
      </w:r>
      <w:r>
        <w:rPr>
          <w:rFonts w:hint="eastAsia"/>
        </w:rPr>
        <w:lastRenderedPageBreak/>
        <w:t>»</w:t>
      </w:r>
      <w:proofErr w:type="gramStart"/>
      <w:r>
        <w:rPr>
          <w:rFonts w:hint="eastAsia"/>
        </w:rPr>
        <w:t>Man</w:t>
      </w:r>
      <w:proofErr w:type="gramEnd"/>
      <w:r>
        <w:rPr>
          <w:rFonts w:hint="eastAsia"/>
        </w:rPr>
        <w:t xml:space="preserve"> </w:t>
      </w:r>
      <w:proofErr w:type="spellStart"/>
      <w:r>
        <w:rPr>
          <w:rFonts w:hint="eastAsia"/>
        </w:rPr>
        <w:t>kann</w:t>
      </w:r>
      <w:proofErr w:type="spellEnd"/>
      <w:r>
        <w:rPr>
          <w:rFonts w:hint="eastAsia"/>
        </w:rPr>
        <w:t xml:space="preserve"> </w:t>
      </w:r>
      <w:proofErr w:type="spellStart"/>
      <w:r>
        <w:rPr>
          <w:rFonts w:hint="eastAsia"/>
        </w:rPr>
        <w:t>ganz</w:t>
      </w:r>
      <w:proofErr w:type="spellEnd"/>
      <w:r>
        <w:rPr>
          <w:rFonts w:hint="eastAsia"/>
        </w:rPr>
        <w:t xml:space="preserve"> </w:t>
      </w:r>
      <w:proofErr w:type="spellStart"/>
      <w:r>
        <w:rPr>
          <w:rFonts w:hint="eastAsia"/>
        </w:rPr>
        <w:t>allgemein</w:t>
      </w:r>
      <w:proofErr w:type="spellEnd"/>
      <w:r>
        <w:rPr>
          <w:rFonts w:hint="eastAsia"/>
        </w:rPr>
        <w:t xml:space="preserve"> </w:t>
      </w:r>
      <w:proofErr w:type="spellStart"/>
      <w:r>
        <w:rPr>
          <w:rFonts w:hint="eastAsia"/>
        </w:rPr>
        <w:t>behaupten</w:t>
      </w:r>
      <w:proofErr w:type="spellEnd"/>
      <w:r>
        <w:rPr>
          <w:rFonts w:hint="eastAsia"/>
        </w:rPr>
        <w:t xml:space="preserve">, </w:t>
      </w:r>
      <w:proofErr w:type="spellStart"/>
      <w:r>
        <w:rPr>
          <w:rFonts w:hint="eastAsia"/>
        </w:rPr>
        <w:t>daß</w:t>
      </w:r>
      <w:proofErr w:type="spellEnd"/>
      <w:r>
        <w:rPr>
          <w:rFonts w:hint="eastAsia"/>
        </w:rPr>
        <w:t xml:space="preserve"> ... der </w:t>
      </w:r>
      <w:proofErr w:type="spellStart"/>
      <w:r>
        <w:rPr>
          <w:rFonts w:hint="eastAsia"/>
        </w:rPr>
        <w:t>Unterschied</w:t>
      </w:r>
      <w:proofErr w:type="spellEnd"/>
      <w:r>
        <w:rPr>
          <w:rFonts w:hint="eastAsia"/>
        </w:rPr>
        <w:t xml:space="preserve"> </w:t>
      </w:r>
      <w:proofErr w:type="spellStart"/>
      <w:r>
        <w:rPr>
          <w:rFonts w:hint="eastAsia"/>
        </w:rPr>
        <w:t>zwischen</w:t>
      </w:r>
      <w:proofErr w:type="spellEnd"/>
      <w:r>
        <w:rPr>
          <w:rFonts w:hint="eastAsia"/>
        </w:rPr>
        <w:t xml:space="preserve"> </w:t>
      </w:r>
      <w:proofErr w:type="spellStart"/>
      <w:r>
        <w:rPr>
          <w:rFonts w:hint="eastAsia"/>
        </w:rPr>
        <w:t>geistiger</w:t>
      </w:r>
      <w:proofErr w:type="spellEnd"/>
      <w:r>
        <w:rPr>
          <w:rFonts w:hint="eastAsia"/>
        </w:rPr>
        <w:t xml:space="preserve"> und </w:t>
      </w:r>
      <w:proofErr w:type="spellStart"/>
      <w:r>
        <w:rPr>
          <w:rFonts w:hint="eastAsia"/>
        </w:rPr>
        <w:t>Muskelarbeit</w:t>
      </w:r>
      <w:proofErr w:type="spellEnd"/>
      <w:r>
        <w:rPr>
          <w:rFonts w:hint="eastAsia"/>
        </w:rPr>
        <w:t xml:space="preserve"> </w:t>
      </w:r>
      <w:proofErr w:type="spellStart"/>
      <w:r>
        <w:rPr>
          <w:rFonts w:hint="eastAsia"/>
        </w:rPr>
        <w:t>nicht</w:t>
      </w:r>
      <w:proofErr w:type="spellEnd"/>
      <w:r>
        <w:rPr>
          <w:rFonts w:hint="eastAsia"/>
        </w:rPr>
        <w:t xml:space="preserve"> der </w:t>
      </w:r>
      <w:proofErr w:type="spellStart"/>
      <w:r>
        <w:rPr>
          <w:rFonts w:hint="eastAsia"/>
        </w:rPr>
        <w:t>zwischen</w:t>
      </w:r>
      <w:proofErr w:type="spellEnd"/>
      <w:r>
        <w:rPr>
          <w:rFonts w:hint="eastAsia"/>
        </w:rPr>
        <w:t xml:space="preserve"> </w:t>
      </w:r>
      <w:proofErr w:type="spellStart"/>
      <w:r>
        <w:rPr>
          <w:rFonts w:hint="eastAsia"/>
        </w:rPr>
        <w:t>psychischer</w:t>
      </w:r>
      <w:proofErr w:type="spellEnd"/>
      <w:r>
        <w:rPr>
          <w:rFonts w:hint="eastAsia"/>
        </w:rPr>
        <w:t xml:space="preserve"> und </w:t>
      </w:r>
      <w:proofErr w:type="spellStart"/>
      <w:r>
        <w:rPr>
          <w:rFonts w:hint="eastAsia"/>
        </w:rPr>
        <w:t>materieller</w:t>
      </w:r>
      <w:proofErr w:type="spellEnd"/>
      <w:r>
        <w:rPr>
          <w:rFonts w:hint="eastAsia"/>
        </w:rPr>
        <w:t xml:space="preserve"> </w:t>
      </w:r>
      <w:proofErr w:type="spellStart"/>
      <w:r>
        <w:rPr>
          <w:rFonts w:hint="eastAsia"/>
        </w:rPr>
        <w:t>Natur</w:t>
      </w:r>
      <w:proofErr w:type="spellEnd"/>
      <w:r>
        <w:rPr>
          <w:rFonts w:hint="eastAsia"/>
        </w:rPr>
        <w:t xml:space="preserve"> sei, </w:t>
      </w:r>
      <w:proofErr w:type="spellStart"/>
      <w:r>
        <w:rPr>
          <w:rFonts w:hint="eastAsia"/>
        </w:rPr>
        <w:t>daß</w:t>
      </w:r>
      <w:proofErr w:type="spellEnd"/>
      <w:r>
        <w:rPr>
          <w:rFonts w:hint="eastAsia"/>
        </w:rPr>
        <w:t xml:space="preserve"> </w:t>
      </w:r>
      <w:proofErr w:type="spellStart"/>
      <w:r>
        <w:rPr>
          <w:rFonts w:hint="eastAsia"/>
        </w:rPr>
        <w:t>vielmehr</w:t>
      </w:r>
      <w:proofErr w:type="spellEnd"/>
      <w:r>
        <w:rPr>
          <w:rFonts w:hint="eastAsia"/>
        </w:rPr>
        <w:t xml:space="preserve"> </w:t>
      </w:r>
      <w:proofErr w:type="spellStart"/>
      <w:r>
        <w:rPr>
          <w:rFonts w:hint="eastAsia"/>
        </w:rPr>
        <w:t>auch</w:t>
      </w:r>
      <w:proofErr w:type="spellEnd"/>
      <w:r>
        <w:rPr>
          <w:rFonts w:hint="eastAsia"/>
        </w:rPr>
        <w:t xml:space="preserve"> </w:t>
      </w:r>
      <w:proofErr w:type="spellStart"/>
      <w:r>
        <w:rPr>
          <w:rFonts w:hint="eastAsia"/>
        </w:rPr>
        <w:t>bei</w:t>
      </w:r>
      <w:proofErr w:type="spellEnd"/>
      <w:r>
        <w:rPr>
          <w:rFonts w:hint="eastAsia"/>
        </w:rPr>
        <w:t xml:space="preserve"> der </w:t>
      </w:r>
      <w:proofErr w:type="spellStart"/>
      <w:r>
        <w:rPr>
          <w:rFonts w:hint="eastAsia"/>
        </w:rPr>
        <w:t>letzteren</w:t>
      </w:r>
      <w:proofErr w:type="spellEnd"/>
      <w:r>
        <w:rPr>
          <w:rFonts w:hint="eastAsia"/>
        </w:rPr>
        <w:t xml:space="preserve"> </w:t>
      </w:r>
      <w:proofErr w:type="spellStart"/>
      <w:r>
        <w:rPr>
          <w:rFonts w:hint="eastAsia"/>
        </w:rPr>
        <w:t>schließlich</w:t>
      </w:r>
      <w:proofErr w:type="spellEnd"/>
      <w:r>
        <w:rPr>
          <w:rFonts w:hint="eastAsia"/>
        </w:rPr>
        <w:t xml:space="preserve"> </w:t>
      </w:r>
      <w:proofErr w:type="spellStart"/>
      <w:r>
        <w:rPr>
          <w:rFonts w:hint="eastAsia"/>
        </w:rPr>
        <w:t>nur</w:t>
      </w:r>
      <w:proofErr w:type="spellEnd"/>
      <w:r>
        <w:rPr>
          <w:rFonts w:hint="eastAsia"/>
        </w:rPr>
        <w:t xml:space="preserve"> auf die </w:t>
      </w:r>
      <w:proofErr w:type="spellStart"/>
      <w:r>
        <w:rPr>
          <w:rFonts w:hint="eastAsia"/>
        </w:rPr>
        <w:t>Innenseite</w:t>
      </w:r>
      <w:proofErr w:type="spellEnd"/>
      <w:r>
        <w:rPr>
          <w:rFonts w:hint="eastAsia"/>
        </w:rPr>
        <w:t xml:space="preserve"> der Arbeit, auf die </w:t>
      </w:r>
      <w:proofErr w:type="spellStart"/>
      <w:r>
        <w:rPr>
          <w:rFonts w:hint="eastAsia"/>
        </w:rPr>
        <w:t>Unlust</w:t>
      </w:r>
      <w:proofErr w:type="spellEnd"/>
      <w:r>
        <w:rPr>
          <w:rFonts w:hint="eastAsia"/>
        </w:rPr>
        <w:t xml:space="preserve"> der </w:t>
      </w:r>
      <w:proofErr w:type="spellStart"/>
      <w:r>
        <w:rPr>
          <w:rFonts w:hint="eastAsia"/>
        </w:rPr>
        <w:t>Anstrengung</w:t>
      </w:r>
      <w:proofErr w:type="spellEnd"/>
      <w:r>
        <w:rPr>
          <w:rFonts w:hint="eastAsia"/>
        </w:rPr>
        <w:t xml:space="preserve">, auf das </w:t>
      </w:r>
      <w:proofErr w:type="spellStart"/>
      <w:r>
        <w:rPr>
          <w:rFonts w:hint="eastAsia"/>
        </w:rPr>
        <w:t>Aufgebot</w:t>
      </w:r>
      <w:proofErr w:type="spellEnd"/>
      <w:r>
        <w:rPr>
          <w:rFonts w:hint="eastAsia"/>
        </w:rPr>
        <w:t xml:space="preserve"> an </w:t>
      </w:r>
      <w:proofErr w:type="spellStart"/>
      <w:r>
        <w:rPr>
          <w:rFonts w:hint="eastAsia"/>
        </w:rPr>
        <w:t>Willenskraft</w:t>
      </w:r>
      <w:proofErr w:type="spellEnd"/>
      <w:r>
        <w:rPr>
          <w:rFonts w:hint="eastAsia"/>
        </w:rPr>
        <w:t xml:space="preserve"> </w:t>
      </w:r>
      <w:proofErr w:type="spellStart"/>
      <w:r>
        <w:rPr>
          <w:rFonts w:hint="eastAsia"/>
        </w:rPr>
        <w:t>hin</w:t>
      </w:r>
      <w:proofErr w:type="spellEnd"/>
      <w:r>
        <w:rPr>
          <w:rFonts w:hint="eastAsia"/>
        </w:rPr>
        <w:t xml:space="preserve"> das </w:t>
      </w:r>
      <w:proofErr w:type="spellStart"/>
      <w:r>
        <w:rPr>
          <w:rFonts w:hint="eastAsia"/>
        </w:rPr>
        <w:t>Entgelt</w:t>
      </w:r>
      <w:proofErr w:type="spellEnd"/>
      <w:r>
        <w:rPr>
          <w:rFonts w:hint="eastAsia"/>
        </w:rPr>
        <w:t xml:space="preserve"> </w:t>
      </w:r>
      <w:proofErr w:type="spellStart"/>
      <w:r>
        <w:rPr>
          <w:rFonts w:hint="eastAsia"/>
        </w:rPr>
        <w:t>gefordert</w:t>
      </w:r>
      <w:proofErr w:type="spellEnd"/>
      <w:r>
        <w:rPr>
          <w:rFonts w:hint="eastAsia"/>
        </w:rPr>
        <w:t xml:space="preserve"> </w:t>
      </w:r>
      <w:proofErr w:type="spellStart"/>
      <w:r>
        <w:rPr>
          <w:rFonts w:hint="eastAsia"/>
        </w:rPr>
        <w:t>werde</w:t>
      </w:r>
      <w:proofErr w:type="spellEnd"/>
      <w:r>
        <w:rPr>
          <w:rFonts w:hint="eastAsia"/>
        </w:rPr>
        <w:t xml:space="preserve">. </w:t>
      </w:r>
      <w:proofErr w:type="spellStart"/>
      <w:r>
        <w:rPr>
          <w:rFonts w:hint="eastAsia"/>
        </w:rPr>
        <w:t>Freilich</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diese</w:t>
      </w:r>
      <w:proofErr w:type="spellEnd"/>
      <w:r>
        <w:rPr>
          <w:rFonts w:hint="eastAsia"/>
        </w:rPr>
        <w:t xml:space="preserve"> </w:t>
      </w:r>
      <w:proofErr w:type="spellStart"/>
      <w:r>
        <w:rPr>
          <w:rFonts w:hint="eastAsia"/>
        </w:rPr>
        <w:t>Geistigkeit</w:t>
      </w:r>
      <w:proofErr w:type="spellEnd"/>
      <w:r>
        <w:rPr>
          <w:rFonts w:hint="eastAsia"/>
        </w:rPr>
        <w:t xml:space="preserve">, die </w:t>
      </w:r>
      <w:proofErr w:type="spellStart"/>
      <w:r>
        <w:rPr>
          <w:rFonts w:hint="eastAsia"/>
        </w:rPr>
        <w:t>gleichsam</w:t>
      </w:r>
      <w:proofErr w:type="spellEnd"/>
      <w:r>
        <w:rPr>
          <w:rFonts w:hint="eastAsia"/>
        </w:rPr>
        <w:t xml:space="preserve"> das Ding-an-</w:t>
      </w:r>
      <w:proofErr w:type="spellStart"/>
      <w:r>
        <w:rPr>
          <w:rFonts w:hint="eastAsia"/>
        </w:rPr>
        <w:t>sich</w:t>
      </w:r>
      <w:proofErr w:type="spellEnd"/>
      <w:r>
        <w:rPr>
          <w:rFonts w:hint="eastAsia"/>
        </w:rPr>
        <w:t xml:space="preserve"> hinter der </w:t>
      </w:r>
      <w:proofErr w:type="spellStart"/>
      <w:r>
        <w:rPr>
          <w:rFonts w:hint="eastAsia"/>
        </w:rPr>
        <w:t>Erscheinung</w:t>
      </w:r>
      <w:proofErr w:type="spellEnd"/>
      <w:r>
        <w:rPr>
          <w:rFonts w:hint="eastAsia"/>
        </w:rPr>
        <w:t xml:space="preserve"> der Arbeit </w:t>
      </w:r>
      <w:proofErr w:type="spellStart"/>
      <w:r>
        <w:rPr>
          <w:rFonts w:hint="eastAsia"/>
        </w:rPr>
        <w:t>ist</w:t>
      </w:r>
      <w:proofErr w:type="spellEnd"/>
      <w:r>
        <w:rPr>
          <w:rFonts w:hint="eastAsia"/>
        </w:rPr>
        <w:t xml:space="preserve"> </w:t>
      </w:r>
      <w:r>
        <w:rPr>
          <w:rFonts w:hint="eastAsia"/>
        </w:rPr>
        <w:t>…</w:t>
      </w:r>
      <w:r>
        <w:rPr>
          <w:rFonts w:hint="eastAsia"/>
        </w:rPr>
        <w:t>,</w:t>
      </w:r>
      <w:proofErr w:type="spellStart"/>
      <w:r>
        <w:rPr>
          <w:rFonts w:hint="eastAsia"/>
        </w:rPr>
        <w:t>keine</w:t>
      </w:r>
      <w:proofErr w:type="spellEnd"/>
      <w:r>
        <w:rPr>
          <w:rFonts w:hint="eastAsia"/>
        </w:rPr>
        <w:t xml:space="preserve"> </w:t>
      </w:r>
      <w:proofErr w:type="spellStart"/>
      <w:r>
        <w:rPr>
          <w:rFonts w:hint="eastAsia"/>
        </w:rPr>
        <w:t>intellektuelle</w:t>
      </w:r>
      <w:proofErr w:type="spellEnd"/>
      <w:r>
        <w:rPr>
          <w:rFonts w:hint="eastAsia"/>
        </w:rPr>
        <w:t xml:space="preserve">, </w:t>
      </w:r>
      <w:proofErr w:type="spellStart"/>
      <w:r>
        <w:rPr>
          <w:rFonts w:hint="eastAsia"/>
        </w:rPr>
        <w:t>sondern</w:t>
      </w:r>
      <w:proofErr w:type="spellEnd"/>
      <w:r>
        <w:rPr>
          <w:rFonts w:hint="eastAsia"/>
        </w:rPr>
        <w:t xml:space="preserve"> </w:t>
      </w:r>
      <w:proofErr w:type="spellStart"/>
      <w:r>
        <w:rPr>
          <w:rFonts w:hint="eastAsia"/>
        </w:rPr>
        <w:t>besteht</w:t>
      </w:r>
      <w:proofErr w:type="spellEnd"/>
      <w:r>
        <w:rPr>
          <w:rFonts w:hint="eastAsia"/>
        </w:rPr>
        <w:t xml:space="preserve"> in </w:t>
      </w:r>
      <w:proofErr w:type="spellStart"/>
      <w:r>
        <w:rPr>
          <w:rFonts w:hint="eastAsia"/>
        </w:rPr>
        <w:t>Gef</w:t>
      </w:r>
      <w:proofErr w:type="spellEnd"/>
      <w:r>
        <w:rPr>
          <w:rFonts w:hint="eastAsia"/>
        </w:rPr>
        <w:t>ü</w:t>
      </w:r>
      <w:r>
        <w:rPr>
          <w:rFonts w:hint="eastAsia"/>
        </w:rPr>
        <w:t xml:space="preserve">hl und </w:t>
      </w:r>
      <w:proofErr w:type="spellStart"/>
      <w:r>
        <w:rPr>
          <w:rFonts w:hint="eastAsia"/>
        </w:rPr>
        <w:t>Willen</w:t>
      </w:r>
      <w:proofErr w:type="spellEnd"/>
      <w:r>
        <w:rPr>
          <w:rFonts w:hint="eastAsia"/>
        </w:rPr>
        <w:t xml:space="preserve">; </w:t>
      </w:r>
      <w:proofErr w:type="spellStart"/>
      <w:r>
        <w:rPr>
          <w:rFonts w:hint="eastAsia"/>
        </w:rPr>
        <w:t>woraus</w:t>
      </w:r>
      <w:proofErr w:type="spellEnd"/>
      <w:r>
        <w:rPr>
          <w:rFonts w:hint="eastAsia"/>
        </w:rPr>
        <w:t xml:space="preserve"> </w:t>
      </w:r>
      <w:proofErr w:type="spellStart"/>
      <w:r>
        <w:rPr>
          <w:rFonts w:hint="eastAsia"/>
        </w:rPr>
        <w:t>dann</w:t>
      </w:r>
      <w:proofErr w:type="spellEnd"/>
      <w:r>
        <w:rPr>
          <w:rFonts w:hint="eastAsia"/>
        </w:rPr>
        <w:t xml:space="preserve"> </w:t>
      </w:r>
      <w:proofErr w:type="spellStart"/>
      <w:r>
        <w:rPr>
          <w:rFonts w:hint="eastAsia"/>
        </w:rPr>
        <w:t>folgt</w:t>
      </w:r>
      <w:proofErr w:type="spellEnd"/>
      <w:r>
        <w:rPr>
          <w:rFonts w:hint="eastAsia"/>
        </w:rPr>
        <w:t xml:space="preserve">, </w:t>
      </w:r>
      <w:proofErr w:type="spellStart"/>
      <w:r>
        <w:rPr>
          <w:rFonts w:hint="eastAsia"/>
        </w:rPr>
        <w:t>daß</w:t>
      </w:r>
      <w:proofErr w:type="spellEnd"/>
      <w:r>
        <w:rPr>
          <w:rFonts w:hint="eastAsia"/>
        </w:rPr>
        <w:t xml:space="preserve"> </w:t>
      </w:r>
      <w:proofErr w:type="spellStart"/>
      <w:r>
        <w:rPr>
          <w:rFonts w:hint="eastAsia"/>
        </w:rPr>
        <w:t>derselbe</w:t>
      </w:r>
      <w:proofErr w:type="spellEnd"/>
      <w:r>
        <w:rPr>
          <w:rFonts w:hint="eastAsia"/>
        </w:rPr>
        <w:t xml:space="preserve"> dem der </w:t>
      </w:r>
      <w:proofErr w:type="spellStart"/>
      <w:r>
        <w:rPr>
          <w:rFonts w:hint="eastAsia"/>
        </w:rPr>
        <w:t>geistigen</w:t>
      </w:r>
      <w:proofErr w:type="spellEnd"/>
      <w:r>
        <w:rPr>
          <w:rFonts w:hint="eastAsia"/>
        </w:rPr>
        <w:t xml:space="preserve"> Arbeit </w:t>
      </w:r>
      <w:proofErr w:type="spellStart"/>
      <w:r>
        <w:rPr>
          <w:rFonts w:hint="eastAsia"/>
        </w:rPr>
        <w:t>nicht</w:t>
      </w:r>
      <w:proofErr w:type="spellEnd"/>
      <w:r>
        <w:rPr>
          <w:rFonts w:hint="eastAsia"/>
        </w:rPr>
        <w:t xml:space="preserve"> </w:t>
      </w:r>
      <w:proofErr w:type="spellStart"/>
      <w:r>
        <w:rPr>
          <w:rFonts w:hint="eastAsia"/>
        </w:rPr>
        <w:t>koordiniert</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sondern</w:t>
      </w:r>
      <w:proofErr w:type="spellEnd"/>
      <w:r>
        <w:rPr>
          <w:rFonts w:hint="eastAsia"/>
        </w:rPr>
        <w:t xml:space="preserve"> </w:t>
      </w:r>
      <w:proofErr w:type="spellStart"/>
      <w:r>
        <w:rPr>
          <w:rFonts w:hint="eastAsia"/>
        </w:rPr>
        <w:t>auch</w:t>
      </w:r>
      <w:proofErr w:type="spellEnd"/>
      <w:r>
        <w:rPr>
          <w:rFonts w:hint="eastAsia"/>
        </w:rPr>
        <w:t xml:space="preserve"> </w:t>
      </w:r>
      <w:proofErr w:type="spellStart"/>
      <w:r>
        <w:rPr>
          <w:rFonts w:hint="eastAsia"/>
        </w:rPr>
        <w:t>diesen</w:t>
      </w:r>
      <w:proofErr w:type="spellEnd"/>
      <w:r>
        <w:rPr>
          <w:rFonts w:hint="eastAsia"/>
        </w:rPr>
        <w:t xml:space="preserve"> </w:t>
      </w:r>
      <w:proofErr w:type="spellStart"/>
      <w:r>
        <w:rPr>
          <w:rFonts w:hint="eastAsia"/>
        </w:rPr>
        <w:t>fundamentiert</w:t>
      </w:r>
      <w:proofErr w:type="spellEnd"/>
      <w:r>
        <w:rPr>
          <w:rFonts w:hint="eastAsia"/>
        </w:rPr>
        <w:t xml:space="preserve">. </w:t>
      </w:r>
      <w:proofErr w:type="spellStart"/>
      <w:r>
        <w:rPr>
          <w:rFonts w:hint="eastAsia"/>
        </w:rPr>
        <w:t>Denn</w:t>
      </w:r>
      <w:proofErr w:type="spellEnd"/>
      <w:r>
        <w:rPr>
          <w:rFonts w:hint="eastAsia"/>
        </w:rPr>
        <w:t xml:space="preserve"> </w:t>
      </w:r>
      <w:proofErr w:type="spellStart"/>
      <w:r>
        <w:rPr>
          <w:rFonts w:hint="eastAsia"/>
        </w:rPr>
        <w:t>auch</w:t>
      </w:r>
      <w:proofErr w:type="spellEnd"/>
      <w:r>
        <w:rPr>
          <w:rFonts w:hint="eastAsia"/>
        </w:rPr>
        <w:t xml:space="preserve"> an </w:t>
      </w:r>
      <w:proofErr w:type="spellStart"/>
      <w:r>
        <w:rPr>
          <w:rFonts w:hint="eastAsia"/>
        </w:rPr>
        <w:t>ihm</w:t>
      </w:r>
      <w:proofErr w:type="spellEnd"/>
      <w:r>
        <w:rPr>
          <w:rFonts w:hint="eastAsia"/>
        </w:rPr>
        <w:t xml:space="preserve"> </w:t>
      </w:r>
      <w:proofErr w:type="spellStart"/>
      <w:r>
        <w:rPr>
          <w:rFonts w:hint="eastAsia"/>
        </w:rPr>
        <w:t>bringt</w:t>
      </w:r>
      <w:proofErr w:type="spellEnd"/>
      <w:r>
        <w:rPr>
          <w:rFonts w:hint="eastAsia"/>
        </w:rPr>
        <w:t xml:space="preserve"> </w:t>
      </w:r>
      <w:proofErr w:type="spellStart"/>
      <w:r>
        <w:rPr>
          <w:rFonts w:hint="eastAsia"/>
        </w:rPr>
        <w:t>urspr</w:t>
      </w:r>
      <w:proofErr w:type="spellEnd"/>
      <w:r>
        <w:rPr>
          <w:rFonts w:hint="eastAsia"/>
        </w:rPr>
        <w:t>ü</w:t>
      </w:r>
      <w:proofErr w:type="spellStart"/>
      <w:r>
        <w:rPr>
          <w:rFonts w:hint="eastAsia"/>
        </w:rPr>
        <w:t>nglich</w:t>
      </w:r>
      <w:proofErr w:type="spellEnd"/>
      <w:r>
        <w:rPr>
          <w:rFonts w:hint="eastAsia"/>
        </w:rPr>
        <w:t xml:space="preserve"> </w:t>
      </w:r>
      <w:proofErr w:type="spellStart"/>
      <w:r>
        <w:rPr>
          <w:rFonts w:hint="eastAsia"/>
        </w:rPr>
        <w:t>nicht</w:t>
      </w:r>
      <w:proofErr w:type="spellEnd"/>
      <w:r>
        <w:rPr>
          <w:rFonts w:hint="eastAsia"/>
        </w:rPr>
        <w:t xml:space="preserve"> der </w:t>
      </w:r>
      <w:proofErr w:type="spellStart"/>
      <w:r>
        <w:rPr>
          <w:rFonts w:hint="eastAsia"/>
        </w:rPr>
        <w:t>objektive</w:t>
      </w:r>
      <w:proofErr w:type="spellEnd"/>
      <w:r>
        <w:rPr>
          <w:rFonts w:hint="eastAsia"/>
        </w:rPr>
        <w:t xml:space="preserve"> </w:t>
      </w:r>
      <w:proofErr w:type="spellStart"/>
      <w:r>
        <w:rPr>
          <w:rFonts w:hint="eastAsia"/>
        </w:rPr>
        <w:t>Inhalt</w:t>
      </w:r>
      <w:proofErr w:type="spellEnd"/>
      <w:r>
        <w:rPr>
          <w:rFonts w:hint="eastAsia"/>
        </w:rPr>
        <w:t>.</w:t>
      </w:r>
      <w:proofErr w:type="gramStart"/>
      <w:r>
        <w:rPr>
          <w:rFonts w:hint="eastAsia"/>
        </w:rPr>
        <w:t>..</w:t>
      </w:r>
      <w:proofErr w:type="gramEnd"/>
      <w:r>
        <w:rPr>
          <w:rFonts w:hint="eastAsia"/>
        </w:rPr>
        <w:t xml:space="preserve">, sein ... </w:t>
      </w:r>
      <w:proofErr w:type="spellStart"/>
      <w:r>
        <w:rPr>
          <w:rFonts w:hint="eastAsia"/>
        </w:rPr>
        <w:t>Resultat</w:t>
      </w:r>
      <w:proofErr w:type="spellEnd"/>
      <w:r>
        <w:rPr>
          <w:rFonts w:hint="eastAsia"/>
        </w:rPr>
        <w:t xml:space="preserve">, die </w:t>
      </w:r>
      <w:proofErr w:type="spellStart"/>
      <w:r>
        <w:rPr>
          <w:rFonts w:hint="eastAsia"/>
        </w:rPr>
        <w:t>Forderung</w:t>
      </w:r>
      <w:proofErr w:type="spellEnd"/>
      <w:r>
        <w:rPr>
          <w:rFonts w:hint="eastAsia"/>
        </w:rPr>
        <w:t xml:space="preserve"> des </w:t>
      </w:r>
      <w:proofErr w:type="spellStart"/>
      <w:r>
        <w:rPr>
          <w:rFonts w:hint="eastAsia"/>
        </w:rPr>
        <w:t>Entgelts</w:t>
      </w:r>
      <w:proofErr w:type="spellEnd"/>
      <w:r>
        <w:rPr>
          <w:rFonts w:hint="eastAsia"/>
        </w:rPr>
        <w:t xml:space="preserve"> </w:t>
      </w:r>
      <w:proofErr w:type="spellStart"/>
      <w:r>
        <w:rPr>
          <w:rFonts w:hint="eastAsia"/>
        </w:rPr>
        <w:t>hervor</w:t>
      </w:r>
      <w:proofErr w:type="spellEnd"/>
      <w:r>
        <w:rPr>
          <w:rFonts w:hint="eastAsia"/>
        </w:rPr>
        <w:t xml:space="preserve">, </w:t>
      </w:r>
      <w:proofErr w:type="spellStart"/>
      <w:r>
        <w:rPr>
          <w:rFonts w:hint="eastAsia"/>
        </w:rPr>
        <w:t>sondern</w:t>
      </w:r>
      <w:proofErr w:type="spellEnd"/>
      <w:r>
        <w:rPr>
          <w:rFonts w:hint="eastAsia"/>
        </w:rPr>
        <w:t xml:space="preserve"> ... der </w:t>
      </w:r>
      <w:proofErr w:type="spellStart"/>
      <w:r>
        <w:rPr>
          <w:rFonts w:hint="eastAsia"/>
        </w:rPr>
        <w:t>Energieaufwand</w:t>
      </w:r>
      <w:proofErr w:type="spellEnd"/>
      <w:r>
        <w:rPr>
          <w:rFonts w:hint="eastAsia"/>
        </w:rPr>
        <w:t xml:space="preserve">, </w:t>
      </w:r>
      <w:proofErr w:type="spellStart"/>
      <w:r>
        <w:rPr>
          <w:rFonts w:hint="eastAsia"/>
        </w:rPr>
        <w:t>dessen</w:t>
      </w:r>
      <w:proofErr w:type="spellEnd"/>
      <w:r>
        <w:rPr>
          <w:rFonts w:hint="eastAsia"/>
        </w:rPr>
        <w:t xml:space="preserve"> es f</w:t>
      </w:r>
      <w:r>
        <w:rPr>
          <w:rFonts w:hint="eastAsia"/>
        </w:rPr>
        <w:t>ü</w:t>
      </w:r>
      <w:r>
        <w:rPr>
          <w:rFonts w:hint="eastAsia"/>
        </w:rPr>
        <w:t xml:space="preserve">r die Produktion </w:t>
      </w:r>
      <w:proofErr w:type="spellStart"/>
      <w:r>
        <w:rPr>
          <w:rFonts w:hint="eastAsia"/>
        </w:rPr>
        <w:t>jenes</w:t>
      </w:r>
      <w:proofErr w:type="spellEnd"/>
      <w:r>
        <w:rPr>
          <w:rFonts w:hint="eastAsia"/>
        </w:rPr>
        <w:t xml:space="preserve"> </w:t>
      </w:r>
      <w:proofErr w:type="spellStart"/>
      <w:r>
        <w:rPr>
          <w:rFonts w:hint="eastAsia"/>
        </w:rPr>
        <w:t>geistigen</w:t>
      </w:r>
      <w:proofErr w:type="spellEnd"/>
      <w:r>
        <w:rPr>
          <w:rFonts w:hint="eastAsia"/>
        </w:rPr>
        <w:t xml:space="preserve"> </w:t>
      </w:r>
      <w:proofErr w:type="spellStart"/>
      <w:r>
        <w:rPr>
          <w:rFonts w:hint="eastAsia"/>
        </w:rPr>
        <w:t>Inhaltes</w:t>
      </w:r>
      <w:proofErr w:type="spellEnd"/>
      <w:r>
        <w:rPr>
          <w:rFonts w:hint="eastAsia"/>
        </w:rPr>
        <w:t xml:space="preserve"> </w:t>
      </w:r>
      <w:proofErr w:type="spellStart"/>
      <w:r>
        <w:rPr>
          <w:rFonts w:hint="eastAsia"/>
        </w:rPr>
        <w:t>bedarf</w:t>
      </w:r>
      <w:proofErr w:type="spellEnd"/>
      <w:r>
        <w:rPr>
          <w:rFonts w:hint="eastAsia"/>
        </w:rPr>
        <w:t xml:space="preserve">. </w:t>
      </w:r>
      <w:proofErr w:type="spellStart"/>
      <w:r>
        <w:rPr>
          <w:rFonts w:hint="eastAsia"/>
        </w:rPr>
        <w:t>Indem</w:t>
      </w:r>
      <w:proofErr w:type="spellEnd"/>
      <w:r>
        <w:rPr>
          <w:rFonts w:hint="eastAsia"/>
        </w:rPr>
        <w:t xml:space="preserve"> so der </w:t>
      </w:r>
      <w:proofErr w:type="spellStart"/>
      <w:r>
        <w:rPr>
          <w:rFonts w:hint="eastAsia"/>
        </w:rPr>
        <w:t>Quellpunkt</w:t>
      </w:r>
      <w:proofErr w:type="spellEnd"/>
      <w:r>
        <w:rPr>
          <w:rFonts w:hint="eastAsia"/>
        </w:rPr>
        <w:t xml:space="preserve"> des </w:t>
      </w:r>
      <w:proofErr w:type="spellStart"/>
      <w:r>
        <w:rPr>
          <w:rFonts w:hint="eastAsia"/>
        </w:rPr>
        <w:t>Wertes</w:t>
      </w:r>
      <w:proofErr w:type="spellEnd"/>
      <w:r>
        <w:rPr>
          <w:rFonts w:hint="eastAsia"/>
        </w:rPr>
        <w:t xml:space="preserve"> </w:t>
      </w:r>
      <w:r>
        <w:rPr>
          <w:rFonts w:hint="eastAsia"/>
        </w:rPr>
        <w:t>…</w:t>
      </w:r>
      <w:proofErr w:type="spellStart"/>
      <w:r>
        <w:rPr>
          <w:rFonts w:hint="eastAsia"/>
        </w:rPr>
        <w:t>sich</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ein</w:t>
      </w:r>
      <w:proofErr w:type="spellEnd"/>
      <w:r>
        <w:rPr>
          <w:rFonts w:hint="eastAsia"/>
        </w:rPr>
        <w:t xml:space="preserve"> Thun der </w:t>
      </w:r>
      <w:proofErr w:type="spellStart"/>
      <w:r>
        <w:rPr>
          <w:rFonts w:hint="eastAsia"/>
        </w:rPr>
        <w:t>Seele</w:t>
      </w:r>
      <w:proofErr w:type="spellEnd"/>
      <w:r>
        <w:rPr>
          <w:rFonts w:hint="eastAsia"/>
        </w:rPr>
        <w:t xml:space="preserve"> </w:t>
      </w:r>
      <w:proofErr w:type="spellStart"/>
      <w:r>
        <w:rPr>
          <w:rFonts w:hint="eastAsia"/>
        </w:rPr>
        <w:t>enth</w:t>
      </w:r>
      <w:proofErr w:type="spellEnd"/>
      <w:r>
        <w:rPr>
          <w:rFonts w:hint="eastAsia"/>
        </w:rPr>
        <w:t>ü</w:t>
      </w:r>
      <w:proofErr w:type="spellStart"/>
      <w:r>
        <w:rPr>
          <w:rFonts w:hint="eastAsia"/>
        </w:rPr>
        <w:t>llt</w:t>
      </w:r>
      <w:proofErr w:type="spellEnd"/>
      <w:r>
        <w:rPr>
          <w:rFonts w:hint="eastAsia"/>
        </w:rPr>
        <w:t xml:space="preserve">, </w:t>
      </w:r>
      <w:proofErr w:type="spellStart"/>
      <w:r>
        <w:rPr>
          <w:rFonts w:hint="eastAsia"/>
        </w:rPr>
        <w:t>erhalten</w:t>
      </w:r>
      <w:proofErr w:type="spellEnd"/>
      <w:r>
        <w:rPr>
          <w:rFonts w:hint="eastAsia"/>
        </w:rPr>
        <w:t xml:space="preserve"> </w:t>
      </w:r>
      <w:proofErr w:type="spellStart"/>
      <w:r>
        <w:rPr>
          <w:rFonts w:hint="eastAsia"/>
        </w:rPr>
        <w:t>Muskelarbeit</w:t>
      </w:r>
      <w:proofErr w:type="spellEnd"/>
      <w:r>
        <w:rPr>
          <w:rFonts w:hint="eastAsia"/>
        </w:rPr>
        <w:t xml:space="preserve"> und </w:t>
      </w:r>
      <w:r>
        <w:rPr>
          <w:rFonts w:hint="eastAsia"/>
        </w:rPr>
        <w:t>›</w:t>
      </w:r>
      <w:proofErr w:type="spellStart"/>
      <w:r>
        <w:rPr>
          <w:rFonts w:hint="eastAsia"/>
        </w:rPr>
        <w:t>geistige</w:t>
      </w:r>
      <w:proofErr w:type="spellEnd"/>
      <w:r>
        <w:rPr>
          <w:rFonts w:hint="eastAsia"/>
        </w:rPr>
        <w:t>‹</w:t>
      </w:r>
      <w:r>
        <w:rPr>
          <w:rFonts w:hint="eastAsia"/>
        </w:rPr>
        <w:t xml:space="preserve"> Arbeit </w:t>
      </w:r>
      <w:proofErr w:type="spellStart"/>
      <w:r>
        <w:rPr>
          <w:rFonts w:hint="eastAsia"/>
        </w:rPr>
        <w:t>einen</w:t>
      </w:r>
      <w:proofErr w:type="spellEnd"/>
      <w:r>
        <w:rPr>
          <w:rFonts w:hint="eastAsia"/>
        </w:rPr>
        <w:t xml:space="preserve"> </w:t>
      </w:r>
      <w:proofErr w:type="spellStart"/>
      <w:r>
        <w:rPr>
          <w:rFonts w:hint="eastAsia"/>
        </w:rPr>
        <w:t>gemeinsamen</w:t>
      </w:r>
      <w:proofErr w:type="spellEnd"/>
      <w:r>
        <w:rPr>
          <w:rFonts w:hint="eastAsia"/>
        </w:rPr>
        <w:t xml:space="preserve">, - man </w:t>
      </w:r>
      <w:proofErr w:type="spellStart"/>
      <w:r>
        <w:rPr>
          <w:rFonts w:hint="eastAsia"/>
        </w:rPr>
        <w:t>könnte</w:t>
      </w:r>
      <w:proofErr w:type="spellEnd"/>
      <w:r>
        <w:rPr>
          <w:rFonts w:hint="eastAsia"/>
        </w:rPr>
        <w:t xml:space="preserve"> </w:t>
      </w:r>
      <w:proofErr w:type="spellStart"/>
      <w:r>
        <w:rPr>
          <w:rFonts w:hint="eastAsia"/>
        </w:rPr>
        <w:t>sagen</w:t>
      </w:r>
      <w:proofErr w:type="spellEnd"/>
      <w:r>
        <w:rPr>
          <w:rFonts w:hint="eastAsia"/>
        </w:rPr>
        <w:t xml:space="preserve">: </w:t>
      </w:r>
      <w:proofErr w:type="spellStart"/>
      <w:r>
        <w:rPr>
          <w:rFonts w:hint="eastAsia"/>
        </w:rPr>
        <w:t>moralischen</w:t>
      </w:r>
      <w:proofErr w:type="spellEnd"/>
      <w:r>
        <w:rPr>
          <w:rFonts w:hint="eastAsia"/>
        </w:rPr>
        <w:t xml:space="preserve"> - </w:t>
      </w:r>
      <w:proofErr w:type="spellStart"/>
      <w:r>
        <w:rPr>
          <w:rFonts w:hint="eastAsia"/>
        </w:rPr>
        <w:t>wertbegr</w:t>
      </w:r>
      <w:proofErr w:type="spellEnd"/>
      <w:r>
        <w:rPr>
          <w:rFonts w:hint="eastAsia"/>
        </w:rPr>
        <w:t>ü</w:t>
      </w:r>
      <w:proofErr w:type="spellStart"/>
      <w:r>
        <w:rPr>
          <w:rFonts w:hint="eastAsia"/>
        </w:rPr>
        <w:t>ndenden</w:t>
      </w:r>
      <w:proofErr w:type="spellEnd"/>
      <w:r>
        <w:rPr>
          <w:rFonts w:hint="eastAsia"/>
        </w:rPr>
        <w:t xml:space="preserve"> </w:t>
      </w:r>
      <w:proofErr w:type="spellStart"/>
      <w:r>
        <w:rPr>
          <w:rFonts w:hint="eastAsia"/>
        </w:rPr>
        <w:t>Unterbau</w:t>
      </w:r>
      <w:proofErr w:type="spellEnd"/>
      <w:r>
        <w:rPr>
          <w:rFonts w:hint="eastAsia"/>
        </w:rPr>
        <w:t xml:space="preserve">, </w:t>
      </w:r>
      <w:proofErr w:type="spellStart"/>
      <w:r>
        <w:rPr>
          <w:rFonts w:hint="eastAsia"/>
        </w:rPr>
        <w:t>durch</w:t>
      </w:r>
      <w:proofErr w:type="spellEnd"/>
      <w:r>
        <w:rPr>
          <w:rFonts w:hint="eastAsia"/>
        </w:rPr>
        <w:t xml:space="preserve"> den die </w:t>
      </w:r>
      <w:proofErr w:type="spellStart"/>
      <w:r>
        <w:rPr>
          <w:rFonts w:hint="eastAsia"/>
        </w:rPr>
        <w:t>Reduktion</w:t>
      </w:r>
      <w:proofErr w:type="spellEnd"/>
      <w:r>
        <w:rPr>
          <w:rFonts w:hint="eastAsia"/>
        </w:rPr>
        <w:t xml:space="preserve"> des </w:t>
      </w:r>
      <w:proofErr w:type="spellStart"/>
      <w:r>
        <w:rPr>
          <w:rFonts w:hint="eastAsia"/>
        </w:rPr>
        <w:t>Arbeitswertes</w:t>
      </w:r>
      <w:proofErr w:type="spellEnd"/>
      <w:r>
        <w:rPr>
          <w:rFonts w:hint="eastAsia"/>
        </w:rPr>
        <w:t xml:space="preserve"> </w:t>
      </w:r>
      <w:r>
        <w:rPr>
          <w:rFonts w:hint="eastAsia"/>
        </w:rPr>
        <w:t>ü</w:t>
      </w:r>
      <w:proofErr w:type="spellStart"/>
      <w:r>
        <w:rPr>
          <w:rFonts w:hint="eastAsia"/>
        </w:rPr>
        <w:t>berhaupt</w:t>
      </w:r>
      <w:proofErr w:type="spellEnd"/>
      <w:r>
        <w:rPr>
          <w:rFonts w:hint="eastAsia"/>
        </w:rPr>
        <w:t xml:space="preserve"> auf </w:t>
      </w:r>
      <w:proofErr w:type="spellStart"/>
      <w:r>
        <w:rPr>
          <w:rFonts w:hint="eastAsia"/>
        </w:rPr>
        <w:t>Muskelarbeitswert</w:t>
      </w:r>
      <w:proofErr w:type="spellEnd"/>
      <w:r>
        <w:rPr>
          <w:rFonts w:hint="eastAsia"/>
        </w:rPr>
        <w:t xml:space="preserve"> </w:t>
      </w:r>
      <w:proofErr w:type="spellStart"/>
      <w:r>
        <w:rPr>
          <w:rFonts w:hint="eastAsia"/>
        </w:rPr>
        <w:t>ihr</w:t>
      </w:r>
      <w:proofErr w:type="spellEnd"/>
      <w:r>
        <w:rPr>
          <w:rFonts w:hint="eastAsia"/>
        </w:rPr>
        <w:t xml:space="preserve"> </w:t>
      </w:r>
      <w:proofErr w:type="spellStart"/>
      <w:r>
        <w:rPr>
          <w:rFonts w:hint="eastAsia"/>
        </w:rPr>
        <w:t>banausisches</w:t>
      </w:r>
      <w:proofErr w:type="spellEnd"/>
      <w:r>
        <w:rPr>
          <w:rFonts w:hint="eastAsia"/>
        </w:rPr>
        <w:t xml:space="preserve"> und brutal </w:t>
      </w:r>
      <w:proofErr w:type="spellStart"/>
      <w:r>
        <w:rPr>
          <w:rFonts w:hint="eastAsia"/>
        </w:rPr>
        <w:t>materialistisches</w:t>
      </w:r>
      <w:proofErr w:type="spellEnd"/>
      <w:r>
        <w:rPr>
          <w:rFonts w:hint="eastAsia"/>
        </w:rPr>
        <w:t xml:space="preserve"> </w:t>
      </w:r>
      <w:proofErr w:type="spellStart"/>
      <w:r>
        <w:rPr>
          <w:rFonts w:hint="eastAsia"/>
        </w:rPr>
        <w:t>Aussehn</w:t>
      </w:r>
      <w:proofErr w:type="spellEnd"/>
      <w:r>
        <w:rPr>
          <w:rFonts w:hint="eastAsia"/>
        </w:rPr>
        <w:t xml:space="preserve"> </w:t>
      </w:r>
      <w:proofErr w:type="spellStart"/>
      <w:r>
        <w:rPr>
          <w:rFonts w:hint="eastAsia"/>
        </w:rPr>
        <w:t>verliert</w:t>
      </w:r>
      <w:proofErr w:type="spellEnd"/>
      <w:r>
        <w:rPr>
          <w:rFonts w:hint="eastAsia"/>
        </w:rPr>
        <w:t xml:space="preserve">. Das </w:t>
      </w:r>
      <w:proofErr w:type="spellStart"/>
      <w:r>
        <w:rPr>
          <w:rFonts w:hint="eastAsia"/>
        </w:rPr>
        <w:t>verhält</w:t>
      </w:r>
      <w:proofErr w:type="spellEnd"/>
      <w:r>
        <w:rPr>
          <w:rFonts w:hint="eastAsia"/>
        </w:rPr>
        <w:t xml:space="preserve"> </w:t>
      </w:r>
      <w:proofErr w:type="spellStart"/>
      <w:r>
        <w:rPr>
          <w:rFonts w:hint="eastAsia"/>
        </w:rPr>
        <w:t>sich</w:t>
      </w:r>
      <w:proofErr w:type="spellEnd"/>
      <w:r>
        <w:rPr>
          <w:rFonts w:hint="eastAsia"/>
        </w:rPr>
        <w:t xml:space="preserve"> </w:t>
      </w:r>
      <w:proofErr w:type="spellStart"/>
      <w:r>
        <w:rPr>
          <w:rFonts w:hint="eastAsia"/>
        </w:rPr>
        <w:t>ungefähr</w:t>
      </w:r>
      <w:proofErr w:type="spellEnd"/>
      <w:r>
        <w:rPr>
          <w:rFonts w:hint="eastAsia"/>
        </w:rPr>
        <w:t xml:space="preserve"> </w:t>
      </w:r>
      <w:proofErr w:type="spellStart"/>
      <w:r>
        <w:rPr>
          <w:rFonts w:hint="eastAsia"/>
        </w:rPr>
        <w:t>wie</w:t>
      </w:r>
      <w:proofErr w:type="spellEnd"/>
      <w:r>
        <w:rPr>
          <w:rFonts w:hint="eastAsia"/>
        </w:rPr>
        <w:t xml:space="preserve"> </w:t>
      </w:r>
      <w:proofErr w:type="spellStart"/>
      <w:r>
        <w:rPr>
          <w:rFonts w:hint="eastAsia"/>
        </w:rPr>
        <w:t>mit</w:t>
      </w:r>
      <w:proofErr w:type="spellEnd"/>
      <w:r>
        <w:rPr>
          <w:rFonts w:hint="eastAsia"/>
        </w:rPr>
        <w:t xml:space="preserve"> dem </w:t>
      </w:r>
      <w:proofErr w:type="spellStart"/>
      <w:r>
        <w:rPr>
          <w:rFonts w:hint="eastAsia"/>
        </w:rPr>
        <w:t>theoretischen</w:t>
      </w:r>
      <w:proofErr w:type="spellEnd"/>
      <w:r>
        <w:rPr>
          <w:rFonts w:hint="eastAsia"/>
        </w:rPr>
        <w:t xml:space="preserve"> </w:t>
      </w:r>
      <w:proofErr w:type="spellStart"/>
      <w:r>
        <w:rPr>
          <w:rFonts w:hint="eastAsia"/>
        </w:rPr>
        <w:t>Materialismus</w:t>
      </w:r>
      <w:proofErr w:type="spellEnd"/>
      <w:r>
        <w:rPr>
          <w:rFonts w:hint="eastAsia"/>
        </w:rPr>
        <w:t xml:space="preserve">, der </w:t>
      </w:r>
      <w:proofErr w:type="spellStart"/>
      <w:r>
        <w:rPr>
          <w:rFonts w:hint="eastAsia"/>
        </w:rPr>
        <w:t>ein</w:t>
      </w:r>
      <w:proofErr w:type="spellEnd"/>
      <w:r>
        <w:rPr>
          <w:rFonts w:hint="eastAsia"/>
        </w:rPr>
        <w:t xml:space="preserve"> </w:t>
      </w:r>
      <w:proofErr w:type="spellStart"/>
      <w:r>
        <w:rPr>
          <w:rFonts w:hint="eastAsia"/>
        </w:rPr>
        <w:t>ganz</w:t>
      </w:r>
      <w:proofErr w:type="spellEnd"/>
      <w:r>
        <w:rPr>
          <w:rFonts w:hint="eastAsia"/>
        </w:rPr>
        <w:t xml:space="preserve"> </w:t>
      </w:r>
      <w:proofErr w:type="spellStart"/>
      <w:r>
        <w:rPr>
          <w:rFonts w:hint="eastAsia"/>
        </w:rPr>
        <w:t>neues</w:t>
      </w:r>
      <w:proofErr w:type="spellEnd"/>
      <w:r>
        <w:rPr>
          <w:rFonts w:hint="eastAsia"/>
        </w:rPr>
        <w:t xml:space="preserve"> und </w:t>
      </w:r>
      <w:proofErr w:type="spellStart"/>
      <w:r>
        <w:rPr>
          <w:rFonts w:hint="eastAsia"/>
        </w:rPr>
        <w:t>ernsthafter</w:t>
      </w:r>
      <w:proofErr w:type="spellEnd"/>
      <w:r>
        <w:rPr>
          <w:rFonts w:hint="eastAsia"/>
        </w:rPr>
        <w:t xml:space="preserve"> </w:t>
      </w:r>
      <w:proofErr w:type="spellStart"/>
      <w:r>
        <w:rPr>
          <w:rFonts w:hint="eastAsia"/>
        </w:rPr>
        <w:t>diskutables</w:t>
      </w:r>
      <w:proofErr w:type="spellEnd"/>
      <w:r>
        <w:rPr>
          <w:rFonts w:hint="eastAsia"/>
        </w:rPr>
        <w:t xml:space="preserve"> </w:t>
      </w:r>
      <w:proofErr w:type="spellStart"/>
      <w:r>
        <w:rPr>
          <w:rFonts w:hint="eastAsia"/>
        </w:rPr>
        <w:t>Wesen</w:t>
      </w:r>
      <w:proofErr w:type="spellEnd"/>
      <w:r>
        <w:rPr>
          <w:rFonts w:hint="eastAsia"/>
        </w:rPr>
        <w:t xml:space="preserve"> </w:t>
      </w:r>
      <w:proofErr w:type="spellStart"/>
      <w:r>
        <w:rPr>
          <w:rFonts w:hint="eastAsia"/>
        </w:rPr>
        <w:t>bekommt</w:t>
      </w:r>
      <w:proofErr w:type="spellEnd"/>
      <w:r>
        <w:rPr>
          <w:rFonts w:hint="eastAsia"/>
        </w:rPr>
        <w:t xml:space="preserve">, </w:t>
      </w:r>
      <w:proofErr w:type="spellStart"/>
      <w:r>
        <w:rPr>
          <w:rFonts w:hint="eastAsia"/>
        </w:rPr>
        <w:t>wenn</w:t>
      </w:r>
      <w:proofErr w:type="spellEnd"/>
      <w:r>
        <w:rPr>
          <w:rFonts w:hint="eastAsia"/>
        </w:rPr>
        <w:t xml:space="preserve"> man </w:t>
      </w:r>
      <w:proofErr w:type="spellStart"/>
      <w:r>
        <w:rPr>
          <w:rFonts w:hint="eastAsia"/>
        </w:rPr>
        <w:t>betont</w:t>
      </w:r>
      <w:proofErr w:type="spellEnd"/>
      <w:r>
        <w:rPr>
          <w:rFonts w:hint="eastAsia"/>
        </w:rPr>
        <w:t xml:space="preserve">, </w:t>
      </w:r>
      <w:proofErr w:type="spellStart"/>
      <w:r>
        <w:rPr>
          <w:rFonts w:hint="eastAsia"/>
        </w:rPr>
        <w:t>daß</w:t>
      </w:r>
      <w:proofErr w:type="spellEnd"/>
      <w:r>
        <w:rPr>
          <w:rFonts w:hint="eastAsia"/>
        </w:rPr>
        <w:t xml:space="preserve"> </w:t>
      </w:r>
      <w:proofErr w:type="spellStart"/>
      <w:r>
        <w:rPr>
          <w:rFonts w:hint="eastAsia"/>
        </w:rPr>
        <w:t>doch</w:t>
      </w:r>
      <w:proofErr w:type="spellEnd"/>
      <w:r>
        <w:rPr>
          <w:rFonts w:hint="eastAsia"/>
        </w:rPr>
        <w:t xml:space="preserve"> </w:t>
      </w:r>
      <w:proofErr w:type="spellStart"/>
      <w:r>
        <w:rPr>
          <w:rFonts w:hint="eastAsia"/>
        </w:rPr>
        <w:t>auch</w:t>
      </w:r>
      <w:proofErr w:type="spellEnd"/>
      <w:r>
        <w:rPr>
          <w:rFonts w:hint="eastAsia"/>
        </w:rPr>
        <w:t xml:space="preserve"> die </w:t>
      </w:r>
      <w:proofErr w:type="spellStart"/>
      <w:r>
        <w:rPr>
          <w:rFonts w:hint="eastAsia"/>
        </w:rPr>
        <w:t>Materie</w:t>
      </w:r>
      <w:proofErr w:type="spellEnd"/>
      <w:r>
        <w:rPr>
          <w:rFonts w:hint="eastAsia"/>
        </w:rPr>
        <w:t xml:space="preserve"> </w:t>
      </w:r>
      <w:proofErr w:type="spellStart"/>
      <w:r>
        <w:rPr>
          <w:rFonts w:hint="eastAsia"/>
        </w:rPr>
        <w:t>eine</w:t>
      </w:r>
      <w:proofErr w:type="spellEnd"/>
      <w:r>
        <w:rPr>
          <w:rFonts w:hint="eastAsia"/>
        </w:rPr>
        <w:t xml:space="preserve"> </w:t>
      </w:r>
      <w:proofErr w:type="spellStart"/>
      <w:r>
        <w:rPr>
          <w:rFonts w:hint="eastAsia"/>
        </w:rPr>
        <w:t>Vorstellung</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kein</w:t>
      </w:r>
      <w:proofErr w:type="spellEnd"/>
      <w:r>
        <w:rPr>
          <w:rFonts w:hint="eastAsia"/>
        </w:rPr>
        <w:t xml:space="preserve"> </w:t>
      </w:r>
      <w:proofErr w:type="spellStart"/>
      <w:r>
        <w:rPr>
          <w:rFonts w:hint="eastAsia"/>
        </w:rPr>
        <w:t>Wesen</w:t>
      </w:r>
      <w:proofErr w:type="spellEnd"/>
      <w:r>
        <w:rPr>
          <w:rFonts w:hint="eastAsia"/>
        </w:rPr>
        <w:t xml:space="preserve">, das, </w:t>
      </w:r>
      <w:proofErr w:type="spellStart"/>
      <w:r>
        <w:rPr>
          <w:rFonts w:hint="eastAsia"/>
        </w:rPr>
        <w:t>im</w:t>
      </w:r>
      <w:proofErr w:type="spellEnd"/>
      <w:r>
        <w:rPr>
          <w:rFonts w:hint="eastAsia"/>
        </w:rPr>
        <w:t xml:space="preserve"> </w:t>
      </w:r>
      <w:proofErr w:type="spellStart"/>
      <w:r>
        <w:rPr>
          <w:rFonts w:hint="eastAsia"/>
        </w:rPr>
        <w:t>absoluten</w:t>
      </w:r>
      <w:proofErr w:type="spellEnd"/>
      <w:r>
        <w:rPr>
          <w:rFonts w:hint="eastAsia"/>
        </w:rPr>
        <w:t xml:space="preserve"> </w:t>
      </w:r>
      <w:proofErr w:type="spellStart"/>
      <w:r>
        <w:rPr>
          <w:rFonts w:hint="eastAsia"/>
        </w:rPr>
        <w:t>Sinne</w:t>
      </w:r>
      <w:proofErr w:type="spellEnd"/>
      <w:r>
        <w:rPr>
          <w:rFonts w:hint="eastAsia"/>
        </w:rPr>
        <w:t xml:space="preserve"> </w:t>
      </w:r>
      <w:r>
        <w:rPr>
          <w:rFonts w:hint="eastAsia"/>
        </w:rPr>
        <w:t>…</w:t>
      </w:r>
      <w:r>
        <w:rPr>
          <w:rFonts w:hint="eastAsia"/>
        </w:rPr>
        <w:t xml:space="preserve">der </w:t>
      </w:r>
      <w:proofErr w:type="spellStart"/>
      <w:r>
        <w:rPr>
          <w:rFonts w:hint="eastAsia"/>
        </w:rPr>
        <w:t>Seele</w:t>
      </w:r>
      <w:proofErr w:type="spellEnd"/>
      <w:r>
        <w:rPr>
          <w:rFonts w:hint="eastAsia"/>
        </w:rPr>
        <w:t xml:space="preserve"> </w:t>
      </w:r>
      <w:proofErr w:type="spellStart"/>
      <w:r>
        <w:rPr>
          <w:rFonts w:hint="eastAsia"/>
        </w:rPr>
        <w:t>entgegengesetzt</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sondern</w:t>
      </w:r>
      <w:proofErr w:type="spellEnd"/>
      <w:r>
        <w:rPr>
          <w:rFonts w:hint="eastAsia"/>
        </w:rPr>
        <w:t xml:space="preserve"> in seiner </w:t>
      </w:r>
      <w:proofErr w:type="spellStart"/>
      <w:r>
        <w:rPr>
          <w:rFonts w:hint="eastAsia"/>
        </w:rPr>
        <w:t>Erkennbarkeit</w:t>
      </w:r>
      <w:proofErr w:type="spellEnd"/>
      <w:r>
        <w:rPr>
          <w:rFonts w:hint="eastAsia"/>
        </w:rPr>
        <w:t xml:space="preserve"> </w:t>
      </w:r>
      <w:proofErr w:type="spellStart"/>
      <w:r>
        <w:rPr>
          <w:rFonts w:hint="eastAsia"/>
        </w:rPr>
        <w:t>durchaus</w:t>
      </w:r>
      <w:proofErr w:type="spellEnd"/>
      <w:r>
        <w:rPr>
          <w:rFonts w:hint="eastAsia"/>
        </w:rPr>
        <w:t xml:space="preserve"> </w:t>
      </w:r>
      <w:proofErr w:type="spellStart"/>
      <w:r>
        <w:rPr>
          <w:rFonts w:hint="eastAsia"/>
        </w:rPr>
        <w:t>bestimmt</w:t>
      </w:r>
      <w:proofErr w:type="spellEnd"/>
      <w:r>
        <w:rPr>
          <w:rFonts w:hint="eastAsia"/>
        </w:rPr>
        <w:t xml:space="preserve"> von den </w:t>
      </w:r>
      <w:proofErr w:type="spellStart"/>
      <w:r>
        <w:rPr>
          <w:rFonts w:hint="eastAsia"/>
        </w:rPr>
        <w:t>Formen</w:t>
      </w:r>
      <w:proofErr w:type="spellEnd"/>
      <w:r>
        <w:rPr>
          <w:rFonts w:hint="eastAsia"/>
        </w:rPr>
        <w:t xml:space="preserve"> und </w:t>
      </w:r>
      <w:proofErr w:type="spellStart"/>
      <w:r>
        <w:rPr>
          <w:rFonts w:hint="eastAsia"/>
        </w:rPr>
        <w:t>Voraussetzungen</w:t>
      </w:r>
      <w:proofErr w:type="spellEnd"/>
      <w:r>
        <w:rPr>
          <w:rFonts w:hint="eastAsia"/>
        </w:rPr>
        <w:t xml:space="preserve"> </w:t>
      </w:r>
      <w:proofErr w:type="spellStart"/>
      <w:r>
        <w:rPr>
          <w:rFonts w:hint="eastAsia"/>
        </w:rPr>
        <w:t>unserer</w:t>
      </w:r>
      <w:proofErr w:type="spellEnd"/>
      <w:r>
        <w:rPr>
          <w:rFonts w:hint="eastAsia"/>
        </w:rPr>
        <w:t xml:space="preserve"> </w:t>
      </w:r>
      <w:proofErr w:type="spellStart"/>
      <w:r>
        <w:rPr>
          <w:rFonts w:hint="eastAsia"/>
        </w:rPr>
        <w:t>geistigen</w:t>
      </w:r>
      <w:proofErr w:type="spellEnd"/>
      <w:r>
        <w:rPr>
          <w:rFonts w:hint="eastAsia"/>
        </w:rPr>
        <w:t xml:space="preserve"> </w:t>
      </w:r>
      <w:proofErr w:type="spellStart"/>
      <w:r>
        <w:rPr>
          <w:rFonts w:hint="eastAsia"/>
        </w:rPr>
        <w:t>Organisation</w:t>
      </w:r>
      <w:proofErr w:type="spellEnd"/>
      <w:r>
        <w:rPr>
          <w:rFonts w:hint="eastAsia"/>
        </w:rPr>
        <w:t xml:space="preserve">.« </w:t>
      </w:r>
      <w:proofErr w:type="spellStart"/>
      <w:r>
        <w:rPr>
          <w:rFonts w:hint="eastAsia"/>
        </w:rPr>
        <w:t>Mit</w:t>
      </w:r>
      <w:proofErr w:type="spellEnd"/>
      <w:r>
        <w:rPr>
          <w:rFonts w:hint="eastAsia"/>
        </w:rPr>
        <w:t xml:space="preserve"> </w:t>
      </w:r>
      <w:proofErr w:type="spellStart"/>
      <w:r>
        <w:rPr>
          <w:rFonts w:hint="eastAsia"/>
        </w:rPr>
        <w:t>diesen</w:t>
      </w:r>
      <w:proofErr w:type="spellEnd"/>
      <w:r>
        <w:rPr>
          <w:rFonts w:hint="eastAsia"/>
        </w:rPr>
        <w:t xml:space="preserve"> </w:t>
      </w:r>
      <w:proofErr w:type="spellStart"/>
      <w:r>
        <w:rPr>
          <w:rFonts w:hint="eastAsia"/>
        </w:rPr>
        <w:t>Ausf</w:t>
      </w:r>
      <w:proofErr w:type="spellEnd"/>
      <w:r>
        <w:rPr>
          <w:rFonts w:hint="eastAsia"/>
        </w:rPr>
        <w:t>ü</w:t>
      </w:r>
      <w:proofErr w:type="spellStart"/>
      <w:r>
        <w:rPr>
          <w:rFonts w:hint="eastAsia"/>
        </w:rPr>
        <w:t>hrungen</w:t>
      </w:r>
      <w:proofErr w:type="spellEnd"/>
      <w:r>
        <w:rPr>
          <w:rFonts w:hint="eastAsia"/>
        </w:rPr>
        <w:t xml:space="preserve"> ({Philosophie des </w:t>
      </w:r>
      <w:proofErr w:type="spellStart"/>
      <w:r>
        <w:rPr>
          <w:rFonts w:hint="eastAsia"/>
        </w:rPr>
        <w:t>Geldes</w:t>
      </w:r>
      <w:proofErr w:type="spellEnd"/>
      <w:r>
        <w:rPr>
          <w:rFonts w:hint="eastAsia"/>
        </w:rPr>
        <w:t xml:space="preserve"> Leipzig 1900} p 449/450) </w:t>
      </w:r>
      <w:proofErr w:type="spellStart"/>
      <w:r>
        <w:rPr>
          <w:rFonts w:hint="eastAsia"/>
        </w:rPr>
        <w:t>macht</w:t>
      </w:r>
      <w:proofErr w:type="spellEnd"/>
      <w:r>
        <w:rPr>
          <w:rFonts w:hint="eastAsia"/>
        </w:rPr>
        <w:t xml:space="preserve"> </w:t>
      </w:r>
      <w:proofErr w:type="spellStart"/>
      <w:r>
        <w:rPr>
          <w:rFonts w:hint="eastAsia"/>
        </w:rPr>
        <w:t>sich</w:t>
      </w:r>
      <w:proofErr w:type="spellEnd"/>
      <w:r>
        <w:rPr>
          <w:rFonts w:hint="eastAsia"/>
        </w:rPr>
        <w:t xml:space="preserve"> Simmel </w:t>
      </w:r>
      <w:proofErr w:type="spellStart"/>
      <w:r>
        <w:rPr>
          <w:rFonts w:hint="eastAsia"/>
        </w:rPr>
        <w:t>freilich</w:t>
      </w:r>
      <w:proofErr w:type="spellEnd"/>
      <w:r>
        <w:rPr>
          <w:rFonts w:hint="eastAsia"/>
        </w:rPr>
        <w:t xml:space="preserve"> </w:t>
      </w:r>
      <w:proofErr w:type="spellStart"/>
      <w:r>
        <w:rPr>
          <w:rFonts w:hint="eastAsia"/>
        </w:rPr>
        <w:t>zum</w:t>
      </w:r>
      <w:proofErr w:type="spellEnd"/>
      <w:r>
        <w:rPr>
          <w:rFonts w:hint="eastAsia"/>
        </w:rPr>
        <w:t xml:space="preserve"> advocatus diaboli, </w:t>
      </w:r>
      <w:proofErr w:type="spellStart"/>
      <w:r>
        <w:rPr>
          <w:rFonts w:hint="eastAsia"/>
        </w:rPr>
        <w:t>denn</w:t>
      </w:r>
      <w:proofErr w:type="spellEnd"/>
      <w:r>
        <w:rPr>
          <w:rFonts w:hint="eastAsia"/>
        </w:rPr>
        <w:t xml:space="preserve"> er will die in Frage </w:t>
      </w:r>
      <w:proofErr w:type="spellStart"/>
      <w:r>
        <w:rPr>
          <w:rFonts w:hint="eastAsia"/>
        </w:rPr>
        <w:t>stehende</w:t>
      </w:r>
      <w:proofErr w:type="spellEnd"/>
      <w:r>
        <w:rPr>
          <w:rFonts w:hint="eastAsia"/>
        </w:rPr>
        <w:t xml:space="preserve"> </w:t>
      </w:r>
      <w:proofErr w:type="spellStart"/>
      <w:r>
        <w:rPr>
          <w:rFonts w:hint="eastAsia"/>
        </w:rPr>
        <w:t>Reduktion</w:t>
      </w:r>
      <w:proofErr w:type="spellEnd"/>
      <w:r>
        <w:rPr>
          <w:rFonts w:hint="eastAsia"/>
        </w:rPr>
        <w:t xml:space="preserve"> der Arbeit auf </w:t>
      </w:r>
      <w:proofErr w:type="spellStart"/>
      <w:r>
        <w:rPr>
          <w:rFonts w:hint="eastAsia"/>
        </w:rPr>
        <w:t>körperliche</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einräumen</w:t>
      </w:r>
      <w:proofErr w:type="spellEnd"/>
      <w:r>
        <w:rPr>
          <w:rFonts w:hint="eastAsia"/>
        </w:rPr>
        <w:t xml:space="preserve">. Es </w:t>
      </w:r>
      <w:proofErr w:type="spellStart"/>
      <w:r>
        <w:rPr>
          <w:rFonts w:hint="eastAsia"/>
        </w:rPr>
        <w:t>gebe</w:t>
      </w:r>
      <w:proofErr w:type="spellEnd"/>
      <w:r>
        <w:rPr>
          <w:rFonts w:hint="eastAsia"/>
        </w:rPr>
        <w:t xml:space="preserve"> </w:t>
      </w:r>
      <w:proofErr w:type="spellStart"/>
      <w:r>
        <w:rPr>
          <w:rFonts w:hint="eastAsia"/>
        </w:rPr>
        <w:t>doch</w:t>
      </w:r>
      <w:proofErr w:type="spellEnd"/>
      <w:r>
        <w:rPr>
          <w:rFonts w:hint="eastAsia"/>
        </w:rPr>
        <w:t xml:space="preserve"> </w:t>
      </w:r>
      <w:proofErr w:type="spellStart"/>
      <w:r>
        <w:rPr>
          <w:rFonts w:hint="eastAsia"/>
        </w:rPr>
        <w:t>auch</w:t>
      </w:r>
      <w:proofErr w:type="spellEnd"/>
      <w:r>
        <w:rPr>
          <w:rFonts w:hint="eastAsia"/>
        </w:rPr>
        <w:t xml:space="preserve"> </w:t>
      </w:r>
      <w:proofErr w:type="spellStart"/>
      <w:r>
        <w:rPr>
          <w:rFonts w:hint="eastAsia"/>
        </w:rPr>
        <w:t>wertlose</w:t>
      </w:r>
      <w:proofErr w:type="spellEnd"/>
      <w:r>
        <w:rPr>
          <w:rFonts w:hint="eastAsia"/>
        </w:rPr>
        <w:t xml:space="preserve"> Arbeit, die </w:t>
      </w:r>
      <w:proofErr w:type="spellStart"/>
      <w:r>
        <w:rPr>
          <w:rFonts w:hint="eastAsia"/>
        </w:rPr>
        <w:t>Energieaufwand</w:t>
      </w:r>
      <w:proofErr w:type="spellEnd"/>
      <w:r>
        <w:rPr>
          <w:rFonts w:hint="eastAsia"/>
        </w:rPr>
        <w:t xml:space="preserve"> </w:t>
      </w:r>
      <w:proofErr w:type="spellStart"/>
      <w:r>
        <w:rPr>
          <w:rFonts w:hint="eastAsia"/>
        </w:rPr>
        <w:t>erfordere</w:t>
      </w:r>
      <w:proofErr w:type="spellEnd"/>
      <w:r>
        <w:rPr>
          <w:rFonts w:hint="eastAsia"/>
        </w:rPr>
        <w:t xml:space="preserve">. »Das </w:t>
      </w:r>
      <w:proofErr w:type="spellStart"/>
      <w:r>
        <w:rPr>
          <w:rFonts w:hint="eastAsia"/>
        </w:rPr>
        <w:t>bedeutet</w:t>
      </w:r>
      <w:proofErr w:type="spellEnd"/>
      <w:r>
        <w:rPr>
          <w:rFonts w:hint="eastAsia"/>
        </w:rPr>
        <w:t xml:space="preserve">: der Wert der Arbeit </w:t>
      </w:r>
      <w:proofErr w:type="spellStart"/>
      <w:r>
        <w:rPr>
          <w:rFonts w:hint="eastAsia"/>
        </w:rPr>
        <w:t>mißt</w:t>
      </w:r>
      <w:proofErr w:type="spellEnd"/>
      <w:r>
        <w:rPr>
          <w:rFonts w:hint="eastAsia"/>
        </w:rPr>
        <w:t xml:space="preserve"> </w:t>
      </w:r>
      <w:proofErr w:type="spellStart"/>
      <w:r>
        <w:rPr>
          <w:rFonts w:hint="eastAsia"/>
        </w:rPr>
        <w:t>sich</w:t>
      </w:r>
      <w:proofErr w:type="spellEnd"/>
      <w:r>
        <w:rPr>
          <w:rFonts w:hint="eastAsia"/>
        </w:rPr>
        <w:t xml:space="preserve"> </w:t>
      </w:r>
      <w:proofErr w:type="spellStart"/>
      <w:r>
        <w:rPr>
          <w:rFonts w:hint="eastAsia"/>
        </w:rPr>
        <w:t>nicht</w:t>
      </w:r>
      <w:proofErr w:type="spellEnd"/>
      <w:r>
        <w:rPr>
          <w:rFonts w:hint="eastAsia"/>
        </w:rPr>
        <w:t xml:space="preserve"> an </w:t>
      </w:r>
      <w:proofErr w:type="spellStart"/>
      <w:r>
        <w:rPr>
          <w:rFonts w:hint="eastAsia"/>
        </w:rPr>
        <w:t>ihrem</w:t>
      </w:r>
      <w:proofErr w:type="spellEnd"/>
      <w:r>
        <w:rPr>
          <w:rFonts w:hint="eastAsia"/>
        </w:rPr>
        <w:t xml:space="preserve"> Quantum, </w:t>
      </w:r>
      <w:proofErr w:type="spellStart"/>
      <w:r>
        <w:rPr>
          <w:rFonts w:hint="eastAsia"/>
        </w:rPr>
        <w:t>sondern</w:t>
      </w:r>
      <w:proofErr w:type="spellEnd"/>
      <w:r>
        <w:rPr>
          <w:rFonts w:hint="eastAsia"/>
        </w:rPr>
        <w:t xml:space="preserve"> an der N</w:t>
      </w:r>
      <w:r>
        <w:rPr>
          <w:rFonts w:hint="eastAsia"/>
        </w:rPr>
        <w:t>ü</w:t>
      </w:r>
      <w:proofErr w:type="spellStart"/>
      <w:r>
        <w:rPr>
          <w:rFonts w:hint="eastAsia"/>
        </w:rPr>
        <w:t>tzlichkeit</w:t>
      </w:r>
      <w:proofErr w:type="spellEnd"/>
      <w:r>
        <w:rPr>
          <w:rFonts w:hint="eastAsia"/>
        </w:rPr>
        <w:t xml:space="preserve"> </w:t>
      </w:r>
      <w:proofErr w:type="spellStart"/>
      <w:r>
        <w:rPr>
          <w:rFonts w:hint="eastAsia"/>
        </w:rPr>
        <w:t>ihres</w:t>
      </w:r>
      <w:proofErr w:type="spellEnd"/>
      <w:r>
        <w:rPr>
          <w:rFonts w:hint="eastAsia"/>
        </w:rPr>
        <w:t xml:space="preserve"> </w:t>
      </w:r>
      <w:proofErr w:type="spellStart"/>
      <w:r>
        <w:rPr>
          <w:rFonts w:hint="eastAsia"/>
        </w:rPr>
        <w:t>Ergebnisses</w:t>
      </w:r>
      <w:proofErr w:type="spellEnd"/>
      <w:r>
        <w:rPr>
          <w:rFonts w:hint="eastAsia"/>
        </w:rPr>
        <w:t xml:space="preserve">!« Nun </w:t>
      </w:r>
      <w:proofErr w:type="spellStart"/>
      <w:r>
        <w:rPr>
          <w:rFonts w:hint="eastAsia"/>
        </w:rPr>
        <w:t>wi</w:t>
      </w:r>
      <w:proofErr w:type="spellEnd"/>
      <w:r>
        <w:rPr>
          <w:rFonts w:hint="eastAsia"/>
        </w:rPr>
        <w:t>(</w:t>
      </w:r>
      <w:proofErr w:type="spellStart"/>
      <w:r>
        <w:rPr>
          <w:rFonts w:hint="eastAsia"/>
        </w:rPr>
        <w:t>rft</w:t>
      </w:r>
      <w:proofErr w:type="spellEnd"/>
      <w:r>
        <w:rPr>
          <w:rFonts w:hint="eastAsia"/>
        </w:rPr>
        <w:t xml:space="preserve">) Simmel Marx </w:t>
      </w:r>
      <w:proofErr w:type="spellStart"/>
      <w:r>
        <w:rPr>
          <w:rFonts w:hint="eastAsia"/>
        </w:rPr>
        <w:t>wie</w:t>
      </w:r>
      <w:proofErr w:type="spellEnd"/>
      <w:r>
        <w:rPr>
          <w:rFonts w:hint="eastAsia"/>
        </w:rPr>
        <w:t xml:space="preserve"> es </w:t>
      </w:r>
      <w:proofErr w:type="spellStart"/>
      <w:r>
        <w:rPr>
          <w:rFonts w:hint="eastAsia"/>
        </w:rPr>
        <w:t>scheint</w:t>
      </w:r>
      <w:proofErr w:type="spellEnd"/>
      <w:r>
        <w:rPr>
          <w:rFonts w:hint="eastAsia"/>
        </w:rPr>
        <w:t xml:space="preserve">, </w:t>
      </w:r>
      <w:proofErr w:type="spellStart"/>
      <w:r>
        <w:rPr>
          <w:rFonts w:hint="eastAsia"/>
        </w:rPr>
        <w:t>eine</w:t>
      </w:r>
      <w:proofErr w:type="spellEnd"/>
      <w:r>
        <w:rPr>
          <w:rFonts w:hint="eastAsia"/>
        </w:rPr>
        <w:t xml:space="preserve"> </w:t>
      </w:r>
      <w:proofErr w:type="spellStart"/>
      <w:r>
        <w:rPr>
          <w:rFonts w:hint="eastAsia"/>
        </w:rPr>
        <w:t>Verwechselung</w:t>
      </w:r>
      <w:proofErr w:type="spellEnd"/>
      <w:r>
        <w:rPr>
          <w:rFonts w:hint="eastAsia"/>
        </w:rPr>
        <w:t xml:space="preserve"> von </w:t>
      </w:r>
      <w:proofErr w:type="spellStart"/>
      <w:r>
        <w:rPr>
          <w:rFonts w:hint="eastAsia"/>
        </w:rPr>
        <w:t>Tatbestandsaufnahme</w:t>
      </w:r>
      <w:proofErr w:type="spellEnd"/>
      <w:r>
        <w:rPr>
          <w:rFonts w:hint="eastAsia"/>
        </w:rPr>
        <w:t xml:space="preserve"> und </w:t>
      </w:r>
      <w:proofErr w:type="spellStart"/>
      <w:r>
        <w:rPr>
          <w:rFonts w:hint="eastAsia"/>
        </w:rPr>
        <w:t>Forderung</w:t>
      </w:r>
      <w:proofErr w:type="spellEnd"/>
      <w:r>
        <w:rPr>
          <w:rFonts w:hint="eastAsia"/>
        </w:rPr>
        <w:t xml:space="preserve"> </w:t>
      </w:r>
      <w:proofErr w:type="spellStart"/>
      <w:r>
        <w:rPr>
          <w:rFonts w:hint="eastAsia"/>
        </w:rPr>
        <w:t>vor</w:t>
      </w:r>
      <w:proofErr w:type="spellEnd"/>
      <w:r>
        <w:rPr>
          <w:rFonts w:hint="eastAsia"/>
        </w:rPr>
        <w:t xml:space="preserve">. Er </w:t>
      </w:r>
      <w:proofErr w:type="spellStart"/>
      <w:r>
        <w:rPr>
          <w:rFonts w:hint="eastAsia"/>
        </w:rPr>
        <w:t>schreibt</w:t>
      </w:r>
      <w:proofErr w:type="spellEnd"/>
      <w:r>
        <w:rPr>
          <w:rFonts w:hint="eastAsia"/>
        </w:rPr>
        <w:t>: Der »</w:t>
      </w:r>
      <w:proofErr w:type="spellStart"/>
      <w:r>
        <w:rPr>
          <w:rFonts w:hint="eastAsia"/>
        </w:rPr>
        <w:t>Sozialismus</w:t>
      </w:r>
      <w:proofErr w:type="spellEnd"/>
      <w:r>
        <w:rPr>
          <w:rFonts w:hint="eastAsia"/>
        </w:rPr>
        <w:t xml:space="preserve">... </w:t>
      </w:r>
      <w:proofErr w:type="spellStart"/>
      <w:r>
        <w:rPr>
          <w:rFonts w:hint="eastAsia"/>
        </w:rPr>
        <w:t>erstrebt</w:t>
      </w:r>
      <w:proofErr w:type="spellEnd"/>
      <w:r>
        <w:rPr>
          <w:rFonts w:hint="eastAsia"/>
        </w:rPr>
        <w:t xml:space="preserve"> </w:t>
      </w:r>
      <w:proofErr w:type="spellStart"/>
      <w:r>
        <w:rPr>
          <w:rFonts w:hint="eastAsia"/>
        </w:rPr>
        <w:t>thatsächlich</w:t>
      </w:r>
      <w:proofErr w:type="spellEnd"/>
      <w:r>
        <w:rPr>
          <w:rFonts w:hint="eastAsia"/>
        </w:rPr>
        <w:t xml:space="preserve"> </w:t>
      </w:r>
      <w:proofErr w:type="spellStart"/>
      <w:r>
        <w:rPr>
          <w:rFonts w:hint="eastAsia"/>
        </w:rPr>
        <w:t>eine</w:t>
      </w:r>
      <w:proofErr w:type="spellEnd"/>
      <w:r>
        <w:rPr>
          <w:rFonts w:hint="eastAsia"/>
        </w:rPr>
        <w:t xml:space="preserve"> ... Gesellschaft, in der </w:t>
      </w:r>
      <w:proofErr w:type="spellStart"/>
      <w:r>
        <w:rPr>
          <w:rFonts w:hint="eastAsia"/>
        </w:rPr>
        <w:t>der</w:t>
      </w:r>
      <w:proofErr w:type="spellEnd"/>
      <w:r>
        <w:rPr>
          <w:rFonts w:hint="eastAsia"/>
        </w:rPr>
        <w:t xml:space="preserve"> N</w:t>
      </w:r>
      <w:r>
        <w:rPr>
          <w:rFonts w:hint="eastAsia"/>
        </w:rPr>
        <w:t>ü</w:t>
      </w:r>
      <w:proofErr w:type="spellStart"/>
      <w:r>
        <w:rPr>
          <w:rFonts w:hint="eastAsia"/>
        </w:rPr>
        <w:t>tzlichkeitswert</w:t>
      </w:r>
      <w:proofErr w:type="spellEnd"/>
      <w:r>
        <w:rPr>
          <w:rFonts w:hint="eastAsia"/>
        </w:rPr>
        <w:t xml:space="preserve"> der </w:t>
      </w:r>
      <w:proofErr w:type="spellStart"/>
      <w:r>
        <w:rPr>
          <w:rFonts w:hint="eastAsia"/>
        </w:rPr>
        <w:t>Objekte</w:t>
      </w:r>
      <w:proofErr w:type="spellEnd"/>
      <w:r>
        <w:rPr>
          <w:rFonts w:hint="eastAsia"/>
        </w:rPr>
        <w:t xml:space="preserve">, </w:t>
      </w:r>
      <w:proofErr w:type="spellStart"/>
      <w:r>
        <w:rPr>
          <w:rFonts w:hint="eastAsia"/>
        </w:rPr>
        <w:t>im</w:t>
      </w:r>
      <w:proofErr w:type="spellEnd"/>
      <w:r>
        <w:rPr>
          <w:rFonts w:hint="eastAsia"/>
        </w:rPr>
        <w:t xml:space="preserve"> </w:t>
      </w:r>
      <w:proofErr w:type="spellStart"/>
      <w:r>
        <w:rPr>
          <w:rFonts w:hint="eastAsia"/>
        </w:rPr>
        <w:t>Verhältnis</w:t>
      </w:r>
      <w:proofErr w:type="spellEnd"/>
      <w:r>
        <w:rPr>
          <w:rFonts w:hint="eastAsia"/>
        </w:rPr>
        <w:t xml:space="preserve"> </w:t>
      </w:r>
      <w:proofErr w:type="spellStart"/>
      <w:r>
        <w:rPr>
          <w:rFonts w:hint="eastAsia"/>
        </w:rPr>
        <w:t>zu</w:t>
      </w:r>
      <w:proofErr w:type="spellEnd"/>
      <w:r>
        <w:rPr>
          <w:rFonts w:hint="eastAsia"/>
        </w:rPr>
        <w:t xml:space="preserve"> der </w:t>
      </w:r>
      <w:proofErr w:type="spellStart"/>
      <w:r>
        <w:rPr>
          <w:rFonts w:hint="eastAsia"/>
        </w:rPr>
        <w:t>darauf</w:t>
      </w:r>
      <w:proofErr w:type="spellEnd"/>
      <w:r>
        <w:rPr>
          <w:rFonts w:hint="eastAsia"/>
        </w:rPr>
        <w:t xml:space="preserve"> </w:t>
      </w:r>
      <w:proofErr w:type="spellStart"/>
      <w:r>
        <w:rPr>
          <w:rFonts w:hint="eastAsia"/>
        </w:rPr>
        <w:t>verwendeten</w:t>
      </w:r>
      <w:proofErr w:type="spellEnd"/>
      <w:r>
        <w:rPr>
          <w:rFonts w:hint="eastAsia"/>
        </w:rPr>
        <w:t xml:space="preserve"> </w:t>
      </w:r>
      <w:proofErr w:type="spellStart"/>
      <w:r>
        <w:rPr>
          <w:rFonts w:hint="eastAsia"/>
        </w:rPr>
        <w:t>Arbeitszeit</w:t>
      </w:r>
      <w:proofErr w:type="spellEnd"/>
      <w:r>
        <w:rPr>
          <w:rFonts w:hint="eastAsia"/>
        </w:rPr>
        <w:t xml:space="preserve">, </w:t>
      </w:r>
      <w:proofErr w:type="spellStart"/>
      <w:r>
        <w:rPr>
          <w:rFonts w:hint="eastAsia"/>
        </w:rPr>
        <w:t>eine</w:t>
      </w:r>
      <w:proofErr w:type="spellEnd"/>
      <w:r>
        <w:rPr>
          <w:rFonts w:hint="eastAsia"/>
        </w:rPr>
        <w:t xml:space="preserve"> </w:t>
      </w:r>
      <w:proofErr w:type="spellStart"/>
      <w:r>
        <w:rPr>
          <w:rFonts w:hint="eastAsia"/>
        </w:rPr>
        <w:t>Konstante</w:t>
      </w:r>
      <w:proofErr w:type="spellEnd"/>
      <w:r>
        <w:rPr>
          <w:rFonts w:hint="eastAsia"/>
        </w:rPr>
        <w:t xml:space="preserve"> </w:t>
      </w:r>
      <w:proofErr w:type="spellStart"/>
      <w:r>
        <w:rPr>
          <w:rFonts w:hint="eastAsia"/>
        </w:rPr>
        <w:t>bildet</w:t>
      </w:r>
      <w:proofErr w:type="spellEnd"/>
      <w:r>
        <w:rPr>
          <w:rFonts w:hint="eastAsia"/>
        </w:rPr>
        <w:t>.« ({</w:t>
      </w:r>
      <w:proofErr w:type="spellStart"/>
      <w:r>
        <w:rPr>
          <w:rFonts w:hint="eastAsia"/>
        </w:rPr>
        <w:t>ibd</w:t>
      </w:r>
      <w:proofErr w:type="spellEnd"/>
      <w:r>
        <w:rPr>
          <w:rFonts w:hint="eastAsia"/>
        </w:rPr>
        <w:t>} p 451) »</w:t>
      </w:r>
      <w:proofErr w:type="spellStart"/>
      <w:r>
        <w:rPr>
          <w:rFonts w:hint="eastAsia"/>
        </w:rPr>
        <w:t>Im</w:t>
      </w:r>
      <w:proofErr w:type="spellEnd"/>
      <w:r>
        <w:rPr>
          <w:rFonts w:hint="eastAsia"/>
        </w:rPr>
        <w:t xml:space="preserve"> </w:t>
      </w:r>
      <w:proofErr w:type="spellStart"/>
      <w:r>
        <w:rPr>
          <w:rFonts w:hint="eastAsia"/>
        </w:rPr>
        <w:t>dritten</w:t>
      </w:r>
      <w:proofErr w:type="spellEnd"/>
      <w:r>
        <w:rPr>
          <w:rFonts w:hint="eastAsia"/>
        </w:rPr>
        <w:t xml:space="preserve"> Bande des </w:t>
      </w:r>
      <w:r>
        <w:rPr>
          <w:rFonts w:hint="eastAsia"/>
        </w:rPr>
        <w:t>›</w:t>
      </w:r>
      <w:r>
        <w:rPr>
          <w:rFonts w:hint="eastAsia"/>
        </w:rPr>
        <w:t>Kapital f</w:t>
      </w:r>
      <w:r>
        <w:rPr>
          <w:rFonts w:hint="eastAsia"/>
        </w:rPr>
        <w:t>ü</w:t>
      </w:r>
      <w:proofErr w:type="spellStart"/>
      <w:r>
        <w:rPr>
          <w:rFonts w:hint="eastAsia"/>
        </w:rPr>
        <w:t>hrt</w:t>
      </w:r>
      <w:proofErr w:type="spellEnd"/>
      <w:r>
        <w:rPr>
          <w:rFonts w:hint="eastAsia"/>
        </w:rPr>
        <w:t xml:space="preserve"> Marx </w:t>
      </w:r>
      <w:proofErr w:type="spellStart"/>
      <w:r>
        <w:rPr>
          <w:rFonts w:hint="eastAsia"/>
        </w:rPr>
        <w:t>aus</w:t>
      </w:r>
      <w:proofErr w:type="spellEnd"/>
      <w:r>
        <w:rPr>
          <w:rFonts w:hint="eastAsia"/>
        </w:rPr>
        <w:t xml:space="preserve">: die </w:t>
      </w:r>
      <w:proofErr w:type="spellStart"/>
      <w:r>
        <w:rPr>
          <w:rFonts w:hint="eastAsia"/>
        </w:rPr>
        <w:t>Bedingung</w:t>
      </w:r>
      <w:proofErr w:type="spellEnd"/>
      <w:r>
        <w:rPr>
          <w:rFonts w:hint="eastAsia"/>
        </w:rPr>
        <w:t xml:space="preserve"> </w:t>
      </w:r>
      <w:proofErr w:type="spellStart"/>
      <w:r>
        <w:rPr>
          <w:rFonts w:hint="eastAsia"/>
        </w:rPr>
        <w:t>alles</w:t>
      </w:r>
      <w:proofErr w:type="spellEnd"/>
      <w:r>
        <w:rPr>
          <w:rFonts w:hint="eastAsia"/>
        </w:rPr>
        <w:t xml:space="preserve"> </w:t>
      </w:r>
      <w:proofErr w:type="spellStart"/>
      <w:r>
        <w:rPr>
          <w:rFonts w:hint="eastAsia"/>
        </w:rPr>
        <w:t>Werts</w:t>
      </w:r>
      <w:proofErr w:type="spellEnd"/>
      <w:r>
        <w:rPr>
          <w:rFonts w:hint="eastAsia"/>
        </w:rPr>
        <w:t xml:space="preserve">, </w:t>
      </w:r>
      <w:proofErr w:type="spellStart"/>
      <w:r>
        <w:rPr>
          <w:rFonts w:hint="eastAsia"/>
        </w:rPr>
        <w:t>auch</w:t>
      </w:r>
      <w:proofErr w:type="spellEnd"/>
      <w:r>
        <w:rPr>
          <w:rFonts w:hint="eastAsia"/>
        </w:rPr>
        <w:t xml:space="preserve"> </w:t>
      </w:r>
      <w:proofErr w:type="spellStart"/>
      <w:r>
        <w:rPr>
          <w:rFonts w:hint="eastAsia"/>
        </w:rPr>
        <w:t>bei</w:t>
      </w:r>
      <w:proofErr w:type="spellEnd"/>
      <w:r>
        <w:rPr>
          <w:rFonts w:hint="eastAsia"/>
        </w:rPr>
        <w:t xml:space="preserve"> der </w:t>
      </w:r>
      <w:proofErr w:type="spellStart"/>
      <w:r>
        <w:rPr>
          <w:rFonts w:hint="eastAsia"/>
        </w:rPr>
        <w:t>Arbeitstheorie</w:t>
      </w:r>
      <w:proofErr w:type="spellEnd"/>
      <w:r>
        <w:rPr>
          <w:rFonts w:hint="eastAsia"/>
        </w:rPr>
        <w:t xml:space="preserve">, sei der </w:t>
      </w:r>
      <w:proofErr w:type="spellStart"/>
      <w:r>
        <w:rPr>
          <w:rFonts w:hint="eastAsia"/>
        </w:rPr>
        <w:t>Gebrauchswert</w:t>
      </w:r>
      <w:proofErr w:type="spellEnd"/>
      <w:r>
        <w:rPr>
          <w:rFonts w:hint="eastAsia"/>
        </w:rPr>
        <w:t xml:space="preserve">; </w:t>
      </w:r>
      <w:proofErr w:type="spellStart"/>
      <w:r>
        <w:rPr>
          <w:rFonts w:hint="eastAsia"/>
        </w:rPr>
        <w:t>allein</w:t>
      </w:r>
      <w:proofErr w:type="spellEnd"/>
      <w:r>
        <w:rPr>
          <w:rFonts w:hint="eastAsia"/>
        </w:rPr>
        <w:t xml:space="preserve"> das </w:t>
      </w:r>
      <w:proofErr w:type="spellStart"/>
      <w:r>
        <w:rPr>
          <w:rFonts w:hint="eastAsia"/>
        </w:rPr>
        <w:t>bedeute</w:t>
      </w:r>
      <w:proofErr w:type="spellEnd"/>
      <w:r>
        <w:rPr>
          <w:rFonts w:hint="eastAsia"/>
        </w:rPr>
        <w:t xml:space="preserve">, </w:t>
      </w:r>
      <w:proofErr w:type="spellStart"/>
      <w:r>
        <w:rPr>
          <w:rFonts w:hint="eastAsia"/>
        </w:rPr>
        <w:t>daß</w:t>
      </w:r>
      <w:proofErr w:type="spellEnd"/>
      <w:r>
        <w:rPr>
          <w:rFonts w:hint="eastAsia"/>
        </w:rPr>
        <w:t xml:space="preserve"> auf </w:t>
      </w:r>
      <w:proofErr w:type="spellStart"/>
      <w:r>
        <w:rPr>
          <w:rFonts w:hint="eastAsia"/>
        </w:rPr>
        <w:t>jedes</w:t>
      </w:r>
      <w:proofErr w:type="spellEnd"/>
      <w:r>
        <w:rPr>
          <w:rFonts w:hint="eastAsia"/>
        </w:rPr>
        <w:t xml:space="preserve"> </w:t>
      </w:r>
      <w:proofErr w:type="spellStart"/>
      <w:r>
        <w:rPr>
          <w:rFonts w:hint="eastAsia"/>
        </w:rPr>
        <w:t>Produkt</w:t>
      </w:r>
      <w:proofErr w:type="spellEnd"/>
      <w:r>
        <w:rPr>
          <w:rFonts w:hint="eastAsia"/>
        </w:rPr>
        <w:t xml:space="preserve"> grade so </w:t>
      </w:r>
      <w:proofErr w:type="spellStart"/>
      <w:r>
        <w:rPr>
          <w:rFonts w:hint="eastAsia"/>
        </w:rPr>
        <w:t>viel</w:t>
      </w:r>
      <w:proofErr w:type="spellEnd"/>
      <w:r>
        <w:rPr>
          <w:rFonts w:hint="eastAsia"/>
        </w:rPr>
        <w:t xml:space="preserve"> </w:t>
      </w:r>
      <w:proofErr w:type="spellStart"/>
      <w:r>
        <w:rPr>
          <w:rFonts w:hint="eastAsia"/>
        </w:rPr>
        <w:t>Teile</w:t>
      </w:r>
      <w:proofErr w:type="spellEnd"/>
      <w:r>
        <w:rPr>
          <w:rFonts w:hint="eastAsia"/>
        </w:rPr>
        <w:t xml:space="preserve"> der </w:t>
      </w:r>
      <w:proofErr w:type="spellStart"/>
      <w:r>
        <w:rPr>
          <w:rFonts w:hint="eastAsia"/>
        </w:rPr>
        <w:t>gesellschaftlichen</w:t>
      </w:r>
      <w:proofErr w:type="spellEnd"/>
      <w:r>
        <w:rPr>
          <w:rFonts w:hint="eastAsia"/>
        </w:rPr>
        <w:t xml:space="preserve"> </w:t>
      </w:r>
      <w:proofErr w:type="spellStart"/>
      <w:r>
        <w:rPr>
          <w:rFonts w:hint="eastAsia"/>
        </w:rPr>
        <w:t>Gesamtarbeitszeit</w:t>
      </w:r>
      <w:proofErr w:type="spellEnd"/>
      <w:r>
        <w:rPr>
          <w:rFonts w:hint="eastAsia"/>
        </w:rPr>
        <w:t xml:space="preserve"> </w:t>
      </w:r>
      <w:proofErr w:type="spellStart"/>
      <w:r>
        <w:rPr>
          <w:rFonts w:hint="eastAsia"/>
        </w:rPr>
        <w:t>verwendet</w:t>
      </w:r>
      <w:proofErr w:type="spellEnd"/>
      <w:r>
        <w:rPr>
          <w:rFonts w:hint="eastAsia"/>
        </w:rPr>
        <w:t xml:space="preserve"> </w:t>
      </w:r>
      <w:proofErr w:type="spellStart"/>
      <w:r>
        <w:rPr>
          <w:rFonts w:hint="eastAsia"/>
        </w:rPr>
        <w:t>werden</w:t>
      </w:r>
      <w:proofErr w:type="spellEnd"/>
      <w:r>
        <w:rPr>
          <w:rFonts w:hint="eastAsia"/>
        </w:rPr>
        <w:t xml:space="preserve">, </w:t>
      </w:r>
      <w:proofErr w:type="spellStart"/>
      <w:r>
        <w:rPr>
          <w:rFonts w:hint="eastAsia"/>
        </w:rPr>
        <w:t>wie</w:t>
      </w:r>
      <w:proofErr w:type="spellEnd"/>
      <w:r>
        <w:rPr>
          <w:rFonts w:hint="eastAsia"/>
        </w:rPr>
        <w:t xml:space="preserve"> </w:t>
      </w:r>
      <w:proofErr w:type="spellStart"/>
      <w:r>
        <w:rPr>
          <w:rFonts w:hint="eastAsia"/>
        </w:rPr>
        <w:t>im</w:t>
      </w:r>
      <w:proofErr w:type="spellEnd"/>
      <w:r>
        <w:rPr>
          <w:rFonts w:hint="eastAsia"/>
        </w:rPr>
        <w:t xml:space="preserve"> </w:t>
      </w:r>
      <w:proofErr w:type="spellStart"/>
      <w:r>
        <w:rPr>
          <w:rFonts w:hint="eastAsia"/>
        </w:rPr>
        <w:t>Verhältnis</w:t>
      </w:r>
      <w:proofErr w:type="spellEnd"/>
      <w:r>
        <w:rPr>
          <w:rFonts w:hint="eastAsia"/>
        </w:rPr>
        <w:t xml:space="preserve"> </w:t>
      </w:r>
      <w:proofErr w:type="spellStart"/>
      <w:r>
        <w:rPr>
          <w:rFonts w:hint="eastAsia"/>
        </w:rPr>
        <w:t>zu</w:t>
      </w:r>
      <w:proofErr w:type="spellEnd"/>
      <w:r>
        <w:rPr>
          <w:rFonts w:hint="eastAsia"/>
        </w:rPr>
        <w:t xml:space="preserve"> seiner N</w:t>
      </w:r>
      <w:r>
        <w:rPr>
          <w:rFonts w:hint="eastAsia"/>
        </w:rPr>
        <w:t>ü</w:t>
      </w:r>
      <w:proofErr w:type="spellStart"/>
      <w:r>
        <w:rPr>
          <w:rFonts w:hint="eastAsia"/>
        </w:rPr>
        <w:t>tzlichkeitsbedeutung</w:t>
      </w:r>
      <w:proofErr w:type="spellEnd"/>
      <w:r>
        <w:rPr>
          <w:rFonts w:hint="eastAsia"/>
        </w:rPr>
        <w:t xml:space="preserve"> auf </w:t>
      </w:r>
      <w:proofErr w:type="spellStart"/>
      <w:r>
        <w:rPr>
          <w:rFonts w:hint="eastAsia"/>
        </w:rPr>
        <w:t>dasselbe</w:t>
      </w:r>
      <w:proofErr w:type="spellEnd"/>
      <w:r>
        <w:rPr>
          <w:rFonts w:hint="eastAsia"/>
        </w:rPr>
        <w:t xml:space="preserve"> </w:t>
      </w:r>
      <w:proofErr w:type="spellStart"/>
      <w:r>
        <w:rPr>
          <w:rFonts w:hint="eastAsia"/>
        </w:rPr>
        <w:t>kommen</w:t>
      </w:r>
      <w:proofErr w:type="spellEnd"/>
      <w:r>
        <w:rPr>
          <w:rFonts w:hint="eastAsia"/>
        </w:rPr>
        <w:t xml:space="preserve"> ... </w:t>
      </w:r>
      <w:r>
        <w:rPr>
          <w:rFonts w:hint="eastAsia"/>
        </w:rPr>
        <w:lastRenderedPageBreak/>
        <w:t xml:space="preserve">Die </w:t>
      </w:r>
      <w:proofErr w:type="spellStart"/>
      <w:r>
        <w:rPr>
          <w:rFonts w:hint="eastAsia"/>
        </w:rPr>
        <w:t>Annäherung</w:t>
      </w:r>
      <w:proofErr w:type="spellEnd"/>
      <w:r>
        <w:rPr>
          <w:rFonts w:hint="eastAsia"/>
        </w:rPr>
        <w:t xml:space="preserve"> an </w:t>
      </w:r>
      <w:proofErr w:type="spellStart"/>
      <w:r>
        <w:rPr>
          <w:rFonts w:hint="eastAsia"/>
        </w:rPr>
        <w:t>diesen</w:t>
      </w:r>
      <w:proofErr w:type="spellEnd"/>
      <w:r>
        <w:rPr>
          <w:rFonts w:hint="eastAsia"/>
        </w:rPr>
        <w:t xml:space="preserve"> </w:t>
      </w:r>
      <w:proofErr w:type="spellStart"/>
      <w:r>
        <w:rPr>
          <w:rFonts w:hint="eastAsia"/>
        </w:rPr>
        <w:t>völlig</w:t>
      </w:r>
      <w:proofErr w:type="spellEnd"/>
      <w:r>
        <w:rPr>
          <w:rFonts w:hint="eastAsia"/>
        </w:rPr>
        <w:t xml:space="preserve"> </w:t>
      </w:r>
      <w:proofErr w:type="spellStart"/>
      <w:r>
        <w:rPr>
          <w:rFonts w:hint="eastAsia"/>
        </w:rPr>
        <w:t>utopischen</w:t>
      </w:r>
      <w:proofErr w:type="spellEnd"/>
      <w:r>
        <w:rPr>
          <w:rFonts w:hint="eastAsia"/>
        </w:rPr>
        <w:t xml:space="preserve"> </w:t>
      </w:r>
      <w:proofErr w:type="spellStart"/>
      <w:r>
        <w:rPr>
          <w:rFonts w:hint="eastAsia"/>
        </w:rPr>
        <w:t>Zustand</w:t>
      </w:r>
      <w:proofErr w:type="spellEnd"/>
      <w:r>
        <w:rPr>
          <w:rFonts w:hint="eastAsia"/>
        </w:rPr>
        <w:t xml:space="preserve"> </w:t>
      </w:r>
      <w:proofErr w:type="spellStart"/>
      <w:r>
        <w:rPr>
          <w:rFonts w:hint="eastAsia"/>
        </w:rPr>
        <w:t>scheint</w:t>
      </w:r>
      <w:proofErr w:type="spellEnd"/>
      <w:r>
        <w:rPr>
          <w:rFonts w:hint="eastAsia"/>
        </w:rPr>
        <w:t xml:space="preserve"> </w:t>
      </w:r>
      <w:proofErr w:type="spellStart"/>
      <w:r>
        <w:rPr>
          <w:rFonts w:hint="eastAsia"/>
        </w:rPr>
        <w:t>nur</w:t>
      </w:r>
      <w:proofErr w:type="spellEnd"/>
      <w:r>
        <w:rPr>
          <w:rFonts w:hint="eastAsia"/>
        </w:rPr>
        <w:t xml:space="preserve"> so </w:t>
      </w:r>
      <w:proofErr w:type="spellStart"/>
      <w:r>
        <w:rPr>
          <w:rFonts w:hint="eastAsia"/>
        </w:rPr>
        <w:t>technisch</w:t>
      </w:r>
      <w:proofErr w:type="spellEnd"/>
      <w:r>
        <w:rPr>
          <w:rFonts w:hint="eastAsia"/>
        </w:rPr>
        <w:t xml:space="preserve"> </w:t>
      </w:r>
      <w:proofErr w:type="spellStart"/>
      <w:r>
        <w:rPr>
          <w:rFonts w:hint="eastAsia"/>
        </w:rPr>
        <w:t>möglich</w:t>
      </w:r>
      <w:proofErr w:type="spellEnd"/>
      <w:r>
        <w:rPr>
          <w:rFonts w:hint="eastAsia"/>
        </w:rPr>
        <w:t xml:space="preserve"> </w:t>
      </w:r>
      <w:proofErr w:type="spellStart"/>
      <w:r>
        <w:rPr>
          <w:rFonts w:hint="eastAsia"/>
        </w:rPr>
        <w:t>zu</w:t>
      </w:r>
      <w:proofErr w:type="spellEnd"/>
      <w:r>
        <w:rPr>
          <w:rFonts w:hint="eastAsia"/>
        </w:rPr>
        <w:t xml:space="preserve"> sein, </w:t>
      </w:r>
      <w:proofErr w:type="spellStart"/>
      <w:r>
        <w:rPr>
          <w:rFonts w:hint="eastAsia"/>
        </w:rPr>
        <w:t>daß</w:t>
      </w:r>
      <w:proofErr w:type="spellEnd"/>
      <w:r>
        <w:rPr>
          <w:rFonts w:hint="eastAsia"/>
        </w:rPr>
        <w:t xml:space="preserve"> </w:t>
      </w:r>
      <w:r>
        <w:rPr>
          <w:rFonts w:hint="eastAsia"/>
        </w:rPr>
        <w:t>ü</w:t>
      </w:r>
      <w:proofErr w:type="spellStart"/>
      <w:r>
        <w:rPr>
          <w:rFonts w:hint="eastAsia"/>
        </w:rPr>
        <w:t>berhaupt</w:t>
      </w:r>
      <w:proofErr w:type="spellEnd"/>
      <w:r>
        <w:rPr>
          <w:rFonts w:hint="eastAsia"/>
        </w:rPr>
        <w:t xml:space="preserve"> </w:t>
      </w:r>
      <w:proofErr w:type="spellStart"/>
      <w:r>
        <w:rPr>
          <w:rFonts w:hint="eastAsia"/>
        </w:rPr>
        <w:t>nur</w:t>
      </w:r>
      <w:proofErr w:type="spellEnd"/>
      <w:r>
        <w:rPr>
          <w:rFonts w:hint="eastAsia"/>
        </w:rPr>
        <w:t xml:space="preserve"> das </w:t>
      </w:r>
      <w:r>
        <w:rPr>
          <w:rFonts w:hint="eastAsia"/>
        </w:rPr>
        <w:t>…</w:t>
      </w:r>
      <w:proofErr w:type="spellStart"/>
      <w:r>
        <w:rPr>
          <w:rFonts w:hint="eastAsia"/>
        </w:rPr>
        <w:t>ganz</w:t>
      </w:r>
      <w:proofErr w:type="spellEnd"/>
      <w:r>
        <w:rPr>
          <w:rFonts w:hint="eastAsia"/>
        </w:rPr>
        <w:t xml:space="preserve"> </w:t>
      </w:r>
      <w:proofErr w:type="spellStart"/>
      <w:r>
        <w:rPr>
          <w:rFonts w:hint="eastAsia"/>
        </w:rPr>
        <w:t>indiskutabel</w:t>
      </w:r>
      <w:proofErr w:type="spellEnd"/>
      <w:r>
        <w:rPr>
          <w:rFonts w:hint="eastAsia"/>
        </w:rPr>
        <w:t xml:space="preserve"> </w:t>
      </w:r>
      <w:proofErr w:type="spellStart"/>
      <w:r>
        <w:rPr>
          <w:rFonts w:hint="eastAsia"/>
        </w:rPr>
        <w:t>zum</w:t>
      </w:r>
      <w:proofErr w:type="spellEnd"/>
      <w:r>
        <w:rPr>
          <w:rFonts w:hint="eastAsia"/>
        </w:rPr>
        <w:t xml:space="preserve"> Leben </w:t>
      </w:r>
      <w:proofErr w:type="spellStart"/>
      <w:r>
        <w:rPr>
          <w:rFonts w:hint="eastAsia"/>
        </w:rPr>
        <w:t>Gehörige</w:t>
      </w:r>
      <w:proofErr w:type="spellEnd"/>
      <w:r>
        <w:rPr>
          <w:rFonts w:hint="eastAsia"/>
        </w:rPr>
        <w:t xml:space="preserve"> </w:t>
      </w:r>
      <w:proofErr w:type="spellStart"/>
      <w:r>
        <w:rPr>
          <w:rFonts w:hint="eastAsia"/>
        </w:rPr>
        <w:t>produziert</w:t>
      </w:r>
      <w:proofErr w:type="spellEnd"/>
      <w:r>
        <w:rPr>
          <w:rFonts w:hint="eastAsia"/>
        </w:rPr>
        <w:t xml:space="preserve"> </w:t>
      </w:r>
      <w:proofErr w:type="spellStart"/>
      <w:r>
        <w:rPr>
          <w:rFonts w:hint="eastAsia"/>
        </w:rPr>
        <w:t>wird</w:t>
      </w:r>
      <w:proofErr w:type="spellEnd"/>
      <w:r>
        <w:rPr>
          <w:rFonts w:hint="eastAsia"/>
        </w:rPr>
        <w:t xml:space="preserve">; </w:t>
      </w:r>
      <w:proofErr w:type="spellStart"/>
      <w:r>
        <w:rPr>
          <w:rFonts w:hint="eastAsia"/>
        </w:rPr>
        <w:t>denn</w:t>
      </w:r>
      <w:proofErr w:type="spellEnd"/>
      <w:r>
        <w:rPr>
          <w:rFonts w:hint="eastAsia"/>
        </w:rPr>
        <w:t xml:space="preserve"> wo </w:t>
      </w:r>
      <w:proofErr w:type="spellStart"/>
      <w:r>
        <w:rPr>
          <w:rFonts w:hint="eastAsia"/>
        </w:rPr>
        <w:t>ausschließlich</w:t>
      </w:r>
      <w:proofErr w:type="spellEnd"/>
      <w:r>
        <w:rPr>
          <w:rFonts w:hint="eastAsia"/>
        </w:rPr>
        <w:t xml:space="preserve"> dies der Fall </w:t>
      </w:r>
      <w:proofErr w:type="spellStart"/>
      <w:r>
        <w:rPr>
          <w:rFonts w:hint="eastAsia"/>
        </w:rPr>
        <w:t>ist</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allerdings</w:t>
      </w:r>
      <w:proofErr w:type="spellEnd"/>
      <w:r>
        <w:rPr>
          <w:rFonts w:hint="eastAsia"/>
        </w:rPr>
        <w:t xml:space="preserve"> </w:t>
      </w:r>
      <w:proofErr w:type="spellStart"/>
      <w:r>
        <w:rPr>
          <w:rFonts w:hint="eastAsia"/>
        </w:rPr>
        <w:t>jede</w:t>
      </w:r>
      <w:proofErr w:type="spellEnd"/>
      <w:r>
        <w:rPr>
          <w:rFonts w:hint="eastAsia"/>
        </w:rPr>
        <w:t xml:space="preserve"> Arbeit </w:t>
      </w:r>
      <w:proofErr w:type="spellStart"/>
      <w:r>
        <w:rPr>
          <w:rFonts w:hint="eastAsia"/>
        </w:rPr>
        <w:t>genau</w:t>
      </w:r>
      <w:proofErr w:type="spellEnd"/>
      <w:r>
        <w:rPr>
          <w:rFonts w:hint="eastAsia"/>
        </w:rPr>
        <w:t xml:space="preserve"> so </w:t>
      </w:r>
      <w:proofErr w:type="spellStart"/>
      <w:r>
        <w:rPr>
          <w:rFonts w:hint="eastAsia"/>
        </w:rPr>
        <w:t>nötig</w:t>
      </w:r>
      <w:proofErr w:type="spellEnd"/>
      <w:r>
        <w:rPr>
          <w:rFonts w:hint="eastAsia"/>
        </w:rPr>
        <w:t xml:space="preserve"> und n</w:t>
      </w:r>
      <w:r>
        <w:rPr>
          <w:rFonts w:hint="eastAsia"/>
        </w:rPr>
        <w:t>ü</w:t>
      </w:r>
      <w:proofErr w:type="spellStart"/>
      <w:r>
        <w:rPr>
          <w:rFonts w:hint="eastAsia"/>
        </w:rPr>
        <w:t>tzlich</w:t>
      </w:r>
      <w:proofErr w:type="spellEnd"/>
      <w:r>
        <w:rPr>
          <w:rFonts w:hint="eastAsia"/>
        </w:rPr>
        <w:t xml:space="preserve"> </w:t>
      </w:r>
      <w:proofErr w:type="spellStart"/>
      <w:r>
        <w:rPr>
          <w:rFonts w:hint="eastAsia"/>
        </w:rPr>
        <w:t>wie</w:t>
      </w:r>
      <w:proofErr w:type="spellEnd"/>
      <w:r>
        <w:rPr>
          <w:rFonts w:hint="eastAsia"/>
        </w:rPr>
        <w:t xml:space="preserve"> die </w:t>
      </w:r>
      <w:proofErr w:type="spellStart"/>
      <w:r>
        <w:rPr>
          <w:rFonts w:hint="eastAsia"/>
        </w:rPr>
        <w:t>andere</w:t>
      </w:r>
      <w:proofErr w:type="spellEnd"/>
      <w:r>
        <w:rPr>
          <w:rFonts w:hint="eastAsia"/>
        </w:rPr>
        <w:t xml:space="preserve">. </w:t>
      </w:r>
      <w:proofErr w:type="spellStart"/>
      <w:r>
        <w:rPr>
          <w:rFonts w:hint="eastAsia"/>
        </w:rPr>
        <w:t>Sobald</w:t>
      </w:r>
      <w:proofErr w:type="spellEnd"/>
      <w:r>
        <w:rPr>
          <w:rFonts w:hint="eastAsia"/>
        </w:rPr>
        <w:t xml:space="preserve"> man </w:t>
      </w:r>
      <w:proofErr w:type="spellStart"/>
      <w:r>
        <w:rPr>
          <w:rFonts w:hint="eastAsia"/>
        </w:rPr>
        <w:t>dagegen</w:t>
      </w:r>
      <w:proofErr w:type="spellEnd"/>
      <w:r>
        <w:rPr>
          <w:rFonts w:hint="eastAsia"/>
        </w:rPr>
        <w:t xml:space="preserve"> in die </w:t>
      </w:r>
      <w:proofErr w:type="spellStart"/>
      <w:r>
        <w:rPr>
          <w:rFonts w:hint="eastAsia"/>
        </w:rPr>
        <w:t>höheren</w:t>
      </w:r>
      <w:proofErr w:type="spellEnd"/>
      <w:r>
        <w:rPr>
          <w:rFonts w:hint="eastAsia"/>
        </w:rPr>
        <w:t xml:space="preserve"> </w:t>
      </w:r>
      <w:proofErr w:type="spellStart"/>
      <w:r>
        <w:rPr>
          <w:rFonts w:hint="eastAsia"/>
        </w:rPr>
        <w:t>Gebiete</w:t>
      </w:r>
      <w:proofErr w:type="spellEnd"/>
      <w:r>
        <w:rPr>
          <w:rFonts w:hint="eastAsia"/>
        </w:rPr>
        <w:t xml:space="preserve"> </w:t>
      </w:r>
      <w:proofErr w:type="spellStart"/>
      <w:r>
        <w:rPr>
          <w:rFonts w:hint="eastAsia"/>
        </w:rPr>
        <w:t>aufsteigt</w:t>
      </w:r>
      <w:proofErr w:type="spellEnd"/>
      <w:r>
        <w:rPr>
          <w:rFonts w:hint="eastAsia"/>
        </w:rPr>
        <w:t xml:space="preserve">, auf </w:t>
      </w:r>
      <w:proofErr w:type="spellStart"/>
      <w:r>
        <w:rPr>
          <w:rFonts w:hint="eastAsia"/>
        </w:rPr>
        <w:t>denen</w:t>
      </w:r>
      <w:proofErr w:type="spellEnd"/>
      <w:r>
        <w:rPr>
          <w:rFonts w:hint="eastAsia"/>
        </w:rPr>
        <w:t xml:space="preserve"> </w:t>
      </w:r>
      <w:proofErr w:type="spellStart"/>
      <w:r>
        <w:rPr>
          <w:rFonts w:hint="eastAsia"/>
        </w:rPr>
        <w:t>einerseits</w:t>
      </w:r>
      <w:proofErr w:type="spellEnd"/>
      <w:r>
        <w:rPr>
          <w:rFonts w:hint="eastAsia"/>
        </w:rPr>
        <w:t xml:space="preserve"> </w:t>
      </w:r>
      <w:proofErr w:type="spellStart"/>
      <w:r>
        <w:rPr>
          <w:rFonts w:hint="eastAsia"/>
        </w:rPr>
        <w:t>Bedarf</w:t>
      </w:r>
      <w:proofErr w:type="spellEnd"/>
      <w:r>
        <w:rPr>
          <w:rFonts w:hint="eastAsia"/>
        </w:rPr>
        <w:t xml:space="preserve"> und N</w:t>
      </w:r>
      <w:r>
        <w:rPr>
          <w:rFonts w:hint="eastAsia"/>
        </w:rPr>
        <w:t>ü</w:t>
      </w:r>
      <w:proofErr w:type="spellStart"/>
      <w:r>
        <w:rPr>
          <w:rFonts w:hint="eastAsia"/>
        </w:rPr>
        <w:t>tzlichkeitsschätzung</w:t>
      </w:r>
      <w:proofErr w:type="spellEnd"/>
      <w:r>
        <w:rPr>
          <w:rFonts w:hint="eastAsia"/>
        </w:rPr>
        <w:t xml:space="preserve"> </w:t>
      </w:r>
      <w:proofErr w:type="spellStart"/>
      <w:r>
        <w:rPr>
          <w:rFonts w:hint="eastAsia"/>
        </w:rPr>
        <w:t>unvermeidlich</w:t>
      </w:r>
      <w:proofErr w:type="spellEnd"/>
      <w:r>
        <w:rPr>
          <w:rFonts w:hint="eastAsia"/>
        </w:rPr>
        <w:t xml:space="preserve"> </w:t>
      </w:r>
      <w:proofErr w:type="spellStart"/>
      <w:r>
        <w:rPr>
          <w:rFonts w:hint="eastAsia"/>
        </w:rPr>
        <w:t>individueller</w:t>
      </w:r>
      <w:proofErr w:type="spellEnd"/>
      <w:r>
        <w:rPr>
          <w:rFonts w:hint="eastAsia"/>
        </w:rPr>
        <w:t xml:space="preserve">, </w:t>
      </w:r>
      <w:proofErr w:type="spellStart"/>
      <w:r>
        <w:rPr>
          <w:rFonts w:hint="eastAsia"/>
        </w:rPr>
        <w:t>andrerseits</w:t>
      </w:r>
      <w:proofErr w:type="spellEnd"/>
      <w:r>
        <w:rPr>
          <w:rFonts w:hint="eastAsia"/>
        </w:rPr>
        <w:t xml:space="preserve"> die </w:t>
      </w:r>
      <w:proofErr w:type="spellStart"/>
      <w:r>
        <w:rPr>
          <w:rFonts w:hint="eastAsia"/>
        </w:rPr>
        <w:t>Intensitäten</w:t>
      </w:r>
      <w:proofErr w:type="spellEnd"/>
      <w:r>
        <w:rPr>
          <w:rFonts w:hint="eastAsia"/>
        </w:rPr>
        <w:t xml:space="preserve"> der Arbeit </w:t>
      </w:r>
      <w:proofErr w:type="spellStart"/>
      <w:r>
        <w:rPr>
          <w:rFonts w:hint="eastAsia"/>
        </w:rPr>
        <w:t>schwerer</w:t>
      </w:r>
      <w:proofErr w:type="spellEnd"/>
      <w:r>
        <w:rPr>
          <w:rFonts w:hint="eastAsia"/>
        </w:rPr>
        <w:t xml:space="preserve"> </w:t>
      </w:r>
      <w:proofErr w:type="spellStart"/>
      <w:r>
        <w:rPr>
          <w:rFonts w:hint="eastAsia"/>
        </w:rPr>
        <w:t>festzustellen</w:t>
      </w:r>
      <w:proofErr w:type="spellEnd"/>
      <w:r>
        <w:rPr>
          <w:rFonts w:hint="eastAsia"/>
        </w:rPr>
        <w:t xml:space="preserve"> </w:t>
      </w:r>
      <w:proofErr w:type="spellStart"/>
      <w:r>
        <w:rPr>
          <w:rFonts w:hint="eastAsia"/>
        </w:rPr>
        <w:t>sind</w:t>
      </w:r>
      <w:proofErr w:type="spellEnd"/>
      <w:r>
        <w:rPr>
          <w:rFonts w:hint="eastAsia"/>
        </w:rPr>
        <w:t xml:space="preserve">, </w:t>
      </w:r>
      <w:proofErr w:type="spellStart"/>
      <w:r>
        <w:rPr>
          <w:rFonts w:hint="eastAsia"/>
        </w:rPr>
        <w:t>wird</w:t>
      </w:r>
      <w:proofErr w:type="spellEnd"/>
      <w:r>
        <w:rPr>
          <w:rFonts w:hint="eastAsia"/>
        </w:rPr>
        <w:t xml:space="preserve"> </w:t>
      </w:r>
      <w:proofErr w:type="spellStart"/>
      <w:r>
        <w:rPr>
          <w:rFonts w:hint="eastAsia"/>
        </w:rPr>
        <w:t>keine</w:t>
      </w:r>
      <w:proofErr w:type="spellEnd"/>
      <w:r>
        <w:rPr>
          <w:rFonts w:hint="eastAsia"/>
        </w:rPr>
        <w:t xml:space="preserve"> </w:t>
      </w:r>
      <w:proofErr w:type="spellStart"/>
      <w:r>
        <w:rPr>
          <w:rFonts w:hint="eastAsia"/>
        </w:rPr>
        <w:t>Regulierung</w:t>
      </w:r>
      <w:proofErr w:type="spellEnd"/>
      <w:r>
        <w:rPr>
          <w:rFonts w:hint="eastAsia"/>
        </w:rPr>
        <w:t xml:space="preserve"> der </w:t>
      </w:r>
      <w:proofErr w:type="spellStart"/>
      <w:r>
        <w:rPr>
          <w:rFonts w:hint="eastAsia"/>
        </w:rPr>
        <w:t>Produktionsquanten</w:t>
      </w:r>
      <w:proofErr w:type="spellEnd"/>
      <w:r>
        <w:rPr>
          <w:rFonts w:hint="eastAsia"/>
        </w:rPr>
        <w:t xml:space="preserve"> </w:t>
      </w:r>
      <w:proofErr w:type="spellStart"/>
      <w:r>
        <w:rPr>
          <w:rFonts w:hint="eastAsia"/>
        </w:rPr>
        <w:t>bewirken</w:t>
      </w:r>
      <w:proofErr w:type="spellEnd"/>
      <w:r>
        <w:rPr>
          <w:rFonts w:hint="eastAsia"/>
        </w:rPr>
        <w:t xml:space="preserve"> </w:t>
      </w:r>
      <w:proofErr w:type="spellStart"/>
      <w:r>
        <w:rPr>
          <w:rFonts w:hint="eastAsia"/>
        </w:rPr>
        <w:t>können</w:t>
      </w:r>
      <w:proofErr w:type="spellEnd"/>
      <w:r>
        <w:rPr>
          <w:rFonts w:hint="eastAsia"/>
        </w:rPr>
        <w:t xml:space="preserve">, </w:t>
      </w:r>
      <w:proofErr w:type="spellStart"/>
      <w:r>
        <w:rPr>
          <w:rFonts w:hint="eastAsia"/>
        </w:rPr>
        <w:t>daß</w:t>
      </w:r>
      <w:proofErr w:type="spellEnd"/>
      <w:r>
        <w:rPr>
          <w:rFonts w:hint="eastAsia"/>
        </w:rPr>
        <w:t xml:space="preserve"> das </w:t>
      </w:r>
      <w:proofErr w:type="spellStart"/>
      <w:r>
        <w:rPr>
          <w:rFonts w:hint="eastAsia"/>
        </w:rPr>
        <w:t>Verhältnis</w:t>
      </w:r>
      <w:proofErr w:type="spellEnd"/>
      <w:r>
        <w:rPr>
          <w:rFonts w:hint="eastAsia"/>
        </w:rPr>
        <w:t xml:space="preserve"> </w:t>
      </w:r>
      <w:proofErr w:type="spellStart"/>
      <w:r>
        <w:rPr>
          <w:rFonts w:hint="eastAsia"/>
        </w:rPr>
        <w:t>zwischen</w:t>
      </w:r>
      <w:proofErr w:type="spellEnd"/>
      <w:r>
        <w:rPr>
          <w:rFonts w:hint="eastAsia"/>
        </w:rPr>
        <w:t xml:space="preserve"> </w:t>
      </w:r>
      <w:proofErr w:type="spellStart"/>
      <w:r>
        <w:rPr>
          <w:rFonts w:hint="eastAsia"/>
        </w:rPr>
        <w:t>Bedarf</w:t>
      </w:r>
      <w:proofErr w:type="spellEnd"/>
      <w:r>
        <w:rPr>
          <w:rFonts w:hint="eastAsia"/>
        </w:rPr>
        <w:t xml:space="preserve"> und </w:t>
      </w:r>
      <w:proofErr w:type="spellStart"/>
      <w:r>
        <w:rPr>
          <w:rFonts w:hint="eastAsia"/>
        </w:rPr>
        <w:t>aufgewandter</w:t>
      </w:r>
      <w:proofErr w:type="spellEnd"/>
      <w:r>
        <w:rPr>
          <w:rFonts w:hint="eastAsia"/>
        </w:rPr>
        <w:t xml:space="preserve"> Arbeit </w:t>
      </w:r>
      <w:r>
        <w:rPr>
          <w:rFonts w:hint="eastAsia"/>
        </w:rPr>
        <w:t>ü</w:t>
      </w:r>
      <w:proofErr w:type="spellStart"/>
      <w:r>
        <w:rPr>
          <w:rFonts w:hint="eastAsia"/>
        </w:rPr>
        <w:t>berall</w:t>
      </w:r>
      <w:proofErr w:type="spellEnd"/>
      <w:r>
        <w:rPr>
          <w:rFonts w:hint="eastAsia"/>
        </w:rPr>
        <w:t xml:space="preserve"> das </w:t>
      </w:r>
      <w:proofErr w:type="spellStart"/>
      <w:r>
        <w:rPr>
          <w:rFonts w:hint="eastAsia"/>
        </w:rPr>
        <w:t>gleiche</w:t>
      </w:r>
      <w:proofErr w:type="spellEnd"/>
      <w:r>
        <w:rPr>
          <w:rFonts w:hint="eastAsia"/>
        </w:rPr>
        <w:t xml:space="preserve"> </w:t>
      </w:r>
      <w:proofErr w:type="spellStart"/>
      <w:r>
        <w:rPr>
          <w:rFonts w:hint="eastAsia"/>
        </w:rPr>
        <w:t>ist</w:t>
      </w:r>
      <w:proofErr w:type="spellEnd"/>
      <w:r>
        <w:rPr>
          <w:rFonts w:hint="eastAsia"/>
        </w:rPr>
        <w:t xml:space="preserve">. So </w:t>
      </w:r>
      <w:proofErr w:type="spellStart"/>
      <w:r>
        <w:rPr>
          <w:rFonts w:hint="eastAsia"/>
        </w:rPr>
        <w:t>verschlingen</w:t>
      </w:r>
      <w:proofErr w:type="spellEnd"/>
      <w:r>
        <w:rPr>
          <w:rFonts w:hint="eastAsia"/>
        </w:rPr>
        <w:t xml:space="preserve"> </w:t>
      </w:r>
      <w:proofErr w:type="spellStart"/>
      <w:r>
        <w:rPr>
          <w:rFonts w:hint="eastAsia"/>
        </w:rPr>
        <w:t>sich</w:t>
      </w:r>
      <w:proofErr w:type="spellEnd"/>
      <w:r>
        <w:rPr>
          <w:rFonts w:hint="eastAsia"/>
        </w:rPr>
        <w:t xml:space="preserve"> an </w:t>
      </w:r>
      <w:proofErr w:type="spellStart"/>
      <w:r>
        <w:rPr>
          <w:rFonts w:hint="eastAsia"/>
        </w:rPr>
        <w:t>diesen</w:t>
      </w:r>
      <w:proofErr w:type="spellEnd"/>
      <w:r>
        <w:rPr>
          <w:rFonts w:hint="eastAsia"/>
        </w:rPr>
        <w:t xml:space="preserve"> </w:t>
      </w:r>
      <w:proofErr w:type="spellStart"/>
      <w:r>
        <w:rPr>
          <w:rFonts w:hint="eastAsia"/>
        </w:rPr>
        <w:t>Punkten</w:t>
      </w:r>
      <w:proofErr w:type="spellEnd"/>
      <w:r>
        <w:rPr>
          <w:rFonts w:hint="eastAsia"/>
        </w:rPr>
        <w:t xml:space="preserve"> alle </w:t>
      </w:r>
      <w:proofErr w:type="spellStart"/>
      <w:r>
        <w:rPr>
          <w:rFonts w:hint="eastAsia"/>
        </w:rPr>
        <w:t>Fäden</w:t>
      </w:r>
      <w:proofErr w:type="spellEnd"/>
      <w:r>
        <w:rPr>
          <w:rFonts w:hint="eastAsia"/>
        </w:rPr>
        <w:t xml:space="preserve"> der </w:t>
      </w:r>
      <w:proofErr w:type="spellStart"/>
      <w:r>
        <w:rPr>
          <w:rFonts w:hint="eastAsia"/>
        </w:rPr>
        <w:t>Erwägungen</w:t>
      </w:r>
      <w:proofErr w:type="spellEnd"/>
      <w:r>
        <w:rPr>
          <w:rFonts w:hint="eastAsia"/>
        </w:rPr>
        <w:t xml:space="preserve"> </w:t>
      </w:r>
      <w:r>
        <w:rPr>
          <w:rFonts w:hint="eastAsia"/>
        </w:rPr>
        <w:t>ü</w:t>
      </w:r>
      <w:proofErr w:type="spellStart"/>
      <w:r>
        <w:rPr>
          <w:rFonts w:hint="eastAsia"/>
        </w:rPr>
        <w:t>ber</w:t>
      </w:r>
      <w:proofErr w:type="spellEnd"/>
      <w:r>
        <w:rPr>
          <w:rFonts w:hint="eastAsia"/>
        </w:rPr>
        <w:t xml:space="preserve"> den </w:t>
      </w:r>
      <w:proofErr w:type="spellStart"/>
      <w:r>
        <w:rPr>
          <w:rFonts w:hint="eastAsia"/>
        </w:rPr>
        <w:t>Sozialismus</w:t>
      </w:r>
      <w:proofErr w:type="spellEnd"/>
      <w:r>
        <w:rPr>
          <w:rFonts w:hint="eastAsia"/>
        </w:rPr>
        <w:t xml:space="preserve">; an </w:t>
      </w:r>
      <w:proofErr w:type="spellStart"/>
      <w:r>
        <w:rPr>
          <w:rFonts w:hint="eastAsia"/>
        </w:rPr>
        <w:t>ihm</w:t>
      </w:r>
      <w:proofErr w:type="spellEnd"/>
      <w:r>
        <w:rPr>
          <w:rFonts w:hint="eastAsia"/>
        </w:rPr>
        <w:t xml:space="preserve"> </w:t>
      </w:r>
      <w:proofErr w:type="spellStart"/>
      <w:r>
        <w:rPr>
          <w:rFonts w:hint="eastAsia"/>
        </w:rPr>
        <w:t>wird</w:t>
      </w:r>
      <w:proofErr w:type="spellEnd"/>
      <w:r>
        <w:rPr>
          <w:rFonts w:hint="eastAsia"/>
        </w:rPr>
        <w:t xml:space="preserve"> </w:t>
      </w:r>
      <w:proofErr w:type="spellStart"/>
      <w:r>
        <w:rPr>
          <w:rFonts w:hint="eastAsia"/>
        </w:rPr>
        <w:t>klar</w:t>
      </w:r>
      <w:proofErr w:type="spellEnd"/>
      <w:r>
        <w:rPr>
          <w:rFonts w:hint="eastAsia"/>
        </w:rPr>
        <w:t xml:space="preserve">, </w:t>
      </w:r>
      <w:proofErr w:type="spellStart"/>
      <w:r>
        <w:rPr>
          <w:rFonts w:hint="eastAsia"/>
        </w:rPr>
        <w:t>daß</w:t>
      </w:r>
      <w:proofErr w:type="spellEnd"/>
      <w:r>
        <w:rPr>
          <w:rFonts w:hint="eastAsia"/>
        </w:rPr>
        <w:t xml:space="preserve"> die ... </w:t>
      </w:r>
      <w:proofErr w:type="spellStart"/>
      <w:r>
        <w:rPr>
          <w:rFonts w:hint="eastAsia"/>
        </w:rPr>
        <w:t>Schwierigkeit</w:t>
      </w:r>
      <w:proofErr w:type="spellEnd"/>
      <w:r>
        <w:rPr>
          <w:rFonts w:hint="eastAsia"/>
        </w:rPr>
        <w:t xml:space="preserve"> ... </w:t>
      </w:r>
      <w:proofErr w:type="spellStart"/>
      <w:r>
        <w:rPr>
          <w:rFonts w:hint="eastAsia"/>
        </w:rPr>
        <w:t>sich</w:t>
      </w:r>
      <w:proofErr w:type="spellEnd"/>
      <w:r>
        <w:rPr>
          <w:rFonts w:hint="eastAsia"/>
        </w:rPr>
        <w:t xml:space="preserve"> </w:t>
      </w:r>
      <w:proofErr w:type="spellStart"/>
      <w:r>
        <w:rPr>
          <w:rFonts w:hint="eastAsia"/>
        </w:rPr>
        <w:t>im</w:t>
      </w:r>
      <w:proofErr w:type="spellEnd"/>
      <w:r>
        <w:rPr>
          <w:rFonts w:hint="eastAsia"/>
        </w:rPr>
        <w:t xml:space="preserve"> </w:t>
      </w:r>
      <w:proofErr w:type="spellStart"/>
      <w:r>
        <w:rPr>
          <w:rFonts w:hint="eastAsia"/>
        </w:rPr>
        <w:t>Verhältnis</w:t>
      </w:r>
      <w:proofErr w:type="spellEnd"/>
      <w:r>
        <w:rPr>
          <w:rFonts w:hint="eastAsia"/>
        </w:rPr>
        <w:t xml:space="preserve"> der </w:t>
      </w:r>
      <w:proofErr w:type="spellStart"/>
      <w:r>
        <w:rPr>
          <w:rFonts w:hint="eastAsia"/>
        </w:rPr>
        <w:t>Kulturhöhe</w:t>
      </w:r>
      <w:proofErr w:type="spellEnd"/>
      <w:r>
        <w:rPr>
          <w:rFonts w:hint="eastAsia"/>
        </w:rPr>
        <w:t xml:space="preserve"> der </w:t>
      </w:r>
      <w:proofErr w:type="spellStart"/>
      <w:r>
        <w:rPr>
          <w:rFonts w:hint="eastAsia"/>
        </w:rPr>
        <w:t>Produkte</w:t>
      </w:r>
      <w:proofErr w:type="spellEnd"/>
      <w:r>
        <w:rPr>
          <w:rFonts w:hint="eastAsia"/>
        </w:rPr>
        <w:t xml:space="preserve"> </w:t>
      </w:r>
      <w:proofErr w:type="spellStart"/>
      <w:r>
        <w:rPr>
          <w:rFonts w:hint="eastAsia"/>
        </w:rPr>
        <w:t>steigert</w:t>
      </w:r>
      <w:proofErr w:type="spellEnd"/>
      <w:r>
        <w:rPr>
          <w:rFonts w:hint="eastAsia"/>
        </w:rPr>
        <w:t xml:space="preserve">, und </w:t>
      </w:r>
      <w:proofErr w:type="spellStart"/>
      <w:r>
        <w:rPr>
          <w:rFonts w:hint="eastAsia"/>
        </w:rPr>
        <w:t>deren</w:t>
      </w:r>
      <w:proofErr w:type="spellEnd"/>
      <w:r>
        <w:rPr>
          <w:rFonts w:hint="eastAsia"/>
        </w:rPr>
        <w:t xml:space="preserve"> </w:t>
      </w:r>
      <w:proofErr w:type="spellStart"/>
      <w:r>
        <w:rPr>
          <w:rFonts w:hint="eastAsia"/>
        </w:rPr>
        <w:t>Vermeidung</w:t>
      </w:r>
      <w:proofErr w:type="spellEnd"/>
      <w:r>
        <w:rPr>
          <w:rFonts w:hint="eastAsia"/>
        </w:rPr>
        <w:t xml:space="preserve"> nun </w:t>
      </w:r>
      <w:proofErr w:type="spellStart"/>
      <w:r>
        <w:rPr>
          <w:rFonts w:hint="eastAsia"/>
        </w:rPr>
        <w:t>freilich</w:t>
      </w:r>
      <w:proofErr w:type="spellEnd"/>
      <w:r>
        <w:rPr>
          <w:rFonts w:hint="eastAsia"/>
        </w:rPr>
        <w:t xml:space="preserve"> die Produktion </w:t>
      </w:r>
      <w:proofErr w:type="spellStart"/>
      <w:r>
        <w:rPr>
          <w:rFonts w:hint="eastAsia"/>
        </w:rPr>
        <w:t>zu</w:t>
      </w:r>
      <w:proofErr w:type="spellEnd"/>
      <w:r>
        <w:rPr>
          <w:rFonts w:hint="eastAsia"/>
        </w:rPr>
        <w:t xml:space="preserve"> den </w:t>
      </w:r>
      <w:proofErr w:type="spellStart"/>
      <w:r>
        <w:rPr>
          <w:rFonts w:hint="eastAsia"/>
        </w:rPr>
        <w:t>primitivsten</w:t>
      </w:r>
      <w:proofErr w:type="spellEnd"/>
      <w:r>
        <w:rPr>
          <w:rFonts w:hint="eastAsia"/>
        </w:rPr>
        <w:t xml:space="preserve">, </w:t>
      </w:r>
      <w:proofErr w:type="spellStart"/>
      <w:r>
        <w:rPr>
          <w:rFonts w:hint="eastAsia"/>
        </w:rPr>
        <w:t>unentbehrlichsten</w:t>
      </w:r>
      <w:proofErr w:type="spellEnd"/>
      <w:r>
        <w:rPr>
          <w:rFonts w:hint="eastAsia"/>
        </w:rPr>
        <w:t xml:space="preserve">, </w:t>
      </w:r>
      <w:proofErr w:type="spellStart"/>
      <w:r>
        <w:rPr>
          <w:rFonts w:hint="eastAsia"/>
        </w:rPr>
        <w:t>durchschnittlichsten</w:t>
      </w:r>
      <w:proofErr w:type="spellEnd"/>
      <w:r>
        <w:rPr>
          <w:rFonts w:hint="eastAsia"/>
        </w:rPr>
        <w:t xml:space="preserve"> </w:t>
      </w:r>
      <w:proofErr w:type="spellStart"/>
      <w:r>
        <w:rPr>
          <w:rFonts w:hint="eastAsia"/>
        </w:rPr>
        <w:t>Objekten</w:t>
      </w:r>
      <w:proofErr w:type="spellEnd"/>
      <w:r>
        <w:rPr>
          <w:rFonts w:hint="eastAsia"/>
        </w:rPr>
        <w:t xml:space="preserve"> </w:t>
      </w:r>
      <w:proofErr w:type="spellStart"/>
      <w:r>
        <w:rPr>
          <w:rFonts w:hint="eastAsia"/>
        </w:rPr>
        <w:t>herabsenken</w:t>
      </w:r>
      <w:proofErr w:type="spellEnd"/>
      <w:r>
        <w:rPr>
          <w:rFonts w:hint="eastAsia"/>
        </w:rPr>
        <w:t xml:space="preserve"> </w:t>
      </w:r>
      <w:proofErr w:type="gramStart"/>
      <w:r>
        <w:rPr>
          <w:rFonts w:hint="eastAsia"/>
        </w:rPr>
        <w:t>m</w:t>
      </w:r>
      <w:r>
        <w:rPr>
          <w:rFonts w:hint="eastAsia"/>
        </w:rPr>
        <w:t>ü</w:t>
      </w:r>
      <w:proofErr w:type="spellStart"/>
      <w:r>
        <w:rPr>
          <w:rFonts w:hint="eastAsia"/>
        </w:rPr>
        <w:t>ßte</w:t>
      </w:r>
      <w:proofErr w:type="spellEnd"/>
      <w:r>
        <w:rPr>
          <w:rFonts w:hint="eastAsia"/>
        </w:rPr>
        <w:t>.«</w:t>
      </w:r>
      <w:proofErr w:type="gramEnd"/>
      <w:r>
        <w:rPr>
          <w:rFonts w:hint="eastAsia"/>
        </w:rPr>
        <w:t xml:space="preserve"> Georg Simmel: Philosophie des </w:t>
      </w:r>
      <w:proofErr w:type="spellStart"/>
      <w:r>
        <w:rPr>
          <w:rFonts w:hint="eastAsia"/>
        </w:rPr>
        <w:t>Geldes</w:t>
      </w:r>
      <w:proofErr w:type="spellEnd"/>
      <w:r>
        <w:rPr>
          <w:rFonts w:hint="eastAsia"/>
        </w:rPr>
        <w:t xml:space="preserve"> </w:t>
      </w:r>
      <w:proofErr w:type="spellStart"/>
      <w:r>
        <w:rPr>
          <w:rFonts w:hint="eastAsia"/>
        </w:rPr>
        <w:t>Lpz</w:t>
      </w:r>
      <w:proofErr w:type="spellEnd"/>
      <w:r>
        <w:rPr>
          <w:rFonts w:hint="eastAsia"/>
        </w:rPr>
        <w:t xml:space="preserve"> 1900 p 451-53 Zu </w:t>
      </w:r>
      <w:proofErr w:type="spellStart"/>
      <w:r>
        <w:rPr>
          <w:rFonts w:hint="eastAsia"/>
        </w:rPr>
        <w:t>dieser</w:t>
      </w:r>
      <w:proofErr w:type="spellEnd"/>
      <w:r>
        <w:rPr>
          <w:rFonts w:hint="eastAsia"/>
        </w:rPr>
        <w:t xml:space="preserve"> </w:t>
      </w:r>
      <w:proofErr w:type="spellStart"/>
      <w:r>
        <w:rPr>
          <w:rFonts w:hint="eastAsia"/>
        </w:rPr>
        <w:t>Kritik</w:t>
      </w:r>
      <w:proofErr w:type="spellEnd"/>
      <w:r>
        <w:rPr>
          <w:rFonts w:hint="eastAsia"/>
        </w:rPr>
        <w:t xml:space="preserve"> </w:t>
      </w:r>
      <w:proofErr w:type="spellStart"/>
      <w:r>
        <w:rPr>
          <w:rFonts w:hint="eastAsia"/>
        </w:rPr>
        <w:t>vergl</w:t>
      </w:r>
      <w:proofErr w:type="spellEnd"/>
      <w:r>
        <w:rPr>
          <w:rFonts w:hint="eastAsia"/>
        </w:rPr>
        <w:t xml:space="preserve"> die </w:t>
      </w:r>
      <w:proofErr w:type="spellStart"/>
      <w:r>
        <w:rPr>
          <w:rFonts w:hint="eastAsia"/>
        </w:rPr>
        <w:t>Antikritik</w:t>
      </w:r>
      <w:proofErr w:type="spellEnd"/>
      <w:r>
        <w:rPr>
          <w:rFonts w:hint="eastAsia"/>
        </w:rPr>
        <w:t xml:space="preserve"> dieses </w:t>
      </w:r>
      <w:proofErr w:type="spellStart"/>
      <w:r>
        <w:rPr>
          <w:rFonts w:hint="eastAsia"/>
        </w:rPr>
        <w:t>Standpunkts</w:t>
      </w:r>
      <w:proofErr w:type="spellEnd"/>
      <w:r>
        <w:rPr>
          <w:rFonts w:hint="eastAsia"/>
        </w:rPr>
        <w:t xml:space="preserve"> </w:t>
      </w:r>
      <w:proofErr w:type="spellStart"/>
      <w:r>
        <w:rPr>
          <w:rFonts w:hint="eastAsia"/>
        </w:rPr>
        <w:t>bei</w:t>
      </w:r>
      <w:proofErr w:type="spellEnd"/>
      <w:r>
        <w:rPr>
          <w:rFonts w:hint="eastAsia"/>
        </w:rPr>
        <w:t xml:space="preserve"> </w:t>
      </w:r>
      <w:proofErr w:type="spellStart"/>
      <w:r>
        <w:rPr>
          <w:rFonts w:hint="eastAsia"/>
        </w:rPr>
        <w:t>Korsch</w:t>
      </w:r>
      <w:proofErr w:type="spellEnd"/>
      <w:r>
        <w:rPr>
          <w:rFonts w:hint="eastAsia"/>
        </w:rPr>
        <w:t xml:space="preserve"> X 9,1 </w:t>
      </w:r>
    </w:p>
    <w:p w14:paraId="42675043" w14:textId="4C927279" w:rsidR="00572209" w:rsidRDefault="00000000" w:rsidP="00BB68E4">
      <w:pPr>
        <w:spacing w:line="360" w:lineRule="auto"/>
        <w:jc w:val="right"/>
      </w:pPr>
      <w:r>
        <w:rPr>
          <w:rFonts w:hint="eastAsia"/>
        </w:rPr>
        <w:t>[X 6, X 6 a]</w:t>
      </w:r>
    </w:p>
    <w:p w14:paraId="4E31E8B6" w14:textId="77777777" w:rsidR="00BB68E4" w:rsidRDefault="00000000">
      <w:pPr>
        <w:spacing w:line="360" w:lineRule="auto"/>
      </w:pPr>
      <w:r>
        <w:rPr>
          <w:rFonts w:hint="eastAsia"/>
        </w:rPr>
        <w:t>小资产阶级</w:t>
      </w:r>
      <w:r>
        <w:rPr>
          <w:rFonts w:hint="eastAsia"/>
        </w:rPr>
        <w:t>-</w:t>
      </w:r>
      <w:r>
        <w:rPr>
          <w:rFonts w:hint="eastAsia"/>
        </w:rPr>
        <w:t>唯心主义的劳动理论被齐美尔（</w:t>
      </w:r>
      <w:r>
        <w:rPr>
          <w:rFonts w:hint="eastAsia"/>
        </w:rPr>
        <w:t>Simmel</w:t>
      </w:r>
      <w:r>
        <w:rPr>
          <w:rFonts w:hint="eastAsia"/>
        </w:rPr>
        <w:t>）</w:t>
      </w:r>
      <w:r>
        <w:rPr>
          <w:rStyle w:val="af"/>
          <w:rFonts w:hint="eastAsia"/>
        </w:rPr>
        <w:footnoteReference w:id="40"/>
      </w:r>
      <w:r>
        <w:rPr>
          <w:rFonts w:hint="eastAsia"/>
        </w:rPr>
        <w:t>表述得无以复加，在他那里，这种理论表现为一般的劳动理论。其中道德主义要素作为反唯物主义的要素显得非常清晰。“人们可以非常笼统地断言……脑力劳动与体力劳动的区别并非心理本性与物质本性的区别。相反，即使在后者那里，最终也只是根据劳动的内在方面，即努力带来的不快、意志力的付出，来要求报酬。当然，这种仿佛是劳动现象背后的物自体（</w:t>
      </w:r>
      <w:r>
        <w:rPr>
          <w:rFonts w:hint="eastAsia"/>
        </w:rPr>
        <w:t>Ding-an-</w:t>
      </w:r>
      <w:proofErr w:type="spellStart"/>
      <w:r>
        <w:rPr>
          <w:rFonts w:hint="eastAsia"/>
        </w:rPr>
        <w:t>sich</w:t>
      </w:r>
      <w:proofErr w:type="spellEnd"/>
      <w:r>
        <w:rPr>
          <w:rFonts w:hint="eastAsia"/>
        </w:rPr>
        <w:t>）</w:t>
      </w:r>
      <w:r>
        <w:rPr>
          <w:rStyle w:val="af"/>
          <w:rFonts w:hint="eastAsia"/>
        </w:rPr>
        <w:footnoteReference w:id="41"/>
      </w:r>
      <w:r>
        <w:rPr>
          <w:rFonts w:hint="eastAsia"/>
        </w:rPr>
        <w:t>的精神性……并非智性的存在，而是由情感和意志构成；由此得出，这种精神性并不与脑力劳动并列，而是也为后者奠定基础。因为在脑力劳动中，最初也不是客观内容……它的……结果，产生了对报酬的要求，而是……为生产那种精神内容所需的能量耗费。这样，价值的源泉……被揭示为灵魂的一种行动，体力劳动和‘脑力’劳动由此获得了一个共同的——人们可以称之为：道德的——价值奠基基础，通过它，将劳动价值一般还原为体力劳动价值，便失去了其庸俗和野蛮唯物主义的外观。这大致类似于理论唯物主义，当人们强调物质也是一种表象，而不是一种在绝对意义上……与灵魂相对立的本质，而是其可认识性完全由我们精神组织的形式和前提所决定时，它就获得</w:t>
      </w:r>
      <w:r>
        <w:rPr>
          <w:rFonts w:hint="eastAsia"/>
        </w:rPr>
        <w:lastRenderedPageBreak/>
        <w:t>了一种全新的、值得认真讨论的本质。”通过这些论述〔《货币哲学》（</w:t>
      </w:r>
      <w:r>
        <w:rPr>
          <w:rFonts w:hint="eastAsia"/>
          <w:i/>
          <w:iCs/>
        </w:rPr>
        <w:t xml:space="preserve">Philosophie des </w:t>
      </w:r>
      <w:proofErr w:type="spellStart"/>
      <w:r>
        <w:rPr>
          <w:rFonts w:hint="eastAsia"/>
          <w:i/>
          <w:iCs/>
        </w:rPr>
        <w:t>Geldes</w:t>
      </w:r>
      <w:proofErr w:type="spellEnd"/>
      <w:r>
        <w:rPr>
          <w:rFonts w:hint="eastAsia"/>
        </w:rPr>
        <w:t>）</w:t>
      </w:r>
      <w:r>
        <w:rPr>
          <w:rStyle w:val="af"/>
          <w:rFonts w:hint="eastAsia"/>
        </w:rPr>
        <w:footnoteReference w:id="42"/>
      </w:r>
      <w:r>
        <w:rPr>
          <w:rFonts w:hint="eastAsia"/>
        </w:rPr>
        <w:t>，莱比锡（</w:t>
      </w:r>
      <w:r>
        <w:rPr>
          <w:rFonts w:hint="eastAsia"/>
        </w:rPr>
        <w:t>1900</w:t>
      </w:r>
      <w:r>
        <w:rPr>
          <w:rFonts w:hint="eastAsia"/>
        </w:rPr>
        <w:t>年），第</w:t>
      </w:r>
      <w:r>
        <w:rPr>
          <w:rFonts w:hint="eastAsia"/>
        </w:rPr>
        <w:t>449/450</w:t>
      </w:r>
      <w:r>
        <w:rPr>
          <w:rFonts w:hint="eastAsia"/>
        </w:rPr>
        <w:t>页〕，齐美</w:t>
      </w:r>
      <w:proofErr w:type="gramStart"/>
      <w:r>
        <w:rPr>
          <w:rFonts w:hint="eastAsia"/>
        </w:rPr>
        <w:t>尔当然</w:t>
      </w:r>
      <w:proofErr w:type="gramEnd"/>
      <w:r>
        <w:rPr>
          <w:rFonts w:hint="eastAsia"/>
        </w:rPr>
        <w:t>使自己成了魔鬼的代言人（</w:t>
      </w:r>
      <w:r>
        <w:rPr>
          <w:rFonts w:hint="eastAsia"/>
        </w:rPr>
        <w:t>advocatus diaboli</w:t>
      </w:r>
      <w:r>
        <w:rPr>
          <w:rFonts w:hint="eastAsia"/>
        </w:rPr>
        <w:t>）</w:t>
      </w:r>
      <w:r>
        <w:rPr>
          <w:rStyle w:val="af"/>
          <w:rFonts w:hint="eastAsia"/>
        </w:rPr>
        <w:footnoteReference w:id="43"/>
      </w:r>
      <w:r>
        <w:rPr>
          <w:rFonts w:hint="eastAsia"/>
        </w:rPr>
        <w:t>，因为他并不想承认这里讨论的将劳动还原为体力劳动。毕竟也存在耗费精力却无价值的劳动。“这意味着：劳动的价值不是由其量度量的，而是由其结果的效用度量的！”齐美尔似乎指责马克思混淆了事实认定（</w:t>
      </w:r>
      <w:proofErr w:type="spellStart"/>
      <w:r>
        <w:rPr>
          <w:rFonts w:hint="eastAsia"/>
        </w:rPr>
        <w:t>Tatbestandsaufnahme</w:t>
      </w:r>
      <w:proofErr w:type="spellEnd"/>
      <w:r>
        <w:rPr>
          <w:rFonts w:hint="eastAsia"/>
        </w:rPr>
        <w:t>）与要求（</w:t>
      </w:r>
      <w:proofErr w:type="spellStart"/>
      <w:r>
        <w:rPr>
          <w:rFonts w:hint="eastAsia"/>
        </w:rPr>
        <w:t>Forderung</w:t>
      </w:r>
      <w:proofErr w:type="spellEnd"/>
      <w:r>
        <w:rPr>
          <w:rFonts w:hint="eastAsia"/>
        </w:rPr>
        <w:t>）。他写道：社会主义“实际上追求一种……社会，其中物品的效用价值，相对于其上耗费的劳动时间，构成一个常数。”（同上，第</w:t>
      </w:r>
      <w:r>
        <w:rPr>
          <w:rFonts w:hint="eastAsia"/>
        </w:rPr>
        <w:t>451</w:t>
      </w:r>
      <w:r>
        <w:rPr>
          <w:rFonts w:hint="eastAsia"/>
        </w:rPr>
        <w:t>页）“在《资本论》第三卷中，马克思提出：一切价值的条件，即使在劳动价值论下，也是使用价值；但这意味着，恰好有如此多的社会总劳动时间部分被用于每一种产品，如同按其效用意义的比例落在它上面的那样……接近这种完全乌托邦的状态似乎只有在如下技术条件下才可能：即只生产那些……完全无可争议地属于生活必需的东西；因为当情况完全如此时，任何工作当然都与其他工作同样必要和有用。相反，一旦上升到更高的领域，在那里一方面需求和效用评价不可避免地更个体化，另一方面劳动的强度更难以确定，那么任何对生产量的调节都无法做到使需求与所耗费的劳动之间的比例处处相同。”因此，在这一点上，所有关于社会主义的思考线索都交织在一起；由此清楚地表明，……困难……随着产品文化高度的提高而增加，而避免困难当然就必须把生产降低到最原始的、不可或缺的、最平均的物品上。”格奥尔格·齐美尔：《货币哲学》，莱比锡（</w:t>
      </w:r>
      <w:r>
        <w:rPr>
          <w:rFonts w:hint="eastAsia"/>
        </w:rPr>
        <w:t>1900</w:t>
      </w:r>
      <w:r>
        <w:rPr>
          <w:rFonts w:hint="eastAsia"/>
        </w:rPr>
        <w:t>年），第</w:t>
      </w:r>
      <w:r>
        <w:rPr>
          <w:rFonts w:hint="eastAsia"/>
        </w:rPr>
        <w:t>451-53</w:t>
      </w:r>
      <w:r>
        <w:rPr>
          <w:rFonts w:hint="eastAsia"/>
        </w:rPr>
        <w:t>页。关于这种批评，可比较科尔施在</w:t>
      </w:r>
      <w:r>
        <w:rPr>
          <w:rFonts w:hint="eastAsia"/>
        </w:rPr>
        <w:t>X 9,1</w:t>
      </w:r>
      <w:r>
        <w:rPr>
          <w:rFonts w:hint="eastAsia"/>
        </w:rPr>
        <w:t>中对这一立场的反批评</w:t>
      </w:r>
      <w:r>
        <w:rPr>
          <w:rFonts w:hint="eastAsia"/>
        </w:rPr>
        <w:t xml:space="preserve"> </w:t>
      </w:r>
    </w:p>
    <w:p w14:paraId="704AE750" w14:textId="6BB96242" w:rsidR="00572209" w:rsidRDefault="00000000" w:rsidP="00BB68E4">
      <w:pPr>
        <w:spacing w:line="360" w:lineRule="auto"/>
        <w:jc w:val="right"/>
      </w:pPr>
      <w:r>
        <w:rPr>
          <w:rFonts w:hint="eastAsia"/>
        </w:rPr>
        <w:t>[X 6, X 6 a]</w:t>
      </w:r>
    </w:p>
    <w:p w14:paraId="680A9DB2" w14:textId="77777777" w:rsidR="00BB68E4" w:rsidRDefault="00000000">
      <w:pPr>
        <w:spacing w:line="360" w:lineRule="auto"/>
      </w:pPr>
      <w:r>
        <w:rPr>
          <w:rFonts w:hint="eastAsia"/>
        </w:rPr>
        <w:t>Es »</w:t>
      </w:r>
      <w:proofErr w:type="spellStart"/>
      <w:r>
        <w:rPr>
          <w:rFonts w:hint="eastAsia"/>
        </w:rPr>
        <w:t>erleiden</w:t>
      </w:r>
      <w:proofErr w:type="spellEnd"/>
      <w:r>
        <w:rPr>
          <w:rFonts w:hint="eastAsia"/>
        </w:rPr>
        <w:t xml:space="preserve"> ... </w:t>
      </w:r>
      <w:proofErr w:type="spellStart"/>
      <w:r>
        <w:rPr>
          <w:rFonts w:hint="eastAsia"/>
        </w:rPr>
        <w:t>unter</w:t>
      </w:r>
      <w:proofErr w:type="spellEnd"/>
      <w:r>
        <w:rPr>
          <w:rFonts w:hint="eastAsia"/>
        </w:rPr>
        <w:t xml:space="preserve"> </w:t>
      </w:r>
      <w:proofErr w:type="spellStart"/>
      <w:r>
        <w:rPr>
          <w:rFonts w:hint="eastAsia"/>
        </w:rPr>
        <w:t>sich</w:t>
      </w:r>
      <w:proofErr w:type="spellEnd"/>
      <w:r>
        <w:rPr>
          <w:rFonts w:hint="eastAsia"/>
        </w:rPr>
        <w:t xml:space="preserve"> </w:t>
      </w:r>
      <w:proofErr w:type="spellStart"/>
      <w:r>
        <w:rPr>
          <w:rFonts w:hint="eastAsia"/>
        </w:rPr>
        <w:t>gleichwertige</w:t>
      </w:r>
      <w:proofErr w:type="spellEnd"/>
      <w:r>
        <w:rPr>
          <w:rFonts w:hint="eastAsia"/>
        </w:rPr>
        <w:t xml:space="preserve">, </w:t>
      </w:r>
      <w:proofErr w:type="spellStart"/>
      <w:r>
        <w:rPr>
          <w:rFonts w:hint="eastAsia"/>
        </w:rPr>
        <w:t>aber</w:t>
      </w:r>
      <w:proofErr w:type="spellEnd"/>
      <w:r>
        <w:rPr>
          <w:rFonts w:hint="eastAsia"/>
        </w:rPr>
        <w:t xml:space="preserve"> </w:t>
      </w:r>
      <w:proofErr w:type="spellStart"/>
      <w:r>
        <w:rPr>
          <w:rFonts w:hint="eastAsia"/>
        </w:rPr>
        <w:t>verschiedenartige</w:t>
      </w:r>
      <w:proofErr w:type="spellEnd"/>
      <w:r>
        <w:rPr>
          <w:rFonts w:hint="eastAsia"/>
        </w:rPr>
        <w:t xml:space="preserve"> </w:t>
      </w:r>
      <w:proofErr w:type="spellStart"/>
      <w:r>
        <w:rPr>
          <w:rFonts w:hint="eastAsia"/>
        </w:rPr>
        <w:t>Objekte</w:t>
      </w:r>
      <w:proofErr w:type="spellEnd"/>
      <w:r>
        <w:rPr>
          <w:rFonts w:hint="eastAsia"/>
        </w:rPr>
        <w:t xml:space="preserve"> </w:t>
      </w:r>
      <w:proofErr w:type="spellStart"/>
      <w:r>
        <w:rPr>
          <w:rFonts w:hint="eastAsia"/>
        </w:rPr>
        <w:t>durch</w:t>
      </w:r>
      <w:proofErr w:type="spellEnd"/>
      <w:r>
        <w:rPr>
          <w:rFonts w:hint="eastAsia"/>
        </w:rPr>
        <w:t xml:space="preserve"> </w:t>
      </w:r>
      <w:proofErr w:type="spellStart"/>
      <w:r>
        <w:rPr>
          <w:rFonts w:hint="eastAsia"/>
        </w:rPr>
        <w:t>ihre</w:t>
      </w:r>
      <w:proofErr w:type="spellEnd"/>
      <w:r>
        <w:rPr>
          <w:rFonts w:hint="eastAsia"/>
        </w:rPr>
        <w:t xml:space="preserve"> - </w:t>
      </w:r>
      <w:proofErr w:type="spellStart"/>
      <w:r>
        <w:rPr>
          <w:rFonts w:hint="eastAsia"/>
        </w:rPr>
        <w:t>wenn</w:t>
      </w:r>
      <w:proofErr w:type="spellEnd"/>
      <w:r>
        <w:rPr>
          <w:rFonts w:hint="eastAsia"/>
        </w:rPr>
        <w:t xml:space="preserve"> </w:t>
      </w:r>
      <w:proofErr w:type="spellStart"/>
      <w:r>
        <w:rPr>
          <w:rFonts w:hint="eastAsia"/>
        </w:rPr>
        <w:t>auch</w:t>
      </w:r>
      <w:proofErr w:type="spellEnd"/>
      <w:r>
        <w:rPr>
          <w:rFonts w:hint="eastAsia"/>
        </w:rPr>
        <w:t xml:space="preserve"> </w:t>
      </w:r>
      <w:proofErr w:type="spellStart"/>
      <w:r>
        <w:rPr>
          <w:rFonts w:hint="eastAsia"/>
        </w:rPr>
        <w:t>mittelbare</w:t>
      </w:r>
      <w:proofErr w:type="spellEnd"/>
      <w:r>
        <w:rPr>
          <w:rFonts w:hint="eastAsia"/>
        </w:rPr>
        <w:t xml:space="preserve"> </w:t>
      </w:r>
      <w:proofErr w:type="spellStart"/>
      <w:r>
        <w:rPr>
          <w:rFonts w:hint="eastAsia"/>
        </w:rPr>
        <w:t>oder</w:t>
      </w:r>
      <w:proofErr w:type="spellEnd"/>
      <w:r>
        <w:rPr>
          <w:rFonts w:hint="eastAsia"/>
        </w:rPr>
        <w:t xml:space="preserve"> </w:t>
      </w:r>
      <w:proofErr w:type="spellStart"/>
      <w:r>
        <w:rPr>
          <w:rFonts w:hint="eastAsia"/>
        </w:rPr>
        <w:t>ideelle</w:t>
      </w:r>
      <w:proofErr w:type="spellEnd"/>
      <w:r>
        <w:rPr>
          <w:rFonts w:hint="eastAsia"/>
        </w:rPr>
        <w:t xml:space="preserve"> - </w:t>
      </w:r>
      <w:proofErr w:type="spellStart"/>
      <w:r>
        <w:rPr>
          <w:rFonts w:hint="eastAsia"/>
        </w:rPr>
        <w:t>Austauschbarkeit</w:t>
      </w:r>
      <w:proofErr w:type="spellEnd"/>
      <w:r>
        <w:rPr>
          <w:rFonts w:hint="eastAsia"/>
        </w:rPr>
        <w:t xml:space="preserve"> </w:t>
      </w:r>
      <w:proofErr w:type="spellStart"/>
      <w:r>
        <w:rPr>
          <w:rFonts w:hint="eastAsia"/>
        </w:rPr>
        <w:t>eine</w:t>
      </w:r>
      <w:proofErr w:type="spellEnd"/>
      <w:r>
        <w:rPr>
          <w:rFonts w:hint="eastAsia"/>
        </w:rPr>
        <w:t xml:space="preserve"> </w:t>
      </w:r>
      <w:proofErr w:type="spellStart"/>
      <w:r>
        <w:rPr>
          <w:rFonts w:hint="eastAsia"/>
        </w:rPr>
        <w:t>Herabsetzung</w:t>
      </w:r>
      <w:proofErr w:type="spellEnd"/>
      <w:r>
        <w:rPr>
          <w:rFonts w:hint="eastAsia"/>
        </w:rPr>
        <w:t xml:space="preserve"> der </w:t>
      </w:r>
      <w:proofErr w:type="spellStart"/>
      <w:r>
        <w:rPr>
          <w:rFonts w:hint="eastAsia"/>
        </w:rPr>
        <w:t>Bedeutung</w:t>
      </w:r>
      <w:proofErr w:type="spellEnd"/>
      <w:r>
        <w:rPr>
          <w:rFonts w:hint="eastAsia"/>
        </w:rPr>
        <w:t xml:space="preserve"> </w:t>
      </w:r>
      <w:proofErr w:type="spellStart"/>
      <w:r>
        <w:rPr>
          <w:rFonts w:hint="eastAsia"/>
        </w:rPr>
        <w:t>ihrer</w:t>
      </w:r>
      <w:proofErr w:type="spellEnd"/>
      <w:r>
        <w:rPr>
          <w:rFonts w:hint="eastAsia"/>
        </w:rPr>
        <w:t xml:space="preserve"> </w:t>
      </w:r>
      <w:proofErr w:type="spellStart"/>
      <w:r>
        <w:rPr>
          <w:rFonts w:hint="eastAsia"/>
        </w:rPr>
        <w:t>Individualität</w:t>
      </w:r>
      <w:proofErr w:type="spellEnd"/>
      <w:r>
        <w:rPr>
          <w:rFonts w:hint="eastAsia"/>
        </w:rPr>
        <w:t xml:space="preserve"> ... Die </w:t>
      </w:r>
      <w:proofErr w:type="spellStart"/>
      <w:r>
        <w:rPr>
          <w:rFonts w:hint="eastAsia"/>
        </w:rPr>
        <w:t>Herabsetzung</w:t>
      </w:r>
      <w:proofErr w:type="spellEnd"/>
      <w:r>
        <w:rPr>
          <w:rFonts w:hint="eastAsia"/>
        </w:rPr>
        <w:t xml:space="preserve"> des Interesses f</w:t>
      </w:r>
      <w:r>
        <w:rPr>
          <w:rFonts w:hint="eastAsia"/>
        </w:rPr>
        <w:t>ü</w:t>
      </w:r>
      <w:r>
        <w:rPr>
          <w:rFonts w:hint="eastAsia"/>
        </w:rPr>
        <w:t xml:space="preserve">r die </w:t>
      </w:r>
      <w:proofErr w:type="spellStart"/>
      <w:r>
        <w:rPr>
          <w:rFonts w:hint="eastAsia"/>
        </w:rPr>
        <w:t>Individualität</w:t>
      </w:r>
      <w:proofErr w:type="spellEnd"/>
      <w:r>
        <w:rPr>
          <w:rFonts w:hint="eastAsia"/>
        </w:rPr>
        <w:t xml:space="preserve"> der </w:t>
      </w:r>
      <w:proofErr w:type="spellStart"/>
      <w:r>
        <w:rPr>
          <w:rFonts w:hint="eastAsia"/>
        </w:rPr>
        <w:t>Waren</w:t>
      </w:r>
      <w:proofErr w:type="spellEnd"/>
      <w:r>
        <w:rPr>
          <w:rFonts w:hint="eastAsia"/>
        </w:rPr>
        <w:t xml:space="preserve"> f</w:t>
      </w:r>
      <w:r>
        <w:rPr>
          <w:rFonts w:hint="eastAsia"/>
        </w:rPr>
        <w:t>ü</w:t>
      </w:r>
      <w:proofErr w:type="spellStart"/>
      <w:r>
        <w:rPr>
          <w:rFonts w:hint="eastAsia"/>
        </w:rPr>
        <w:t>hrt</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einer</w:t>
      </w:r>
      <w:proofErr w:type="spellEnd"/>
      <w:r>
        <w:rPr>
          <w:rFonts w:hint="eastAsia"/>
        </w:rPr>
        <w:t xml:space="preserve"> </w:t>
      </w:r>
      <w:proofErr w:type="spellStart"/>
      <w:r>
        <w:rPr>
          <w:rFonts w:hint="eastAsia"/>
        </w:rPr>
        <w:t>Herabsetzung</w:t>
      </w:r>
      <w:proofErr w:type="spellEnd"/>
      <w:r>
        <w:rPr>
          <w:rFonts w:hint="eastAsia"/>
        </w:rPr>
        <w:t xml:space="preserve"> </w:t>
      </w:r>
      <w:proofErr w:type="spellStart"/>
      <w:r>
        <w:rPr>
          <w:rFonts w:hint="eastAsia"/>
        </w:rPr>
        <w:t>dieser</w:t>
      </w:r>
      <w:proofErr w:type="spellEnd"/>
      <w:r>
        <w:rPr>
          <w:rFonts w:hint="eastAsia"/>
        </w:rPr>
        <w:t xml:space="preserve"> </w:t>
      </w:r>
      <w:proofErr w:type="spellStart"/>
      <w:r>
        <w:rPr>
          <w:rFonts w:hint="eastAsia"/>
        </w:rPr>
        <w:t>Individualität</w:t>
      </w:r>
      <w:proofErr w:type="spellEnd"/>
      <w:r>
        <w:rPr>
          <w:rFonts w:hint="eastAsia"/>
        </w:rPr>
        <w:t xml:space="preserve"> </w:t>
      </w:r>
      <w:proofErr w:type="spellStart"/>
      <w:r>
        <w:rPr>
          <w:rFonts w:hint="eastAsia"/>
        </w:rPr>
        <w:t>selbst</w:t>
      </w:r>
      <w:proofErr w:type="spellEnd"/>
      <w:r>
        <w:rPr>
          <w:rFonts w:hint="eastAsia"/>
        </w:rPr>
        <w:t xml:space="preserve">. </w:t>
      </w:r>
      <w:proofErr w:type="spellStart"/>
      <w:r>
        <w:rPr>
          <w:rFonts w:hint="eastAsia"/>
        </w:rPr>
        <w:t>Wenn</w:t>
      </w:r>
      <w:proofErr w:type="spellEnd"/>
      <w:r>
        <w:rPr>
          <w:rFonts w:hint="eastAsia"/>
        </w:rPr>
        <w:t xml:space="preserve"> die </w:t>
      </w:r>
      <w:proofErr w:type="spellStart"/>
      <w:r>
        <w:rPr>
          <w:rFonts w:hint="eastAsia"/>
        </w:rPr>
        <w:t>beiden</w:t>
      </w:r>
      <w:proofErr w:type="spellEnd"/>
      <w:r>
        <w:rPr>
          <w:rFonts w:hint="eastAsia"/>
        </w:rPr>
        <w:t xml:space="preserve"> Seiten der Ware </w:t>
      </w:r>
      <w:r>
        <w:rPr>
          <w:rFonts w:hint="eastAsia"/>
        </w:rPr>
        <w:t>…</w:t>
      </w:r>
      <w:proofErr w:type="spellStart"/>
      <w:r>
        <w:rPr>
          <w:rFonts w:hint="eastAsia"/>
        </w:rPr>
        <w:t>ihre</w:t>
      </w:r>
      <w:proofErr w:type="spellEnd"/>
      <w:r>
        <w:rPr>
          <w:rFonts w:hint="eastAsia"/>
        </w:rPr>
        <w:t xml:space="preserve"> </w:t>
      </w:r>
      <w:proofErr w:type="spellStart"/>
      <w:r>
        <w:rPr>
          <w:rFonts w:hint="eastAsia"/>
        </w:rPr>
        <w:t>Qualität</w:t>
      </w:r>
      <w:proofErr w:type="spellEnd"/>
      <w:r>
        <w:rPr>
          <w:rFonts w:hint="eastAsia"/>
        </w:rPr>
        <w:t xml:space="preserve"> und </w:t>
      </w:r>
      <w:proofErr w:type="spellStart"/>
      <w:r>
        <w:rPr>
          <w:rFonts w:hint="eastAsia"/>
        </w:rPr>
        <w:t>ihr</w:t>
      </w:r>
      <w:proofErr w:type="spellEnd"/>
      <w:r>
        <w:rPr>
          <w:rFonts w:hint="eastAsia"/>
        </w:rPr>
        <w:t xml:space="preserve"> </w:t>
      </w:r>
      <w:proofErr w:type="spellStart"/>
      <w:r>
        <w:rPr>
          <w:rFonts w:hint="eastAsia"/>
        </w:rPr>
        <w:t>Preis</w:t>
      </w:r>
      <w:proofErr w:type="spellEnd"/>
      <w:r>
        <w:rPr>
          <w:rFonts w:hint="eastAsia"/>
        </w:rPr>
        <w:t xml:space="preserve"> </w:t>
      </w:r>
      <w:proofErr w:type="spellStart"/>
      <w:r>
        <w:rPr>
          <w:rFonts w:hint="eastAsia"/>
        </w:rPr>
        <w:t>sind</w:t>
      </w:r>
      <w:proofErr w:type="spellEnd"/>
      <w:r>
        <w:rPr>
          <w:rFonts w:hint="eastAsia"/>
        </w:rPr>
        <w:t xml:space="preserve">, so </w:t>
      </w:r>
      <w:proofErr w:type="spellStart"/>
      <w:r>
        <w:rPr>
          <w:rFonts w:hint="eastAsia"/>
        </w:rPr>
        <w:t>scheint</w:t>
      </w:r>
      <w:proofErr w:type="spellEnd"/>
      <w:r>
        <w:rPr>
          <w:rFonts w:hint="eastAsia"/>
        </w:rPr>
        <w:t xml:space="preserve"> es </w:t>
      </w:r>
      <w:proofErr w:type="spellStart"/>
      <w:r>
        <w:rPr>
          <w:rFonts w:hint="eastAsia"/>
        </w:rPr>
        <w:t>allerdings</w:t>
      </w:r>
      <w:proofErr w:type="spellEnd"/>
      <w:r>
        <w:rPr>
          <w:rFonts w:hint="eastAsia"/>
        </w:rPr>
        <w:t xml:space="preserve"> </w:t>
      </w:r>
      <w:proofErr w:type="spellStart"/>
      <w:r>
        <w:rPr>
          <w:rFonts w:hint="eastAsia"/>
        </w:rPr>
        <w:t>logisch</w:t>
      </w:r>
      <w:proofErr w:type="spellEnd"/>
      <w:r>
        <w:rPr>
          <w:rFonts w:hint="eastAsia"/>
        </w:rPr>
        <w:t xml:space="preserve"> </w:t>
      </w:r>
      <w:proofErr w:type="spellStart"/>
      <w:r>
        <w:rPr>
          <w:rFonts w:hint="eastAsia"/>
        </w:rPr>
        <w:t>unmöglich</w:t>
      </w:r>
      <w:proofErr w:type="spellEnd"/>
      <w:r>
        <w:rPr>
          <w:rFonts w:hint="eastAsia"/>
        </w:rPr>
        <w:t xml:space="preserve">, </w:t>
      </w:r>
      <w:proofErr w:type="spellStart"/>
      <w:r>
        <w:rPr>
          <w:rFonts w:hint="eastAsia"/>
        </w:rPr>
        <w:t>daß</w:t>
      </w:r>
      <w:proofErr w:type="spellEnd"/>
      <w:r>
        <w:rPr>
          <w:rFonts w:hint="eastAsia"/>
        </w:rPr>
        <w:t xml:space="preserve"> das Interesse </w:t>
      </w:r>
      <w:proofErr w:type="spellStart"/>
      <w:r>
        <w:rPr>
          <w:rFonts w:hint="eastAsia"/>
        </w:rPr>
        <w:t>nur</w:t>
      </w:r>
      <w:proofErr w:type="spellEnd"/>
      <w:r>
        <w:rPr>
          <w:rFonts w:hint="eastAsia"/>
        </w:rPr>
        <w:t xml:space="preserve"> an </w:t>
      </w:r>
      <w:proofErr w:type="spellStart"/>
      <w:r>
        <w:rPr>
          <w:rFonts w:hint="eastAsia"/>
        </w:rPr>
        <w:t>einer</w:t>
      </w:r>
      <w:proofErr w:type="spellEnd"/>
      <w:r>
        <w:rPr>
          <w:rFonts w:hint="eastAsia"/>
        </w:rPr>
        <w:t xml:space="preserve"> </w:t>
      </w:r>
      <w:proofErr w:type="spellStart"/>
      <w:r>
        <w:rPr>
          <w:rFonts w:hint="eastAsia"/>
        </w:rPr>
        <w:t>dieser</w:t>
      </w:r>
      <w:proofErr w:type="spellEnd"/>
      <w:r>
        <w:rPr>
          <w:rFonts w:hint="eastAsia"/>
        </w:rPr>
        <w:t xml:space="preserve"> Seiten </w:t>
      </w:r>
      <w:proofErr w:type="spellStart"/>
      <w:r>
        <w:rPr>
          <w:rFonts w:hint="eastAsia"/>
        </w:rPr>
        <w:t>hafte</w:t>
      </w:r>
      <w:proofErr w:type="spellEnd"/>
      <w:r>
        <w:rPr>
          <w:rFonts w:hint="eastAsia"/>
        </w:rPr>
        <w:t xml:space="preserve">: </w:t>
      </w:r>
      <w:proofErr w:type="spellStart"/>
      <w:r>
        <w:rPr>
          <w:rFonts w:hint="eastAsia"/>
        </w:rPr>
        <w:t>denn</w:t>
      </w:r>
      <w:proofErr w:type="spellEnd"/>
      <w:r>
        <w:rPr>
          <w:rFonts w:hint="eastAsia"/>
        </w:rPr>
        <w:t xml:space="preserve"> </w:t>
      </w:r>
      <w:r>
        <w:rPr>
          <w:rFonts w:hint="eastAsia"/>
        </w:rPr>
        <w:lastRenderedPageBreak/>
        <w:t xml:space="preserve">die </w:t>
      </w:r>
      <w:proofErr w:type="spellStart"/>
      <w:r>
        <w:rPr>
          <w:rFonts w:hint="eastAsia"/>
        </w:rPr>
        <w:t>Billigkeit</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ein</w:t>
      </w:r>
      <w:proofErr w:type="spellEnd"/>
      <w:r>
        <w:rPr>
          <w:rFonts w:hint="eastAsia"/>
        </w:rPr>
        <w:t xml:space="preserve"> </w:t>
      </w:r>
      <w:proofErr w:type="spellStart"/>
      <w:r>
        <w:rPr>
          <w:rFonts w:hint="eastAsia"/>
        </w:rPr>
        <w:t>leeres</w:t>
      </w:r>
      <w:proofErr w:type="spellEnd"/>
      <w:r>
        <w:rPr>
          <w:rFonts w:hint="eastAsia"/>
        </w:rPr>
        <w:t xml:space="preserve"> Wort, </w:t>
      </w:r>
      <w:proofErr w:type="spellStart"/>
      <w:r>
        <w:rPr>
          <w:rFonts w:hint="eastAsia"/>
        </w:rPr>
        <w:t>wenn</w:t>
      </w:r>
      <w:proofErr w:type="spellEnd"/>
      <w:r>
        <w:rPr>
          <w:rFonts w:hint="eastAsia"/>
        </w:rPr>
        <w:t xml:space="preserve"> </w:t>
      </w:r>
      <w:proofErr w:type="spellStart"/>
      <w:r>
        <w:rPr>
          <w:rFonts w:hint="eastAsia"/>
        </w:rPr>
        <w:t>sie</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Niedrigkeit</w:t>
      </w:r>
      <w:proofErr w:type="spellEnd"/>
      <w:r>
        <w:rPr>
          <w:rFonts w:hint="eastAsia"/>
        </w:rPr>
        <w:t xml:space="preserve"> des </w:t>
      </w:r>
      <w:proofErr w:type="spellStart"/>
      <w:r>
        <w:rPr>
          <w:rFonts w:hint="eastAsia"/>
        </w:rPr>
        <w:t>Preises</w:t>
      </w:r>
      <w:proofErr w:type="spellEnd"/>
      <w:r>
        <w:rPr>
          <w:rFonts w:hint="eastAsia"/>
        </w:rPr>
        <w:t xml:space="preserve"> f</w:t>
      </w:r>
      <w:r>
        <w:rPr>
          <w:rFonts w:hint="eastAsia"/>
        </w:rPr>
        <w:t>ü</w:t>
      </w:r>
      <w:r>
        <w:rPr>
          <w:rFonts w:hint="eastAsia"/>
        </w:rPr>
        <w:t xml:space="preserve">r </w:t>
      </w:r>
      <w:proofErr w:type="spellStart"/>
      <w:r>
        <w:rPr>
          <w:rFonts w:hint="eastAsia"/>
        </w:rPr>
        <w:t>eine</w:t>
      </w:r>
      <w:proofErr w:type="spellEnd"/>
      <w:r>
        <w:rPr>
          <w:rFonts w:hint="eastAsia"/>
        </w:rPr>
        <w:t xml:space="preserve"> </w:t>
      </w:r>
      <w:proofErr w:type="spellStart"/>
      <w:r>
        <w:rPr>
          <w:rFonts w:hint="eastAsia"/>
        </w:rPr>
        <w:t>relativ</w:t>
      </w:r>
      <w:proofErr w:type="spellEnd"/>
      <w:r>
        <w:rPr>
          <w:rFonts w:hint="eastAsia"/>
        </w:rPr>
        <w:t xml:space="preserve"> </w:t>
      </w:r>
      <w:proofErr w:type="spellStart"/>
      <w:r>
        <w:rPr>
          <w:rFonts w:hint="eastAsia"/>
        </w:rPr>
        <w:t>hohe</w:t>
      </w:r>
      <w:proofErr w:type="spellEnd"/>
      <w:r>
        <w:rPr>
          <w:rFonts w:hint="eastAsia"/>
        </w:rPr>
        <w:t xml:space="preserve"> </w:t>
      </w:r>
      <w:proofErr w:type="spellStart"/>
      <w:r>
        <w:rPr>
          <w:rFonts w:hint="eastAsia"/>
        </w:rPr>
        <w:t>Qualität</w:t>
      </w:r>
      <w:proofErr w:type="spellEnd"/>
      <w:r>
        <w:rPr>
          <w:rFonts w:hint="eastAsia"/>
        </w:rPr>
        <w:t xml:space="preserve"> </w:t>
      </w:r>
      <w:proofErr w:type="spellStart"/>
      <w:r>
        <w:rPr>
          <w:rFonts w:hint="eastAsia"/>
        </w:rPr>
        <w:t>bedeutet</w:t>
      </w:r>
      <w:proofErr w:type="spellEnd"/>
      <w:r>
        <w:rPr>
          <w:rFonts w:hint="eastAsia"/>
        </w:rPr>
        <w:t xml:space="preserve"> </w:t>
      </w:r>
      <w:r>
        <w:rPr>
          <w:rFonts w:hint="eastAsia"/>
        </w:rPr>
        <w:t>…</w:t>
      </w:r>
      <w:proofErr w:type="spellStart"/>
      <w:r>
        <w:rPr>
          <w:rFonts w:hint="eastAsia"/>
        </w:rPr>
        <w:t>Dennoch</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jenes</w:t>
      </w:r>
      <w:proofErr w:type="spellEnd"/>
      <w:r>
        <w:rPr>
          <w:rFonts w:hint="eastAsia"/>
        </w:rPr>
        <w:t xml:space="preserve"> </w:t>
      </w:r>
      <w:proofErr w:type="spellStart"/>
      <w:r>
        <w:rPr>
          <w:rFonts w:hint="eastAsia"/>
        </w:rPr>
        <w:t>begrifflich</w:t>
      </w:r>
      <w:proofErr w:type="spellEnd"/>
      <w:r>
        <w:rPr>
          <w:rFonts w:hint="eastAsia"/>
        </w:rPr>
        <w:t xml:space="preserve"> </w:t>
      </w:r>
      <w:proofErr w:type="spellStart"/>
      <w:r>
        <w:rPr>
          <w:rFonts w:hint="eastAsia"/>
        </w:rPr>
        <w:t>Unmögliche</w:t>
      </w:r>
      <w:proofErr w:type="spellEnd"/>
      <w:r>
        <w:rPr>
          <w:rFonts w:hint="eastAsia"/>
        </w:rPr>
        <w:t xml:space="preserve"> </w:t>
      </w:r>
      <w:proofErr w:type="spellStart"/>
      <w:r>
        <w:rPr>
          <w:rFonts w:hint="eastAsia"/>
        </w:rPr>
        <w:t>psychologisch</w:t>
      </w:r>
      <w:proofErr w:type="spellEnd"/>
      <w:r>
        <w:rPr>
          <w:rFonts w:hint="eastAsia"/>
        </w:rPr>
        <w:t xml:space="preserve"> </w:t>
      </w:r>
      <w:proofErr w:type="spellStart"/>
      <w:r>
        <w:rPr>
          <w:rFonts w:hint="eastAsia"/>
        </w:rPr>
        <w:t>wirklich</w:t>
      </w:r>
      <w:proofErr w:type="spellEnd"/>
      <w:r>
        <w:rPr>
          <w:rFonts w:hint="eastAsia"/>
        </w:rPr>
        <w:t xml:space="preserve"> und </w:t>
      </w:r>
      <w:proofErr w:type="spellStart"/>
      <w:r>
        <w:rPr>
          <w:rFonts w:hint="eastAsia"/>
        </w:rPr>
        <w:t>wirksam</w:t>
      </w:r>
      <w:proofErr w:type="spellEnd"/>
      <w:r>
        <w:rPr>
          <w:rFonts w:hint="eastAsia"/>
        </w:rPr>
        <w:t>; das Interesse f</w:t>
      </w:r>
      <w:r>
        <w:rPr>
          <w:rFonts w:hint="eastAsia"/>
        </w:rPr>
        <w:t>ü</w:t>
      </w:r>
      <w:r>
        <w:rPr>
          <w:rFonts w:hint="eastAsia"/>
        </w:rPr>
        <w:t xml:space="preserve">r die </w:t>
      </w:r>
      <w:proofErr w:type="spellStart"/>
      <w:r>
        <w:rPr>
          <w:rFonts w:hint="eastAsia"/>
        </w:rPr>
        <w:t>eine</w:t>
      </w:r>
      <w:proofErr w:type="spellEnd"/>
      <w:r>
        <w:rPr>
          <w:rFonts w:hint="eastAsia"/>
        </w:rPr>
        <w:t xml:space="preserve"> </w:t>
      </w:r>
      <w:proofErr w:type="spellStart"/>
      <w:r>
        <w:rPr>
          <w:rFonts w:hint="eastAsia"/>
        </w:rPr>
        <w:t>Seite</w:t>
      </w:r>
      <w:proofErr w:type="spellEnd"/>
      <w:r>
        <w:rPr>
          <w:rFonts w:hint="eastAsia"/>
        </w:rPr>
        <w:t xml:space="preserve"> </w:t>
      </w:r>
      <w:proofErr w:type="spellStart"/>
      <w:r>
        <w:rPr>
          <w:rFonts w:hint="eastAsia"/>
        </w:rPr>
        <w:t>kann</w:t>
      </w:r>
      <w:proofErr w:type="spellEnd"/>
      <w:r>
        <w:rPr>
          <w:rFonts w:hint="eastAsia"/>
        </w:rPr>
        <w:t xml:space="preserve"> so </w:t>
      </w:r>
      <w:proofErr w:type="spellStart"/>
      <w:r>
        <w:rPr>
          <w:rFonts w:hint="eastAsia"/>
        </w:rPr>
        <w:t>steigen</w:t>
      </w:r>
      <w:proofErr w:type="spellEnd"/>
      <w:r>
        <w:rPr>
          <w:rFonts w:hint="eastAsia"/>
        </w:rPr>
        <w:t xml:space="preserve">, </w:t>
      </w:r>
      <w:proofErr w:type="spellStart"/>
      <w:r>
        <w:rPr>
          <w:rFonts w:hint="eastAsia"/>
        </w:rPr>
        <w:t>daß</w:t>
      </w:r>
      <w:proofErr w:type="spellEnd"/>
      <w:r>
        <w:rPr>
          <w:rFonts w:hint="eastAsia"/>
        </w:rPr>
        <w:t xml:space="preserve"> das </w:t>
      </w:r>
      <w:proofErr w:type="spellStart"/>
      <w:r>
        <w:rPr>
          <w:rFonts w:hint="eastAsia"/>
        </w:rPr>
        <w:t>logisch</w:t>
      </w:r>
      <w:proofErr w:type="spellEnd"/>
      <w:r>
        <w:rPr>
          <w:rFonts w:hint="eastAsia"/>
        </w:rPr>
        <w:t xml:space="preserve"> </w:t>
      </w:r>
      <w:proofErr w:type="spellStart"/>
      <w:r>
        <w:rPr>
          <w:rFonts w:hint="eastAsia"/>
        </w:rPr>
        <w:t>erforderte</w:t>
      </w:r>
      <w:proofErr w:type="spellEnd"/>
      <w:r>
        <w:rPr>
          <w:rFonts w:hint="eastAsia"/>
        </w:rPr>
        <w:t xml:space="preserve"> </w:t>
      </w:r>
      <w:proofErr w:type="spellStart"/>
      <w:r>
        <w:rPr>
          <w:rFonts w:hint="eastAsia"/>
        </w:rPr>
        <w:t>Gegenst</w:t>
      </w:r>
      <w:proofErr w:type="spellEnd"/>
      <w:r>
        <w:rPr>
          <w:rFonts w:hint="eastAsia"/>
        </w:rPr>
        <w:t>ü</w:t>
      </w:r>
      <w:r>
        <w:rPr>
          <w:rFonts w:hint="eastAsia"/>
        </w:rPr>
        <w:t xml:space="preserve">ck </w:t>
      </w:r>
      <w:proofErr w:type="spellStart"/>
      <w:r>
        <w:rPr>
          <w:rFonts w:hint="eastAsia"/>
        </w:rPr>
        <w:t>derselben</w:t>
      </w:r>
      <w:proofErr w:type="spellEnd"/>
      <w:r>
        <w:rPr>
          <w:rFonts w:hint="eastAsia"/>
        </w:rPr>
        <w:t xml:space="preserve"> </w:t>
      </w:r>
      <w:proofErr w:type="spellStart"/>
      <w:r>
        <w:rPr>
          <w:rFonts w:hint="eastAsia"/>
        </w:rPr>
        <w:t>ganz</w:t>
      </w:r>
      <w:proofErr w:type="spellEnd"/>
      <w:r>
        <w:rPr>
          <w:rFonts w:hint="eastAsia"/>
        </w:rPr>
        <w:t xml:space="preserve"> </w:t>
      </w:r>
      <w:proofErr w:type="spellStart"/>
      <w:r>
        <w:rPr>
          <w:rFonts w:hint="eastAsia"/>
        </w:rPr>
        <w:t>herabsinkt</w:t>
      </w:r>
      <w:proofErr w:type="spellEnd"/>
      <w:r>
        <w:rPr>
          <w:rFonts w:hint="eastAsia"/>
        </w:rPr>
        <w:t>. Der Typus f</w:t>
      </w:r>
      <w:r>
        <w:rPr>
          <w:rFonts w:hint="eastAsia"/>
        </w:rPr>
        <w:t>ü</w:t>
      </w:r>
      <w:r>
        <w:rPr>
          <w:rFonts w:hint="eastAsia"/>
        </w:rPr>
        <w:t xml:space="preserve">r den </w:t>
      </w:r>
      <w:proofErr w:type="spellStart"/>
      <w:r>
        <w:rPr>
          <w:rFonts w:hint="eastAsia"/>
        </w:rPr>
        <w:t>einen</w:t>
      </w:r>
      <w:proofErr w:type="spellEnd"/>
      <w:r>
        <w:rPr>
          <w:rFonts w:hint="eastAsia"/>
        </w:rPr>
        <w:t xml:space="preserve"> </w:t>
      </w:r>
      <w:proofErr w:type="spellStart"/>
      <w:r>
        <w:rPr>
          <w:rFonts w:hint="eastAsia"/>
        </w:rPr>
        <w:t>dieser</w:t>
      </w:r>
      <w:proofErr w:type="spellEnd"/>
      <w:r>
        <w:rPr>
          <w:rFonts w:hint="eastAsia"/>
        </w:rPr>
        <w:t xml:space="preserve"> </w:t>
      </w:r>
      <w:proofErr w:type="spellStart"/>
      <w:r>
        <w:rPr>
          <w:rFonts w:hint="eastAsia"/>
        </w:rPr>
        <w:t>Fälle</w:t>
      </w:r>
      <w:proofErr w:type="spellEnd"/>
      <w:r>
        <w:rPr>
          <w:rFonts w:hint="eastAsia"/>
        </w:rPr>
        <w:t xml:space="preserve"> </w:t>
      </w:r>
      <w:proofErr w:type="spellStart"/>
      <w:r>
        <w:rPr>
          <w:rFonts w:hint="eastAsia"/>
        </w:rPr>
        <w:t>ist</w:t>
      </w:r>
      <w:proofErr w:type="spellEnd"/>
      <w:r>
        <w:rPr>
          <w:rFonts w:hint="eastAsia"/>
        </w:rPr>
        <w:t xml:space="preserve"> der </w:t>
      </w:r>
      <w:r>
        <w:rPr>
          <w:rFonts w:hint="eastAsia"/>
        </w:rPr>
        <w:t>›</w:t>
      </w:r>
      <w:r>
        <w:rPr>
          <w:rFonts w:hint="eastAsia"/>
        </w:rPr>
        <w:t>F</w:t>
      </w:r>
      <w:r>
        <w:rPr>
          <w:rFonts w:hint="eastAsia"/>
        </w:rPr>
        <w:t>ü</w:t>
      </w:r>
      <w:proofErr w:type="spellStart"/>
      <w:r>
        <w:rPr>
          <w:rFonts w:hint="eastAsia"/>
        </w:rPr>
        <w:t>nfzig</w:t>
      </w:r>
      <w:proofErr w:type="spellEnd"/>
      <w:r>
        <w:rPr>
          <w:rFonts w:hint="eastAsia"/>
        </w:rPr>
        <w:t>-Pfennig-Bazar</w:t>
      </w:r>
      <w:r>
        <w:rPr>
          <w:rFonts w:hint="eastAsia"/>
        </w:rPr>
        <w:t>‹</w:t>
      </w:r>
      <w:r>
        <w:rPr>
          <w:rFonts w:hint="eastAsia"/>
        </w:rPr>
        <w:t xml:space="preserve">. In </w:t>
      </w:r>
      <w:proofErr w:type="spellStart"/>
      <w:r>
        <w:rPr>
          <w:rFonts w:hint="eastAsia"/>
        </w:rPr>
        <w:t>ihm</w:t>
      </w:r>
      <w:proofErr w:type="spellEnd"/>
      <w:r>
        <w:rPr>
          <w:rFonts w:hint="eastAsia"/>
        </w:rPr>
        <w:t xml:space="preserve"> hat das </w:t>
      </w:r>
      <w:proofErr w:type="spellStart"/>
      <w:r>
        <w:rPr>
          <w:rFonts w:hint="eastAsia"/>
        </w:rPr>
        <w:t>Wertungsprinzip</w:t>
      </w:r>
      <w:proofErr w:type="spellEnd"/>
      <w:r>
        <w:rPr>
          <w:rFonts w:hint="eastAsia"/>
        </w:rPr>
        <w:t xml:space="preserve"> der </w:t>
      </w:r>
      <w:proofErr w:type="spellStart"/>
      <w:r>
        <w:rPr>
          <w:rFonts w:hint="eastAsia"/>
        </w:rPr>
        <w:t>modernen</w:t>
      </w:r>
      <w:proofErr w:type="spellEnd"/>
      <w:r>
        <w:rPr>
          <w:rFonts w:hint="eastAsia"/>
        </w:rPr>
        <w:t xml:space="preserve"> </w:t>
      </w:r>
      <w:proofErr w:type="spellStart"/>
      <w:r>
        <w:rPr>
          <w:rFonts w:hint="eastAsia"/>
        </w:rPr>
        <w:t>Geldwirtschaft</w:t>
      </w:r>
      <w:proofErr w:type="spellEnd"/>
      <w:r>
        <w:rPr>
          <w:rFonts w:hint="eastAsia"/>
        </w:rPr>
        <w:t xml:space="preserve"> seinen </w:t>
      </w:r>
      <w:proofErr w:type="spellStart"/>
      <w:r>
        <w:rPr>
          <w:rFonts w:hint="eastAsia"/>
        </w:rPr>
        <w:t>restlosen</w:t>
      </w:r>
      <w:proofErr w:type="spellEnd"/>
      <w:r>
        <w:rPr>
          <w:rFonts w:hint="eastAsia"/>
        </w:rPr>
        <w:t xml:space="preserve"> </w:t>
      </w:r>
      <w:proofErr w:type="spellStart"/>
      <w:r>
        <w:rPr>
          <w:rFonts w:hint="eastAsia"/>
        </w:rPr>
        <w:t>Ausdruck</w:t>
      </w:r>
      <w:proofErr w:type="spellEnd"/>
      <w:r>
        <w:rPr>
          <w:rFonts w:hint="eastAsia"/>
        </w:rPr>
        <w:t xml:space="preserve"> </w:t>
      </w:r>
      <w:proofErr w:type="spellStart"/>
      <w:r>
        <w:rPr>
          <w:rFonts w:hint="eastAsia"/>
        </w:rPr>
        <w:t>gefunden</w:t>
      </w:r>
      <w:proofErr w:type="spellEnd"/>
      <w:r>
        <w:rPr>
          <w:rFonts w:hint="eastAsia"/>
        </w:rPr>
        <w:t xml:space="preserve">. Als das </w:t>
      </w:r>
      <w:proofErr w:type="spellStart"/>
      <w:r>
        <w:rPr>
          <w:rFonts w:hint="eastAsia"/>
        </w:rPr>
        <w:t>Zentrum</w:t>
      </w:r>
      <w:proofErr w:type="spellEnd"/>
      <w:r>
        <w:rPr>
          <w:rFonts w:hint="eastAsia"/>
        </w:rPr>
        <w:t xml:space="preserve"> des Interesses </w:t>
      </w:r>
      <w:proofErr w:type="spellStart"/>
      <w:r>
        <w:rPr>
          <w:rFonts w:hint="eastAsia"/>
        </w:rPr>
        <w:t>ist</w:t>
      </w:r>
      <w:proofErr w:type="spellEnd"/>
      <w:r>
        <w:rPr>
          <w:rFonts w:hint="eastAsia"/>
        </w:rPr>
        <w:t xml:space="preserve"> </w:t>
      </w:r>
      <w:proofErr w:type="spellStart"/>
      <w:r>
        <w:rPr>
          <w:rFonts w:hint="eastAsia"/>
        </w:rPr>
        <w:t>jetzt</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mehr</w:t>
      </w:r>
      <w:proofErr w:type="spellEnd"/>
      <w:r>
        <w:rPr>
          <w:rFonts w:hint="eastAsia"/>
        </w:rPr>
        <w:t xml:space="preserve"> die Ware, </w:t>
      </w:r>
      <w:proofErr w:type="spellStart"/>
      <w:r>
        <w:rPr>
          <w:rFonts w:hint="eastAsia"/>
        </w:rPr>
        <w:t>sondern</w:t>
      </w:r>
      <w:proofErr w:type="spellEnd"/>
      <w:r>
        <w:rPr>
          <w:rFonts w:hint="eastAsia"/>
        </w:rPr>
        <w:t xml:space="preserve"> </w:t>
      </w:r>
      <w:proofErr w:type="spellStart"/>
      <w:r>
        <w:rPr>
          <w:rFonts w:hint="eastAsia"/>
        </w:rPr>
        <w:t>ihr</w:t>
      </w:r>
      <w:proofErr w:type="spellEnd"/>
      <w:r>
        <w:rPr>
          <w:rFonts w:hint="eastAsia"/>
        </w:rPr>
        <w:t xml:space="preserve"> </w:t>
      </w:r>
      <w:proofErr w:type="spellStart"/>
      <w:r>
        <w:rPr>
          <w:rFonts w:hint="eastAsia"/>
        </w:rPr>
        <w:t>Preis</w:t>
      </w:r>
      <w:proofErr w:type="spellEnd"/>
      <w:r>
        <w:rPr>
          <w:rFonts w:hint="eastAsia"/>
        </w:rPr>
        <w:t xml:space="preserve"> </w:t>
      </w:r>
      <w:proofErr w:type="spellStart"/>
      <w:r>
        <w:rPr>
          <w:rFonts w:hint="eastAsia"/>
        </w:rPr>
        <w:t>konstituiert</w:t>
      </w:r>
      <w:proofErr w:type="spellEnd"/>
      <w:r>
        <w:rPr>
          <w:rFonts w:hint="eastAsia"/>
        </w:rPr>
        <w:t xml:space="preserve"> </w:t>
      </w:r>
      <w:proofErr w:type="gramStart"/>
      <w:r>
        <w:rPr>
          <w:rFonts w:hint="eastAsia"/>
        </w:rPr>
        <w:t>一</w:t>
      </w:r>
      <w:proofErr w:type="gramEnd"/>
      <w:r>
        <w:rPr>
          <w:rFonts w:hint="eastAsia"/>
        </w:rPr>
        <w:t xml:space="preserve"> </w:t>
      </w:r>
      <w:proofErr w:type="spellStart"/>
      <w:r>
        <w:rPr>
          <w:rFonts w:hint="eastAsia"/>
        </w:rPr>
        <w:t>ein</w:t>
      </w:r>
      <w:proofErr w:type="spellEnd"/>
      <w:r>
        <w:rPr>
          <w:rFonts w:hint="eastAsia"/>
        </w:rPr>
        <w:t xml:space="preserve"> </w:t>
      </w:r>
      <w:proofErr w:type="spellStart"/>
      <w:r>
        <w:rPr>
          <w:rFonts w:hint="eastAsia"/>
        </w:rPr>
        <w:t>Prinzip</w:t>
      </w:r>
      <w:proofErr w:type="spellEnd"/>
      <w:r>
        <w:rPr>
          <w:rFonts w:hint="eastAsia"/>
        </w:rPr>
        <w:t xml:space="preserve">, das </w:t>
      </w:r>
      <w:proofErr w:type="spellStart"/>
      <w:r>
        <w:rPr>
          <w:rFonts w:hint="eastAsia"/>
        </w:rPr>
        <w:t>fr</w:t>
      </w:r>
      <w:proofErr w:type="spellEnd"/>
      <w:r>
        <w:rPr>
          <w:rFonts w:hint="eastAsia"/>
        </w:rPr>
        <w:t>ü</w:t>
      </w:r>
      <w:proofErr w:type="spellStart"/>
      <w:r>
        <w:rPr>
          <w:rFonts w:hint="eastAsia"/>
        </w:rPr>
        <w:t>heren</w:t>
      </w:r>
      <w:proofErr w:type="spellEnd"/>
      <w:r>
        <w:rPr>
          <w:rFonts w:hint="eastAsia"/>
        </w:rPr>
        <w:t xml:space="preserve"> </w:t>
      </w:r>
      <w:proofErr w:type="spellStart"/>
      <w:r>
        <w:rPr>
          <w:rFonts w:hint="eastAsia"/>
        </w:rPr>
        <w:t>Zeiten</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nur</w:t>
      </w:r>
      <w:proofErr w:type="spellEnd"/>
      <w:r>
        <w:rPr>
          <w:rFonts w:hint="eastAsia"/>
        </w:rPr>
        <w:t xml:space="preserve"> </w:t>
      </w:r>
      <w:proofErr w:type="spellStart"/>
      <w:r>
        <w:rPr>
          <w:rFonts w:hint="eastAsia"/>
        </w:rPr>
        <w:t>schamlos</w:t>
      </w:r>
      <w:proofErr w:type="spellEnd"/>
      <w:r>
        <w:rPr>
          <w:rFonts w:hint="eastAsia"/>
        </w:rPr>
        <w:t xml:space="preserve"> </w:t>
      </w:r>
      <w:proofErr w:type="spellStart"/>
      <w:r>
        <w:rPr>
          <w:rFonts w:hint="eastAsia"/>
        </w:rPr>
        <w:t>erschienen</w:t>
      </w:r>
      <w:proofErr w:type="spellEnd"/>
      <w:r>
        <w:rPr>
          <w:rFonts w:hint="eastAsia"/>
        </w:rPr>
        <w:t xml:space="preserve">, </w:t>
      </w:r>
      <w:proofErr w:type="spellStart"/>
      <w:r>
        <w:rPr>
          <w:rFonts w:hint="eastAsia"/>
        </w:rPr>
        <w:t>sondern</w:t>
      </w:r>
      <w:proofErr w:type="spellEnd"/>
      <w:r>
        <w:rPr>
          <w:rFonts w:hint="eastAsia"/>
        </w:rPr>
        <w:t xml:space="preserve"> </w:t>
      </w:r>
      <w:proofErr w:type="spellStart"/>
      <w:r>
        <w:rPr>
          <w:rFonts w:hint="eastAsia"/>
        </w:rPr>
        <w:t>innerlich</w:t>
      </w:r>
      <w:proofErr w:type="spellEnd"/>
      <w:r>
        <w:rPr>
          <w:rFonts w:hint="eastAsia"/>
        </w:rPr>
        <w:t xml:space="preserve"> </w:t>
      </w:r>
      <w:proofErr w:type="spellStart"/>
      <w:r>
        <w:rPr>
          <w:rFonts w:hint="eastAsia"/>
        </w:rPr>
        <w:t>ganz</w:t>
      </w:r>
      <w:proofErr w:type="spellEnd"/>
      <w:r>
        <w:rPr>
          <w:rFonts w:hint="eastAsia"/>
        </w:rPr>
        <w:t xml:space="preserve"> </w:t>
      </w:r>
      <w:proofErr w:type="spellStart"/>
      <w:r>
        <w:rPr>
          <w:rFonts w:hint="eastAsia"/>
        </w:rPr>
        <w:t>unmöglich</w:t>
      </w:r>
      <w:proofErr w:type="spellEnd"/>
      <w:r>
        <w:rPr>
          <w:rFonts w:hint="eastAsia"/>
        </w:rPr>
        <w:t xml:space="preserve"> </w:t>
      </w:r>
      <w:proofErr w:type="spellStart"/>
      <w:r>
        <w:rPr>
          <w:rFonts w:hint="eastAsia"/>
        </w:rPr>
        <w:t>gewesen</w:t>
      </w:r>
      <w:proofErr w:type="spellEnd"/>
      <w:r>
        <w:rPr>
          <w:rFonts w:hint="eastAsia"/>
        </w:rPr>
        <w:t xml:space="preserve"> </w:t>
      </w:r>
      <w:proofErr w:type="spellStart"/>
      <w:r>
        <w:rPr>
          <w:rFonts w:hint="eastAsia"/>
        </w:rPr>
        <w:t>wäre</w:t>
      </w:r>
      <w:proofErr w:type="spellEnd"/>
      <w:r>
        <w:rPr>
          <w:rFonts w:hint="eastAsia"/>
        </w:rPr>
        <w:t xml:space="preserve">. Es </w:t>
      </w:r>
      <w:proofErr w:type="spellStart"/>
      <w:r>
        <w:rPr>
          <w:rFonts w:hint="eastAsia"/>
        </w:rPr>
        <w:t>ist</w:t>
      </w:r>
      <w:proofErr w:type="spellEnd"/>
      <w:r>
        <w:rPr>
          <w:rFonts w:hint="eastAsia"/>
        </w:rPr>
        <w:t xml:space="preserve"> </w:t>
      </w:r>
      <w:proofErr w:type="spellStart"/>
      <w:r>
        <w:rPr>
          <w:rFonts w:hint="eastAsia"/>
        </w:rPr>
        <w:t>mit</w:t>
      </w:r>
      <w:proofErr w:type="spellEnd"/>
      <w:r>
        <w:rPr>
          <w:rFonts w:hint="eastAsia"/>
        </w:rPr>
        <w:t xml:space="preserve"> </w:t>
      </w:r>
      <w:proofErr w:type="spellStart"/>
      <w:r>
        <w:rPr>
          <w:rFonts w:hint="eastAsia"/>
        </w:rPr>
        <w:t>Recht</w:t>
      </w:r>
      <w:proofErr w:type="spellEnd"/>
      <w:r>
        <w:rPr>
          <w:rFonts w:hint="eastAsia"/>
        </w:rPr>
        <w:t xml:space="preserve"> </w:t>
      </w:r>
      <w:proofErr w:type="spellStart"/>
      <w:r>
        <w:rPr>
          <w:rFonts w:hint="eastAsia"/>
        </w:rPr>
        <w:t>darauf</w:t>
      </w:r>
      <w:proofErr w:type="spellEnd"/>
      <w:r>
        <w:rPr>
          <w:rFonts w:hint="eastAsia"/>
        </w:rPr>
        <w:t xml:space="preserve"> </w:t>
      </w:r>
      <w:proofErr w:type="spellStart"/>
      <w:r>
        <w:rPr>
          <w:rFonts w:hint="eastAsia"/>
        </w:rPr>
        <w:t>aufmerksam</w:t>
      </w:r>
      <w:proofErr w:type="spellEnd"/>
      <w:r>
        <w:rPr>
          <w:rFonts w:hint="eastAsia"/>
        </w:rPr>
        <w:t xml:space="preserve"> </w:t>
      </w:r>
      <w:proofErr w:type="spellStart"/>
      <w:r>
        <w:rPr>
          <w:rFonts w:hint="eastAsia"/>
        </w:rPr>
        <w:t>gemacht</w:t>
      </w:r>
      <w:proofErr w:type="spellEnd"/>
      <w:r>
        <w:rPr>
          <w:rFonts w:hint="eastAsia"/>
        </w:rPr>
        <w:t xml:space="preserve"> </w:t>
      </w:r>
      <w:proofErr w:type="spellStart"/>
      <w:r>
        <w:rPr>
          <w:rFonts w:hint="eastAsia"/>
        </w:rPr>
        <w:t>worden</w:t>
      </w:r>
      <w:proofErr w:type="spellEnd"/>
      <w:r>
        <w:rPr>
          <w:rFonts w:hint="eastAsia"/>
        </w:rPr>
        <w:t xml:space="preserve">, </w:t>
      </w:r>
      <w:proofErr w:type="spellStart"/>
      <w:r>
        <w:rPr>
          <w:rFonts w:hint="eastAsia"/>
        </w:rPr>
        <w:t>daß</w:t>
      </w:r>
      <w:proofErr w:type="spellEnd"/>
      <w:r>
        <w:rPr>
          <w:rFonts w:hint="eastAsia"/>
        </w:rPr>
        <w:t xml:space="preserve"> die </w:t>
      </w:r>
      <w:proofErr w:type="spellStart"/>
      <w:r>
        <w:rPr>
          <w:rFonts w:hint="eastAsia"/>
        </w:rPr>
        <w:t>mittelalterliche</w:t>
      </w:r>
      <w:proofErr w:type="spellEnd"/>
      <w:r>
        <w:rPr>
          <w:rFonts w:hint="eastAsia"/>
        </w:rPr>
        <w:t xml:space="preserve"> Stadt .</w:t>
      </w:r>
      <w:r>
        <w:rPr>
          <w:rFonts w:hint="eastAsia"/>
        </w:rPr>
        <w:t>…</w:t>
      </w:r>
      <w:r>
        <w:rPr>
          <w:rFonts w:hint="eastAsia"/>
        </w:rPr>
        <w:t xml:space="preserve">der </w:t>
      </w:r>
      <w:proofErr w:type="spellStart"/>
      <w:r>
        <w:rPr>
          <w:rFonts w:hint="eastAsia"/>
        </w:rPr>
        <w:t>ausgedehnten</w:t>
      </w:r>
      <w:proofErr w:type="spellEnd"/>
      <w:r>
        <w:rPr>
          <w:rFonts w:hint="eastAsia"/>
        </w:rPr>
        <w:t xml:space="preserve"> Kapital </w:t>
      </w:r>
      <w:proofErr w:type="spellStart"/>
      <w:r>
        <w:rPr>
          <w:rFonts w:hint="eastAsia"/>
        </w:rPr>
        <w:t>Wirtschaft</w:t>
      </w:r>
      <w:proofErr w:type="spellEnd"/>
      <w:r>
        <w:rPr>
          <w:rFonts w:hint="eastAsia"/>
        </w:rPr>
        <w:t xml:space="preserve"> </w:t>
      </w:r>
      <w:proofErr w:type="spellStart"/>
      <w:r>
        <w:rPr>
          <w:rFonts w:hint="eastAsia"/>
        </w:rPr>
        <w:t>ermangelte</w:t>
      </w:r>
      <w:proofErr w:type="spellEnd"/>
      <w:r>
        <w:rPr>
          <w:rFonts w:hint="eastAsia"/>
        </w:rPr>
        <w:t xml:space="preserve">, und </w:t>
      </w:r>
      <w:proofErr w:type="spellStart"/>
      <w:r>
        <w:rPr>
          <w:rFonts w:hint="eastAsia"/>
        </w:rPr>
        <w:t>daß</w:t>
      </w:r>
      <w:proofErr w:type="spellEnd"/>
      <w:r>
        <w:rPr>
          <w:rFonts w:hint="eastAsia"/>
        </w:rPr>
        <w:t xml:space="preserve"> dies der </w:t>
      </w:r>
      <w:proofErr w:type="spellStart"/>
      <w:r>
        <w:rPr>
          <w:rFonts w:hint="eastAsia"/>
        </w:rPr>
        <w:t>Grund</w:t>
      </w:r>
      <w:proofErr w:type="spellEnd"/>
      <w:r>
        <w:rPr>
          <w:rFonts w:hint="eastAsia"/>
        </w:rPr>
        <w:t xml:space="preserve"> </w:t>
      </w:r>
      <w:proofErr w:type="spellStart"/>
      <w:r>
        <w:rPr>
          <w:rFonts w:hint="eastAsia"/>
        </w:rPr>
        <w:t>gewesen</w:t>
      </w:r>
      <w:proofErr w:type="spellEnd"/>
      <w:r>
        <w:rPr>
          <w:rFonts w:hint="eastAsia"/>
        </w:rPr>
        <w:t xml:space="preserve"> sei, das Ideal der </w:t>
      </w:r>
      <w:proofErr w:type="spellStart"/>
      <w:r>
        <w:rPr>
          <w:rFonts w:hint="eastAsia"/>
        </w:rPr>
        <w:t>Wirtschaft</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sowohl</w:t>
      </w:r>
      <w:proofErr w:type="spellEnd"/>
      <w:r>
        <w:rPr>
          <w:rFonts w:hint="eastAsia"/>
        </w:rPr>
        <w:t xml:space="preserve"> in der </w:t>
      </w:r>
      <w:proofErr w:type="spellStart"/>
      <w:r>
        <w:rPr>
          <w:rFonts w:hint="eastAsia"/>
        </w:rPr>
        <w:t>Ausdehnung</w:t>
      </w:r>
      <w:proofErr w:type="spellEnd"/>
      <w:r>
        <w:rPr>
          <w:rFonts w:hint="eastAsia"/>
        </w:rPr>
        <w:t xml:space="preserve"> (die </w:t>
      </w:r>
      <w:proofErr w:type="spellStart"/>
      <w:r>
        <w:rPr>
          <w:rFonts w:hint="eastAsia"/>
        </w:rPr>
        <w:t>nur</w:t>
      </w:r>
      <w:proofErr w:type="spellEnd"/>
      <w:r>
        <w:rPr>
          <w:rFonts w:hint="eastAsia"/>
        </w:rPr>
        <w:t xml:space="preserve"> </w:t>
      </w:r>
      <w:proofErr w:type="spellStart"/>
      <w:r>
        <w:rPr>
          <w:rFonts w:hint="eastAsia"/>
        </w:rPr>
        <w:t>durch</w:t>
      </w:r>
      <w:proofErr w:type="spellEnd"/>
      <w:r>
        <w:rPr>
          <w:rFonts w:hint="eastAsia"/>
        </w:rPr>
        <w:t xml:space="preserve"> </w:t>
      </w:r>
      <w:proofErr w:type="spellStart"/>
      <w:r>
        <w:rPr>
          <w:rFonts w:hint="eastAsia"/>
        </w:rPr>
        <w:t>Billigkeit</w:t>
      </w:r>
      <w:proofErr w:type="spellEnd"/>
      <w:r>
        <w:rPr>
          <w:rFonts w:hint="eastAsia"/>
        </w:rPr>
        <w:t xml:space="preserve"> </w:t>
      </w:r>
      <w:proofErr w:type="spellStart"/>
      <w:r>
        <w:rPr>
          <w:rFonts w:hint="eastAsia"/>
        </w:rPr>
        <w:t>möglich</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vielmehr</w:t>
      </w:r>
      <w:proofErr w:type="spellEnd"/>
      <w:r>
        <w:rPr>
          <w:rFonts w:hint="eastAsia"/>
        </w:rPr>
        <w:t xml:space="preserve"> in der G</w:t>
      </w:r>
      <w:r>
        <w:rPr>
          <w:rFonts w:hint="eastAsia"/>
        </w:rPr>
        <w:t>ü</w:t>
      </w:r>
      <w:proofErr w:type="spellStart"/>
      <w:r>
        <w:rPr>
          <w:rFonts w:hint="eastAsia"/>
        </w:rPr>
        <w:t>te</w:t>
      </w:r>
      <w:proofErr w:type="spellEnd"/>
      <w:r>
        <w:rPr>
          <w:rFonts w:hint="eastAsia"/>
        </w:rPr>
        <w:t xml:space="preserve"> des </w:t>
      </w:r>
      <w:proofErr w:type="spellStart"/>
      <w:r>
        <w:rPr>
          <w:rFonts w:hint="eastAsia"/>
        </w:rPr>
        <w:t>Gebotenen</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suchen</w:t>
      </w:r>
      <w:proofErr w:type="spellEnd"/>
      <w:r>
        <w:rPr>
          <w:rFonts w:hint="eastAsia"/>
        </w:rPr>
        <w:t xml:space="preserve">.« Georg Simmel: Philosophie des </w:t>
      </w:r>
      <w:proofErr w:type="spellStart"/>
      <w:r>
        <w:rPr>
          <w:rFonts w:hint="eastAsia"/>
        </w:rPr>
        <w:t>Geldes</w:t>
      </w:r>
      <w:proofErr w:type="spellEnd"/>
      <w:r>
        <w:rPr>
          <w:rFonts w:hint="eastAsia"/>
        </w:rPr>
        <w:t xml:space="preserve"> </w:t>
      </w:r>
      <w:proofErr w:type="spellStart"/>
      <w:r>
        <w:rPr>
          <w:rFonts w:hint="eastAsia"/>
        </w:rPr>
        <w:t>Lpz</w:t>
      </w:r>
      <w:proofErr w:type="spellEnd"/>
      <w:r>
        <w:rPr>
          <w:rFonts w:hint="eastAsia"/>
        </w:rPr>
        <w:t xml:space="preserve"> 1900 p 411/412 </w:t>
      </w:r>
    </w:p>
    <w:p w14:paraId="0498DDEE" w14:textId="41FB7D81" w:rsidR="00572209" w:rsidRDefault="00000000" w:rsidP="00BB68E4">
      <w:pPr>
        <w:spacing w:line="360" w:lineRule="auto"/>
        <w:jc w:val="right"/>
      </w:pPr>
      <w:r>
        <w:rPr>
          <w:rFonts w:hint="eastAsia"/>
        </w:rPr>
        <w:t>[X7,1]</w:t>
      </w:r>
    </w:p>
    <w:p w14:paraId="0172A476" w14:textId="77777777" w:rsidR="00BB68E4" w:rsidRDefault="00000000">
      <w:pPr>
        <w:spacing w:line="360" w:lineRule="auto"/>
      </w:pPr>
      <w:r>
        <w:rPr>
          <w:rFonts w:hint="eastAsia"/>
        </w:rPr>
        <w:t>“价值相等的、但种类不同的物品，通过它们的——即使是间接的或观念的——可交换性，遭受了对其个体性意义的贬低……对商品个体性兴趣的降低导致了对这种个体性本身的降低。如果商品的两个方面……是其质量和价格，那么似乎逻辑上不可能兴趣只停留在其中一方面：因为廉价是一个空洞的词，如果它不是指相对高质量的低价格的话……尽管如此，这种在概念上不可能的东西在心理学上是真实且有效的；对一方的兴趣可以如此高涨，以致逻辑上必需的对应物完全沉没。这种情形的一个典型是‘五十芬尼集市’（</w:t>
      </w:r>
      <w:r>
        <w:rPr>
          <w:rFonts w:hint="eastAsia"/>
        </w:rPr>
        <w:t>F</w:t>
      </w:r>
      <w:r>
        <w:rPr>
          <w:rFonts w:hint="eastAsia"/>
        </w:rPr>
        <w:t>ü</w:t>
      </w:r>
      <w:proofErr w:type="spellStart"/>
      <w:r>
        <w:rPr>
          <w:rFonts w:hint="eastAsia"/>
        </w:rPr>
        <w:t>nfzig</w:t>
      </w:r>
      <w:proofErr w:type="spellEnd"/>
      <w:r>
        <w:rPr>
          <w:rFonts w:hint="eastAsia"/>
        </w:rPr>
        <w:t>-Pfennig-Bazar</w:t>
      </w:r>
      <w:r>
        <w:rPr>
          <w:rFonts w:hint="eastAsia"/>
        </w:rPr>
        <w:t>）</w:t>
      </w:r>
      <w:r>
        <w:rPr>
          <w:rStyle w:val="af"/>
          <w:rFonts w:hint="eastAsia"/>
        </w:rPr>
        <w:footnoteReference w:id="44"/>
      </w:r>
      <w:r>
        <w:rPr>
          <w:rFonts w:hint="eastAsia"/>
        </w:rPr>
        <w:t>。在其中，现代货币经济的评价原则得到了彻底的表达。现在作为兴趣中心的不是商品，而是其价格——这个原则在以前的时代不仅会显得无耻，而且内在是完全不可能的。人们正确地注意到，中世纪的城市……缺乏大规模的资本主义经济，而这曾是原因，使得经济的理想与其说在于扩展（这只有通过廉价才可能），不如说在于所提供物品的优良品质。”格奥尔格·齐美尔：《货币哲学》，莱比锡（</w:t>
      </w:r>
      <w:r>
        <w:rPr>
          <w:rFonts w:hint="eastAsia"/>
        </w:rPr>
        <w:t>1900</w:t>
      </w:r>
      <w:r>
        <w:rPr>
          <w:rFonts w:hint="eastAsia"/>
        </w:rPr>
        <w:t>年），第</w:t>
      </w:r>
      <w:r>
        <w:rPr>
          <w:rFonts w:hint="eastAsia"/>
        </w:rPr>
        <w:t>411/412</w:t>
      </w:r>
      <w:r>
        <w:rPr>
          <w:rFonts w:hint="eastAsia"/>
        </w:rPr>
        <w:t>页</w:t>
      </w:r>
    </w:p>
    <w:p w14:paraId="0226E93A" w14:textId="261BE26A" w:rsidR="00572209" w:rsidRDefault="00000000" w:rsidP="00BB68E4">
      <w:pPr>
        <w:spacing w:line="360" w:lineRule="auto"/>
        <w:jc w:val="right"/>
      </w:pPr>
      <w:r>
        <w:rPr>
          <w:rFonts w:hint="eastAsia"/>
        </w:rPr>
        <w:t>[X 7,1]</w:t>
      </w:r>
    </w:p>
    <w:p w14:paraId="5525F48D" w14:textId="77777777" w:rsidR="00BB68E4" w:rsidRDefault="00000000">
      <w:pPr>
        <w:spacing w:line="360" w:lineRule="auto"/>
      </w:pPr>
      <w:r>
        <w:rPr>
          <w:rFonts w:hint="eastAsia"/>
        </w:rPr>
        <w:t xml:space="preserve">»Die </w:t>
      </w:r>
      <w:proofErr w:type="spellStart"/>
      <w:r>
        <w:rPr>
          <w:rFonts w:hint="eastAsia"/>
        </w:rPr>
        <w:t>politische</w:t>
      </w:r>
      <w:proofErr w:type="spellEnd"/>
      <w:r>
        <w:rPr>
          <w:rFonts w:hint="eastAsia"/>
        </w:rPr>
        <w:t xml:space="preserve"> </w:t>
      </w:r>
      <w:proofErr w:type="spellStart"/>
      <w:r>
        <w:rPr>
          <w:rFonts w:hint="eastAsia"/>
        </w:rPr>
        <w:t>Ökonomie</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jetzt</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mehr</w:t>
      </w:r>
      <w:proofErr w:type="spellEnd"/>
      <w:r>
        <w:rPr>
          <w:rFonts w:hint="eastAsia"/>
        </w:rPr>
        <w:t xml:space="preserve"> </w:t>
      </w:r>
      <w:proofErr w:type="spellStart"/>
      <w:r>
        <w:rPr>
          <w:rFonts w:hint="eastAsia"/>
        </w:rPr>
        <w:t>eine</w:t>
      </w:r>
      <w:proofErr w:type="spellEnd"/>
      <w:r>
        <w:rPr>
          <w:rFonts w:hint="eastAsia"/>
        </w:rPr>
        <w:t xml:space="preserve"> Wissenschaft von der Ware ... Sie </w:t>
      </w:r>
      <w:proofErr w:type="spellStart"/>
      <w:r>
        <w:rPr>
          <w:rFonts w:hint="eastAsia"/>
        </w:rPr>
        <w:t>wird</w:t>
      </w:r>
      <w:proofErr w:type="spellEnd"/>
      <w:r>
        <w:rPr>
          <w:rFonts w:hint="eastAsia"/>
        </w:rPr>
        <w:t xml:space="preserve"> eine </w:t>
      </w:r>
      <w:proofErr w:type="spellStart"/>
      <w:r>
        <w:rPr>
          <w:rFonts w:hint="eastAsia"/>
        </w:rPr>
        <w:t>direkte</w:t>
      </w:r>
      <w:proofErr w:type="spellEnd"/>
      <w:r>
        <w:rPr>
          <w:rFonts w:hint="eastAsia"/>
        </w:rPr>
        <w:t xml:space="preserve"> Wissenschaft von der </w:t>
      </w:r>
      <w:proofErr w:type="spellStart"/>
      <w:r>
        <w:rPr>
          <w:rFonts w:hint="eastAsia"/>
        </w:rPr>
        <w:t>gesellschaftlichen</w:t>
      </w:r>
      <w:proofErr w:type="spellEnd"/>
      <w:r>
        <w:rPr>
          <w:rFonts w:hint="eastAsia"/>
        </w:rPr>
        <w:t xml:space="preserve"> Arbeit« - »in </w:t>
      </w:r>
      <w:proofErr w:type="spellStart"/>
      <w:r>
        <w:rPr>
          <w:rFonts w:hint="eastAsia"/>
        </w:rPr>
        <w:t>ihrer</w:t>
      </w:r>
      <w:proofErr w:type="spellEnd"/>
      <w:r>
        <w:rPr>
          <w:rFonts w:hint="eastAsia"/>
        </w:rPr>
        <w:t xml:space="preserve"> </w:t>
      </w:r>
      <w:proofErr w:type="spellStart"/>
      <w:r>
        <w:rPr>
          <w:rFonts w:hint="eastAsia"/>
        </w:rPr>
        <w:lastRenderedPageBreak/>
        <w:t>gegenwärtigen</w:t>
      </w:r>
      <w:proofErr w:type="spellEnd"/>
      <w:r>
        <w:rPr>
          <w:rFonts w:hint="eastAsia"/>
        </w:rPr>
        <w:t xml:space="preserve">, </w:t>
      </w:r>
      <w:proofErr w:type="spellStart"/>
      <w:r>
        <w:rPr>
          <w:rFonts w:hint="eastAsia"/>
        </w:rPr>
        <w:t>bestimmten</w:t>
      </w:r>
      <w:proofErr w:type="spellEnd"/>
      <w:r>
        <w:rPr>
          <w:rFonts w:hint="eastAsia"/>
        </w:rPr>
        <w:t xml:space="preserve"> und </w:t>
      </w:r>
      <w:proofErr w:type="spellStart"/>
      <w:r>
        <w:rPr>
          <w:rFonts w:hint="eastAsia"/>
        </w:rPr>
        <w:t>eindeutigen</w:t>
      </w:r>
      <w:proofErr w:type="spellEnd"/>
      <w:r>
        <w:rPr>
          <w:rFonts w:hint="eastAsia"/>
        </w:rPr>
        <w:t xml:space="preserve"> Form </w:t>
      </w:r>
      <w:proofErr w:type="spellStart"/>
      <w:r>
        <w:rPr>
          <w:rFonts w:hint="eastAsia"/>
        </w:rPr>
        <w:t>als</w:t>
      </w:r>
      <w:proofErr w:type="spellEnd"/>
      <w:r>
        <w:rPr>
          <w:rFonts w:hint="eastAsia"/>
        </w:rPr>
        <w:t xml:space="preserve"> »</w:t>
      </w:r>
      <w:r>
        <w:rPr>
          <w:rFonts w:hint="eastAsia"/>
          <w:i/>
          <w:iCs/>
        </w:rPr>
        <w:t xml:space="preserve">Ware </w:t>
      </w:r>
      <w:proofErr w:type="spellStart"/>
      <w:r>
        <w:rPr>
          <w:rFonts w:hint="eastAsia"/>
          <w:i/>
          <w:iCs/>
        </w:rPr>
        <w:t>eines</w:t>
      </w:r>
      <w:proofErr w:type="spellEnd"/>
      <w:r>
        <w:rPr>
          <w:rFonts w:hint="eastAsia"/>
          <w:i/>
          <w:iCs/>
        </w:rPr>
        <w:t xml:space="preserve"> </w:t>
      </w:r>
      <w:proofErr w:type="spellStart"/>
      <w:r>
        <w:rPr>
          <w:rFonts w:hint="eastAsia"/>
          <w:i/>
          <w:iCs/>
        </w:rPr>
        <w:t>andern</w:t>
      </w:r>
      <w:proofErr w:type="spellEnd"/>
      <w:r>
        <w:rPr>
          <w:rFonts w:hint="eastAsia"/>
        </w:rPr>
        <w:t xml:space="preserve">« </w:t>
      </w:r>
      <w:proofErr w:type="spellStart"/>
      <w:r>
        <w:rPr>
          <w:rFonts w:hint="eastAsia"/>
        </w:rPr>
        <w:t>produzierende</w:t>
      </w:r>
      <w:proofErr w:type="spellEnd"/>
      <w:r>
        <w:rPr>
          <w:rFonts w:hint="eastAsia"/>
        </w:rPr>
        <w:t xml:space="preserve"> Arbeit, </w:t>
      </w:r>
      <w:proofErr w:type="spellStart"/>
      <w:r>
        <w:rPr>
          <w:rFonts w:hint="eastAsia"/>
        </w:rPr>
        <w:t>d.h.</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formell</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ihrem</w:t>
      </w:r>
      <w:proofErr w:type="spellEnd"/>
      <w:r>
        <w:rPr>
          <w:rFonts w:hint="eastAsia"/>
        </w:rPr>
        <w:t xml:space="preserve"> </w:t>
      </w:r>
      <w:proofErr w:type="spellStart"/>
      <w:r>
        <w:rPr>
          <w:rFonts w:hint="eastAsia"/>
        </w:rPr>
        <w:t>vollen</w:t>
      </w:r>
      <w:proofErr w:type="spellEnd"/>
      <w:r>
        <w:rPr>
          <w:rFonts w:hint="eastAsia"/>
        </w:rPr>
        <w:t xml:space="preserve"> Wert </w:t>
      </w:r>
      <w:proofErr w:type="spellStart"/>
      <w:r>
        <w:rPr>
          <w:rFonts w:hint="eastAsia"/>
        </w:rPr>
        <w:t>bezahlte</w:t>
      </w:r>
      <w:proofErr w:type="spellEnd"/>
      <w:r>
        <w:rPr>
          <w:rFonts w:hint="eastAsia"/>
        </w:rPr>
        <w:t xml:space="preserve">, </w:t>
      </w:r>
      <w:proofErr w:type="spellStart"/>
      <w:r>
        <w:rPr>
          <w:rFonts w:hint="eastAsia"/>
        </w:rPr>
        <w:t>tatsächlich</w:t>
      </w:r>
      <w:proofErr w:type="spellEnd"/>
      <w:r>
        <w:rPr>
          <w:rFonts w:hint="eastAsia"/>
        </w:rPr>
        <w:t xml:space="preserve"> </w:t>
      </w:r>
      <w:proofErr w:type="spellStart"/>
      <w:r>
        <w:rPr>
          <w:rFonts w:hint="eastAsia"/>
        </w:rPr>
        <w:t>ausgebeutete</w:t>
      </w:r>
      <w:proofErr w:type="spellEnd"/>
      <w:r>
        <w:rPr>
          <w:rFonts w:hint="eastAsia"/>
        </w:rPr>
        <w:t xml:space="preserve"> ... Arbeit der ... </w:t>
      </w:r>
      <w:proofErr w:type="spellStart"/>
      <w:r>
        <w:rPr>
          <w:rFonts w:hint="eastAsia"/>
        </w:rPr>
        <w:t>Lohnarbeiter</w:t>
      </w:r>
      <w:proofErr w:type="spellEnd"/>
      <w:r>
        <w:rPr>
          <w:rFonts w:hint="eastAsia"/>
        </w:rPr>
        <w:t xml:space="preserve">, </w:t>
      </w:r>
      <w:proofErr w:type="spellStart"/>
      <w:r>
        <w:rPr>
          <w:rFonts w:hint="eastAsia"/>
        </w:rPr>
        <w:t>denen</w:t>
      </w:r>
      <w:proofErr w:type="spellEnd"/>
      <w:r>
        <w:rPr>
          <w:rFonts w:hint="eastAsia"/>
        </w:rPr>
        <w:t xml:space="preserve"> die </w:t>
      </w:r>
      <w:proofErr w:type="spellStart"/>
      <w:r>
        <w:rPr>
          <w:rFonts w:hint="eastAsia"/>
        </w:rPr>
        <w:t>durch</w:t>
      </w:r>
      <w:proofErr w:type="spellEnd"/>
      <w:r>
        <w:rPr>
          <w:rFonts w:hint="eastAsia"/>
        </w:rPr>
        <w:t xml:space="preserve"> die </w:t>
      </w:r>
      <w:proofErr w:type="spellStart"/>
      <w:r>
        <w:rPr>
          <w:rFonts w:hint="eastAsia"/>
        </w:rPr>
        <w:t>gesellschaftliche</w:t>
      </w:r>
      <w:proofErr w:type="spellEnd"/>
      <w:r>
        <w:rPr>
          <w:rFonts w:hint="eastAsia"/>
        </w:rPr>
        <w:t xml:space="preserve"> </w:t>
      </w:r>
      <w:proofErr w:type="spellStart"/>
      <w:r>
        <w:rPr>
          <w:rFonts w:hint="eastAsia"/>
        </w:rPr>
        <w:t>Arbeitsteilung</w:t>
      </w:r>
      <w:proofErr w:type="spellEnd"/>
      <w:r>
        <w:rPr>
          <w:rFonts w:hint="eastAsia"/>
        </w:rPr>
        <w:t xml:space="preserve"> </w:t>
      </w:r>
      <w:proofErr w:type="spellStart"/>
      <w:r>
        <w:rPr>
          <w:rFonts w:hint="eastAsia"/>
        </w:rPr>
        <w:t>v</w:t>
      </w:r>
      <w:r w:rsidRPr="0003138E">
        <w:rPr>
          <w:rFonts w:hint="eastAsia"/>
        </w:rPr>
        <w:t>ertausendfachte</w:t>
      </w:r>
      <w:proofErr w:type="spellEnd"/>
      <w:r w:rsidRPr="0003138E">
        <w:rPr>
          <w:rFonts w:hint="eastAsia"/>
        </w:rPr>
        <w:t xml:space="preserve"> </w:t>
      </w:r>
      <w:proofErr w:type="spellStart"/>
      <w:r w:rsidRPr="0003138E">
        <w:rPr>
          <w:rFonts w:hint="eastAsia"/>
        </w:rPr>
        <w:t>Produktivkraft</w:t>
      </w:r>
      <w:proofErr w:type="spellEnd"/>
      <w:r w:rsidRPr="0003138E">
        <w:rPr>
          <w:rFonts w:hint="eastAsia"/>
        </w:rPr>
        <w:t xml:space="preserve"> </w:t>
      </w:r>
      <w:proofErr w:type="spellStart"/>
      <w:r w:rsidRPr="0003138E">
        <w:rPr>
          <w:rFonts w:hint="eastAsia"/>
        </w:rPr>
        <w:t>ihrer</w:t>
      </w:r>
      <w:proofErr w:type="spellEnd"/>
      <w:r w:rsidRPr="0003138E">
        <w:rPr>
          <w:rFonts w:hint="eastAsia"/>
        </w:rPr>
        <w:t xml:space="preserve"> Arbeit in der Form des </w:t>
      </w:r>
      <w:proofErr w:type="spellStart"/>
      <w:r w:rsidRPr="0003138E">
        <w:rPr>
          <w:rFonts w:hint="eastAsia"/>
          <w:i/>
          <w:iCs/>
        </w:rPr>
        <w:t>Kapitals</w:t>
      </w:r>
      <w:proofErr w:type="spellEnd"/>
      <w:r w:rsidRPr="0003138E">
        <w:rPr>
          <w:rFonts w:hint="eastAsia"/>
          <w:i/>
          <w:iCs/>
        </w:rPr>
        <w:t xml:space="preserve"> </w:t>
      </w:r>
      <w:proofErr w:type="spellStart"/>
      <w:r w:rsidRPr="0003138E">
        <w:rPr>
          <w:rFonts w:hint="eastAsia"/>
        </w:rPr>
        <w:t>gegen</w:t>
      </w:r>
      <w:proofErr w:type="spellEnd"/>
      <w:r w:rsidRPr="0003138E">
        <w:rPr>
          <w:rFonts w:hint="eastAsia"/>
        </w:rPr>
        <w:t>ü</w:t>
      </w:r>
      <w:proofErr w:type="spellStart"/>
      <w:r w:rsidRPr="0003138E">
        <w:rPr>
          <w:rFonts w:hint="eastAsia"/>
        </w:rPr>
        <w:t>bersteht</w:t>
      </w:r>
      <w:proofErr w:type="spellEnd"/>
      <w:r w:rsidRPr="0003138E">
        <w:rPr>
          <w:rFonts w:hint="eastAsia"/>
        </w:rPr>
        <w:t xml:space="preserve">.« </w:t>
      </w:r>
      <w:proofErr w:type="spellStart"/>
      <w:r w:rsidRPr="0003138E">
        <w:rPr>
          <w:rFonts w:hint="eastAsia"/>
        </w:rPr>
        <w:t>Korsch</w:t>
      </w:r>
      <w:proofErr w:type="spellEnd"/>
      <w:r w:rsidRPr="0003138E">
        <w:rPr>
          <w:rFonts w:hint="eastAsia"/>
        </w:rPr>
        <w:t xml:space="preserve"> 1 c</w:t>
      </w:r>
      <w:ins w:id="3" w:author="欧领" w:date="2025-08-27T17:38:00Z">
        <w:r w:rsidRPr="0003138E">
          <w:rPr>
            <w:rStyle w:val="af"/>
            <w:rFonts w:hint="eastAsia"/>
          </w:rPr>
          <w:footnoteReference w:id="45"/>
        </w:r>
      </w:ins>
      <w:r w:rsidRPr="0003138E">
        <w:rPr>
          <w:rFonts w:hint="eastAsia"/>
        </w:rPr>
        <w:t xml:space="preserve"> (Karl Marx; </w:t>
      </w:r>
      <w:proofErr w:type="spellStart"/>
      <w:r w:rsidRPr="0003138E">
        <w:rPr>
          <w:rFonts w:hint="eastAsia"/>
        </w:rPr>
        <w:t>Manuskript</w:t>
      </w:r>
      <w:proofErr w:type="spellEnd"/>
      <w:r w:rsidRPr="0003138E">
        <w:rPr>
          <w:rFonts w:hint="eastAsia"/>
        </w:rPr>
        <w:t xml:space="preserve">) II p 47 </w:t>
      </w:r>
      <w:proofErr w:type="spellStart"/>
      <w:r w:rsidRPr="0003138E">
        <w:rPr>
          <w:rFonts w:hint="eastAsia"/>
        </w:rPr>
        <w:t>vgl</w:t>
      </w:r>
      <w:proofErr w:type="spellEnd"/>
      <w:r w:rsidRPr="0003138E">
        <w:rPr>
          <w:rFonts w:hint="eastAsia"/>
        </w:rPr>
        <w:t xml:space="preserve"> X 11,1 </w:t>
      </w:r>
    </w:p>
    <w:p w14:paraId="29CE12D7" w14:textId="16C9C20C" w:rsidR="00572209" w:rsidRPr="0003138E" w:rsidRDefault="00000000" w:rsidP="00BB68E4">
      <w:pPr>
        <w:spacing w:line="360" w:lineRule="auto"/>
        <w:jc w:val="right"/>
      </w:pPr>
      <w:r w:rsidRPr="0003138E">
        <w:rPr>
          <w:rFonts w:hint="eastAsia"/>
        </w:rPr>
        <w:t>[X 7,2]</w:t>
      </w:r>
    </w:p>
    <w:p w14:paraId="705E8A91" w14:textId="77777777" w:rsidR="00BB68E4" w:rsidRDefault="00000000">
      <w:pPr>
        <w:spacing w:line="360" w:lineRule="auto"/>
      </w:pPr>
      <w:r w:rsidRPr="0003138E">
        <w:rPr>
          <w:rFonts w:hint="eastAsia"/>
        </w:rPr>
        <w:t>“政治经济学现在不再是一门关于商品的科学。它成为一门关于社会劳动的直接科学”——</w:t>
      </w:r>
      <w:proofErr w:type="gramStart"/>
      <w:r w:rsidRPr="0003138E">
        <w:rPr>
          <w:rFonts w:hint="eastAsia"/>
        </w:rPr>
        <w:t>“</w:t>
      </w:r>
      <w:proofErr w:type="gramEnd"/>
      <w:r w:rsidRPr="0003138E">
        <w:rPr>
          <w:rFonts w:hint="eastAsia"/>
        </w:rPr>
        <w:t>在其当前的、确定的和明确的形式中，作为为生产“</w:t>
      </w:r>
      <w:r w:rsidRPr="0003138E">
        <w:rPr>
          <w:rFonts w:hint="eastAsia"/>
          <w:i/>
          <w:iCs/>
        </w:rPr>
        <w:t>他人的商品</w:t>
      </w:r>
      <w:r w:rsidRPr="0003138E">
        <w:rPr>
          <w:rFonts w:hint="eastAsia"/>
        </w:rPr>
        <w:t>”的劳动，即形式上按其全部价值支付、实际上被剥削的……雇佣劳动者……的劳动，对他们而言，通过社会分工而千百倍增长的他们劳动的生产力以</w:t>
      </w:r>
      <w:r w:rsidRPr="0003138E">
        <w:rPr>
          <w:rFonts w:hint="eastAsia"/>
          <w:i/>
          <w:iCs/>
        </w:rPr>
        <w:t>资本</w:t>
      </w:r>
      <w:r w:rsidRPr="0003138E">
        <w:rPr>
          <w:rFonts w:hint="eastAsia"/>
        </w:rPr>
        <w:t>的形式与他们相对立。</w:t>
      </w:r>
      <w:proofErr w:type="gramStart"/>
      <w:r w:rsidRPr="0003138E">
        <w:rPr>
          <w:rFonts w:hint="eastAsia"/>
        </w:rPr>
        <w:t>”</w:t>
      </w:r>
      <w:proofErr w:type="gramEnd"/>
      <w:r w:rsidRPr="0003138E">
        <w:rPr>
          <w:rFonts w:hint="eastAsia"/>
        </w:rPr>
        <w:t>科尔施</w:t>
      </w:r>
      <w:r w:rsidRPr="0003138E">
        <w:rPr>
          <w:rFonts w:hint="eastAsia"/>
        </w:rPr>
        <w:t xml:space="preserve"> l c</w:t>
      </w:r>
      <w:r w:rsidRPr="0003138E">
        <w:rPr>
          <w:rFonts w:hint="eastAsia"/>
        </w:rPr>
        <w:t>〈卡</w:t>
      </w:r>
      <w:r>
        <w:rPr>
          <w:rFonts w:hint="eastAsia"/>
        </w:rPr>
        <w:t>尔·马克思手稿〉，第二卷，第</w:t>
      </w:r>
      <w:r>
        <w:rPr>
          <w:rFonts w:hint="eastAsia"/>
        </w:rPr>
        <w:t>47</w:t>
      </w:r>
      <w:r>
        <w:rPr>
          <w:rFonts w:hint="eastAsia"/>
        </w:rPr>
        <w:t>页，参见</w:t>
      </w:r>
      <w:r>
        <w:rPr>
          <w:rFonts w:hint="eastAsia"/>
        </w:rPr>
        <w:t xml:space="preserve">X 11,1 </w:t>
      </w:r>
    </w:p>
    <w:p w14:paraId="0B35C93F" w14:textId="75F6C68C" w:rsidR="00572209" w:rsidRDefault="00000000" w:rsidP="00BB68E4">
      <w:pPr>
        <w:spacing w:line="360" w:lineRule="auto"/>
        <w:jc w:val="right"/>
      </w:pPr>
      <w:r>
        <w:rPr>
          <w:rFonts w:hint="eastAsia"/>
        </w:rPr>
        <w:t>[X 7,2]</w:t>
      </w:r>
    </w:p>
    <w:p w14:paraId="6208A306" w14:textId="77777777" w:rsidR="00EA67E3" w:rsidRDefault="00000000">
      <w:pPr>
        <w:spacing w:line="360" w:lineRule="auto"/>
      </w:pPr>
      <w:r>
        <w:rPr>
          <w:rFonts w:hint="eastAsia"/>
        </w:rPr>
        <w:t xml:space="preserve">Zur </w:t>
      </w:r>
      <w:proofErr w:type="spellStart"/>
      <w:r>
        <w:rPr>
          <w:rFonts w:hint="eastAsia"/>
        </w:rPr>
        <w:t>verungl</w:t>
      </w:r>
      <w:proofErr w:type="spellEnd"/>
      <w:r>
        <w:rPr>
          <w:rFonts w:hint="eastAsia"/>
        </w:rPr>
        <w:t>ü</w:t>
      </w:r>
      <w:proofErr w:type="spellStart"/>
      <w:r>
        <w:rPr>
          <w:rFonts w:hint="eastAsia"/>
        </w:rPr>
        <w:t>ckten</w:t>
      </w:r>
      <w:proofErr w:type="spellEnd"/>
      <w:r>
        <w:rPr>
          <w:rFonts w:hint="eastAsia"/>
        </w:rPr>
        <w:t xml:space="preserve"> </w:t>
      </w:r>
      <w:proofErr w:type="spellStart"/>
      <w:r>
        <w:rPr>
          <w:rFonts w:hint="eastAsia"/>
        </w:rPr>
        <w:t>Rezeption</w:t>
      </w:r>
      <w:proofErr w:type="spellEnd"/>
      <w:r>
        <w:rPr>
          <w:rFonts w:hint="eastAsia"/>
        </w:rPr>
        <w:t xml:space="preserve"> der Technik. »Die </w:t>
      </w:r>
      <w:proofErr w:type="spellStart"/>
      <w:r>
        <w:rPr>
          <w:rFonts w:hint="eastAsia"/>
        </w:rPr>
        <w:t>Illusionen</w:t>
      </w:r>
      <w:proofErr w:type="spellEnd"/>
      <w:r>
        <w:rPr>
          <w:rFonts w:hint="eastAsia"/>
        </w:rPr>
        <w:t xml:space="preserve"> dieses </w:t>
      </w:r>
      <w:proofErr w:type="spellStart"/>
      <w:r>
        <w:rPr>
          <w:rFonts w:hint="eastAsia"/>
        </w:rPr>
        <w:t>Gebietes</w:t>
      </w:r>
      <w:proofErr w:type="spellEnd"/>
      <w:r>
        <w:rPr>
          <w:rFonts w:hint="eastAsia"/>
        </w:rPr>
        <w:t xml:space="preserve"> </w:t>
      </w:r>
      <w:proofErr w:type="spellStart"/>
      <w:r>
        <w:rPr>
          <w:rFonts w:hint="eastAsia"/>
        </w:rPr>
        <w:t>zeichnen</w:t>
      </w:r>
      <w:proofErr w:type="spellEnd"/>
      <w:r>
        <w:rPr>
          <w:rFonts w:hint="eastAsia"/>
        </w:rPr>
        <w:t xml:space="preserve"> </w:t>
      </w:r>
      <w:proofErr w:type="spellStart"/>
      <w:r>
        <w:rPr>
          <w:rFonts w:hint="eastAsia"/>
        </w:rPr>
        <w:t>sich</w:t>
      </w:r>
      <w:proofErr w:type="spellEnd"/>
      <w:r>
        <w:rPr>
          <w:rFonts w:hint="eastAsia"/>
        </w:rPr>
        <w:t xml:space="preserve"> </w:t>
      </w:r>
      <w:proofErr w:type="spellStart"/>
      <w:r>
        <w:rPr>
          <w:rFonts w:hint="eastAsia"/>
        </w:rPr>
        <w:t>deutlich</w:t>
      </w:r>
      <w:proofErr w:type="spellEnd"/>
      <w:r>
        <w:rPr>
          <w:rFonts w:hint="eastAsia"/>
        </w:rPr>
        <w:t xml:space="preserve"> an den </w:t>
      </w:r>
      <w:proofErr w:type="spellStart"/>
      <w:r>
        <w:rPr>
          <w:rFonts w:hint="eastAsia"/>
        </w:rPr>
        <w:t>Ausdr</w:t>
      </w:r>
      <w:proofErr w:type="spellEnd"/>
      <w:r>
        <w:rPr>
          <w:rFonts w:hint="eastAsia"/>
        </w:rPr>
        <w:t>ü</w:t>
      </w:r>
      <w:proofErr w:type="spellStart"/>
      <w:r>
        <w:rPr>
          <w:rFonts w:hint="eastAsia"/>
        </w:rPr>
        <w:t>cken</w:t>
      </w:r>
      <w:proofErr w:type="spellEnd"/>
      <w:r>
        <w:rPr>
          <w:rFonts w:hint="eastAsia"/>
        </w:rPr>
        <w:t xml:space="preserve">, die </w:t>
      </w:r>
      <w:proofErr w:type="spellStart"/>
      <w:r>
        <w:rPr>
          <w:rFonts w:hint="eastAsia"/>
        </w:rPr>
        <w:t>ihm</w:t>
      </w:r>
      <w:proofErr w:type="spellEnd"/>
      <w:r>
        <w:rPr>
          <w:rFonts w:hint="eastAsia"/>
        </w:rPr>
        <w:t xml:space="preserve"> </w:t>
      </w:r>
      <w:proofErr w:type="spellStart"/>
      <w:r>
        <w:rPr>
          <w:rFonts w:hint="eastAsia"/>
        </w:rPr>
        <w:t>dienen</w:t>
      </w:r>
      <w:proofErr w:type="spellEnd"/>
      <w:r>
        <w:rPr>
          <w:rFonts w:hint="eastAsia"/>
        </w:rPr>
        <w:t xml:space="preserve"> und </w:t>
      </w:r>
      <w:proofErr w:type="spellStart"/>
      <w:r>
        <w:rPr>
          <w:rFonts w:hint="eastAsia"/>
        </w:rPr>
        <w:t>mit</w:t>
      </w:r>
      <w:proofErr w:type="spellEnd"/>
      <w:r>
        <w:rPr>
          <w:rFonts w:hint="eastAsia"/>
        </w:rPr>
        <w:t xml:space="preserve"> </w:t>
      </w:r>
      <w:proofErr w:type="spellStart"/>
      <w:r>
        <w:rPr>
          <w:rFonts w:hint="eastAsia"/>
        </w:rPr>
        <w:t>denen</w:t>
      </w:r>
      <w:proofErr w:type="spellEnd"/>
      <w:r>
        <w:rPr>
          <w:rFonts w:hint="eastAsia"/>
        </w:rPr>
        <w:t xml:space="preserve"> </w:t>
      </w:r>
      <w:proofErr w:type="spellStart"/>
      <w:r>
        <w:rPr>
          <w:rFonts w:hint="eastAsia"/>
        </w:rPr>
        <w:t>eine</w:t>
      </w:r>
      <w:proofErr w:type="spellEnd"/>
      <w:r>
        <w:rPr>
          <w:rFonts w:hint="eastAsia"/>
        </w:rPr>
        <w:t xml:space="preserve"> auf </w:t>
      </w:r>
      <w:proofErr w:type="spellStart"/>
      <w:r>
        <w:rPr>
          <w:rFonts w:hint="eastAsia"/>
        </w:rPr>
        <w:t>ihre</w:t>
      </w:r>
      <w:proofErr w:type="spellEnd"/>
      <w:r>
        <w:rPr>
          <w:rFonts w:hint="eastAsia"/>
        </w:rPr>
        <w:t xml:space="preserve"> ... </w:t>
      </w:r>
      <w:r>
        <w:rPr>
          <w:rFonts w:hint="eastAsia"/>
          <w:lang w:val="fr-CA"/>
        </w:rPr>
        <w:t>Mythenfreiheit stolze Anschauungsweise das direkte Gegenteil dieser Vorz</w:t>
      </w:r>
      <w:r>
        <w:rPr>
          <w:rFonts w:hint="eastAsia"/>
          <w:lang w:val="fr-CA"/>
        </w:rPr>
        <w:t>ü</w:t>
      </w:r>
      <w:r>
        <w:rPr>
          <w:rFonts w:hint="eastAsia"/>
          <w:lang w:val="fr-CA"/>
        </w:rPr>
        <w:t xml:space="preserve">ge verrät. </w:t>
      </w:r>
      <w:proofErr w:type="spellStart"/>
      <w:r>
        <w:rPr>
          <w:rFonts w:hint="eastAsia"/>
        </w:rPr>
        <w:t>Daß</w:t>
      </w:r>
      <w:proofErr w:type="spellEnd"/>
      <w:r>
        <w:rPr>
          <w:rFonts w:hint="eastAsia"/>
        </w:rPr>
        <w:t xml:space="preserve"> </w:t>
      </w:r>
      <w:proofErr w:type="spellStart"/>
      <w:r>
        <w:rPr>
          <w:rFonts w:hint="eastAsia"/>
        </w:rPr>
        <w:t>wir</w:t>
      </w:r>
      <w:proofErr w:type="spellEnd"/>
      <w:r>
        <w:rPr>
          <w:rFonts w:hint="eastAsia"/>
        </w:rPr>
        <w:t xml:space="preserve"> die </w:t>
      </w:r>
      <w:proofErr w:type="spellStart"/>
      <w:r>
        <w:rPr>
          <w:rFonts w:hint="eastAsia"/>
        </w:rPr>
        <w:t>Natur</w:t>
      </w:r>
      <w:proofErr w:type="spellEnd"/>
      <w:r>
        <w:rPr>
          <w:rFonts w:hint="eastAsia"/>
        </w:rPr>
        <w:t xml:space="preserve"> </w:t>
      </w:r>
      <w:proofErr w:type="spellStart"/>
      <w:r>
        <w:rPr>
          <w:rFonts w:hint="eastAsia"/>
        </w:rPr>
        <w:t>besiegen</w:t>
      </w:r>
      <w:proofErr w:type="spellEnd"/>
      <w:r>
        <w:rPr>
          <w:rFonts w:hint="eastAsia"/>
        </w:rPr>
        <w:t xml:space="preserve"> </w:t>
      </w:r>
      <w:proofErr w:type="spellStart"/>
      <w:r>
        <w:rPr>
          <w:rFonts w:hint="eastAsia"/>
        </w:rPr>
        <w:t>oder</w:t>
      </w:r>
      <w:proofErr w:type="spellEnd"/>
      <w:r>
        <w:rPr>
          <w:rFonts w:hint="eastAsia"/>
        </w:rPr>
        <w:t xml:space="preserve"> </w:t>
      </w:r>
      <w:proofErr w:type="spellStart"/>
      <w:r>
        <w:rPr>
          <w:rFonts w:hint="eastAsia"/>
        </w:rPr>
        <w:t>beherrschen</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ein</w:t>
      </w:r>
      <w:proofErr w:type="spellEnd"/>
      <w:r>
        <w:rPr>
          <w:rFonts w:hint="eastAsia"/>
        </w:rPr>
        <w:t xml:space="preserve"> </w:t>
      </w:r>
      <w:proofErr w:type="spellStart"/>
      <w:r>
        <w:rPr>
          <w:rFonts w:hint="eastAsia"/>
        </w:rPr>
        <w:t>ganz</w:t>
      </w:r>
      <w:proofErr w:type="spellEnd"/>
      <w:r>
        <w:rPr>
          <w:rFonts w:hint="eastAsia"/>
        </w:rPr>
        <w:t xml:space="preserve"> </w:t>
      </w:r>
      <w:proofErr w:type="spellStart"/>
      <w:r>
        <w:rPr>
          <w:rFonts w:hint="eastAsia"/>
        </w:rPr>
        <w:t>kindlicher</w:t>
      </w:r>
      <w:proofErr w:type="spellEnd"/>
      <w:r>
        <w:rPr>
          <w:rFonts w:hint="eastAsia"/>
        </w:rPr>
        <w:t xml:space="preserve"> </w:t>
      </w:r>
      <w:proofErr w:type="spellStart"/>
      <w:r>
        <w:rPr>
          <w:rFonts w:hint="eastAsia"/>
        </w:rPr>
        <w:t>Begriff</w:t>
      </w:r>
      <w:proofErr w:type="spellEnd"/>
      <w:r>
        <w:rPr>
          <w:rFonts w:hint="eastAsia"/>
        </w:rPr>
        <w:t xml:space="preserve">, da ... alle </w:t>
      </w:r>
      <w:proofErr w:type="spellStart"/>
      <w:r>
        <w:rPr>
          <w:rFonts w:hint="eastAsia"/>
        </w:rPr>
        <w:t>Vorstellungen</w:t>
      </w:r>
      <w:proofErr w:type="spellEnd"/>
      <w:r>
        <w:rPr>
          <w:rFonts w:hint="eastAsia"/>
        </w:rPr>
        <w:t xml:space="preserve"> von ... </w:t>
      </w:r>
      <w:proofErr w:type="spellStart"/>
      <w:r>
        <w:rPr>
          <w:rFonts w:hint="eastAsia"/>
        </w:rPr>
        <w:t>Sieg</w:t>
      </w:r>
      <w:proofErr w:type="spellEnd"/>
      <w:r>
        <w:rPr>
          <w:rFonts w:hint="eastAsia"/>
        </w:rPr>
        <w:t xml:space="preserve"> und </w:t>
      </w:r>
      <w:proofErr w:type="spellStart"/>
      <w:r>
        <w:rPr>
          <w:rFonts w:hint="eastAsia"/>
        </w:rPr>
        <w:t>Unterworfensein</w:t>
      </w:r>
      <w:proofErr w:type="spellEnd"/>
      <w:r>
        <w:rPr>
          <w:rFonts w:hint="eastAsia"/>
        </w:rPr>
        <w:t xml:space="preserve"> </w:t>
      </w:r>
      <w:proofErr w:type="spellStart"/>
      <w:r>
        <w:rPr>
          <w:rFonts w:hint="eastAsia"/>
        </w:rPr>
        <w:t>nur</w:t>
      </w:r>
      <w:proofErr w:type="spellEnd"/>
      <w:r>
        <w:rPr>
          <w:rFonts w:hint="eastAsia"/>
        </w:rPr>
        <w:t xml:space="preserve"> </w:t>
      </w:r>
      <w:proofErr w:type="spellStart"/>
      <w:r>
        <w:rPr>
          <w:rFonts w:hint="eastAsia"/>
        </w:rPr>
        <w:t>darin</w:t>
      </w:r>
      <w:proofErr w:type="spellEnd"/>
      <w:r>
        <w:rPr>
          <w:rFonts w:hint="eastAsia"/>
        </w:rPr>
        <w:t xml:space="preserve"> </w:t>
      </w:r>
      <w:proofErr w:type="spellStart"/>
      <w:r>
        <w:rPr>
          <w:rFonts w:hint="eastAsia"/>
        </w:rPr>
        <w:t>ihren</w:t>
      </w:r>
      <w:proofErr w:type="spellEnd"/>
      <w:r>
        <w:rPr>
          <w:rFonts w:hint="eastAsia"/>
        </w:rPr>
        <w:t xml:space="preserve"> Sinn </w:t>
      </w:r>
      <w:proofErr w:type="spellStart"/>
      <w:r>
        <w:rPr>
          <w:rFonts w:hint="eastAsia"/>
        </w:rPr>
        <w:t>haben</w:t>
      </w:r>
      <w:proofErr w:type="spellEnd"/>
      <w:r>
        <w:rPr>
          <w:rFonts w:hint="eastAsia"/>
        </w:rPr>
        <w:t xml:space="preserve">, </w:t>
      </w:r>
      <w:proofErr w:type="spellStart"/>
      <w:r>
        <w:rPr>
          <w:rFonts w:hint="eastAsia"/>
        </w:rPr>
        <w:t>daß</w:t>
      </w:r>
      <w:proofErr w:type="spellEnd"/>
      <w:r>
        <w:rPr>
          <w:rFonts w:hint="eastAsia"/>
        </w:rPr>
        <w:t xml:space="preserve"> </w:t>
      </w:r>
      <w:proofErr w:type="spellStart"/>
      <w:r>
        <w:rPr>
          <w:rFonts w:hint="eastAsia"/>
        </w:rPr>
        <w:t>ein</w:t>
      </w:r>
      <w:proofErr w:type="spellEnd"/>
      <w:r>
        <w:rPr>
          <w:rFonts w:hint="eastAsia"/>
        </w:rPr>
        <w:t xml:space="preserve"> </w:t>
      </w:r>
      <w:proofErr w:type="spellStart"/>
      <w:r>
        <w:rPr>
          <w:rFonts w:hint="eastAsia"/>
        </w:rPr>
        <w:t>entgegenstehender</w:t>
      </w:r>
      <w:proofErr w:type="spellEnd"/>
      <w:r>
        <w:rPr>
          <w:rFonts w:hint="eastAsia"/>
        </w:rPr>
        <w:t xml:space="preserve"> Wille </w:t>
      </w:r>
      <w:proofErr w:type="spellStart"/>
      <w:r>
        <w:rPr>
          <w:rFonts w:hint="eastAsia"/>
        </w:rPr>
        <w:t>gebrochen</w:t>
      </w:r>
      <w:proofErr w:type="spellEnd"/>
      <w:r>
        <w:rPr>
          <w:rFonts w:hint="eastAsia"/>
        </w:rPr>
        <w:t xml:space="preserve"> </w:t>
      </w:r>
      <w:proofErr w:type="spellStart"/>
      <w:r>
        <w:rPr>
          <w:rFonts w:hint="eastAsia"/>
        </w:rPr>
        <w:t>ist</w:t>
      </w:r>
      <w:proofErr w:type="spellEnd"/>
      <w:r>
        <w:rPr>
          <w:rFonts w:hint="eastAsia"/>
        </w:rPr>
        <w:t xml:space="preserve"> </w:t>
      </w:r>
      <w:r>
        <w:rPr>
          <w:rFonts w:hint="eastAsia"/>
        </w:rPr>
        <w:t>…</w:t>
      </w:r>
      <w:r>
        <w:rPr>
          <w:rFonts w:hint="eastAsia"/>
        </w:rPr>
        <w:t xml:space="preserve">Das </w:t>
      </w:r>
      <w:proofErr w:type="spellStart"/>
      <w:r>
        <w:rPr>
          <w:rFonts w:hint="eastAsia"/>
        </w:rPr>
        <w:t>nat</w:t>
      </w:r>
      <w:proofErr w:type="spellEnd"/>
      <w:r>
        <w:rPr>
          <w:rFonts w:hint="eastAsia"/>
        </w:rPr>
        <w:t>ü</w:t>
      </w:r>
      <w:proofErr w:type="spellStart"/>
      <w:r>
        <w:rPr>
          <w:rFonts w:hint="eastAsia"/>
        </w:rPr>
        <w:t>rliche</w:t>
      </w:r>
      <w:proofErr w:type="spellEnd"/>
      <w:r>
        <w:rPr>
          <w:rFonts w:hint="eastAsia"/>
        </w:rPr>
        <w:t xml:space="preserve"> </w:t>
      </w:r>
      <w:proofErr w:type="spellStart"/>
      <w:r>
        <w:rPr>
          <w:rFonts w:hint="eastAsia"/>
        </w:rPr>
        <w:t>Geschehen</w:t>
      </w:r>
      <w:proofErr w:type="spellEnd"/>
      <w:r>
        <w:rPr>
          <w:rFonts w:hint="eastAsia"/>
        </w:rPr>
        <w:t xml:space="preserve"> </w:t>
      </w:r>
      <w:proofErr w:type="spellStart"/>
      <w:r>
        <w:rPr>
          <w:rFonts w:hint="eastAsia"/>
        </w:rPr>
        <w:t>als</w:t>
      </w:r>
      <w:proofErr w:type="spellEnd"/>
      <w:r>
        <w:rPr>
          <w:rFonts w:hint="eastAsia"/>
        </w:rPr>
        <w:t xml:space="preserve"> so1ches </w:t>
      </w:r>
      <w:r>
        <w:rPr>
          <w:rFonts w:hint="eastAsia"/>
        </w:rPr>
        <w:t>…</w:t>
      </w:r>
      <w:proofErr w:type="spellStart"/>
      <w:r>
        <w:rPr>
          <w:rFonts w:hint="eastAsia"/>
        </w:rPr>
        <w:t>steht</w:t>
      </w:r>
      <w:proofErr w:type="spellEnd"/>
      <w:r>
        <w:rPr>
          <w:rFonts w:hint="eastAsia"/>
        </w:rPr>
        <w:t xml:space="preserve"> ... </w:t>
      </w:r>
      <w:proofErr w:type="spellStart"/>
      <w:r>
        <w:rPr>
          <w:rFonts w:hint="eastAsia"/>
        </w:rPr>
        <w:t>jenseits</w:t>
      </w:r>
      <w:proofErr w:type="spellEnd"/>
      <w:r>
        <w:rPr>
          <w:rFonts w:hint="eastAsia"/>
        </w:rPr>
        <w:t xml:space="preserve"> der Alternative von </w:t>
      </w:r>
      <w:proofErr w:type="spellStart"/>
      <w:r>
        <w:rPr>
          <w:rFonts w:hint="eastAsia"/>
        </w:rPr>
        <w:t>Freiheit</w:t>
      </w:r>
      <w:proofErr w:type="spellEnd"/>
      <w:r>
        <w:rPr>
          <w:rFonts w:hint="eastAsia"/>
        </w:rPr>
        <w:t xml:space="preserve"> und </w:t>
      </w:r>
      <w:proofErr w:type="spellStart"/>
      <w:r>
        <w:rPr>
          <w:rFonts w:hint="eastAsia"/>
        </w:rPr>
        <w:t>Zwang</w:t>
      </w:r>
      <w:proofErr w:type="spellEnd"/>
      <w:r>
        <w:rPr>
          <w:rFonts w:hint="eastAsia"/>
        </w:rPr>
        <w:t xml:space="preserve"> ... </w:t>
      </w:r>
      <w:proofErr w:type="spellStart"/>
      <w:r>
        <w:rPr>
          <w:rFonts w:hint="eastAsia"/>
        </w:rPr>
        <w:t>Wären</w:t>
      </w:r>
      <w:proofErr w:type="spellEnd"/>
      <w:r>
        <w:rPr>
          <w:rFonts w:hint="eastAsia"/>
        </w:rPr>
        <w:t xml:space="preserve"> dies ... </w:t>
      </w:r>
      <w:proofErr w:type="spellStart"/>
      <w:r>
        <w:rPr>
          <w:rFonts w:hint="eastAsia"/>
        </w:rPr>
        <w:t>auch</w:t>
      </w:r>
      <w:proofErr w:type="spellEnd"/>
      <w:r>
        <w:rPr>
          <w:rFonts w:hint="eastAsia"/>
        </w:rPr>
        <w:t xml:space="preserve"> </w:t>
      </w:r>
      <w:proofErr w:type="spellStart"/>
      <w:r>
        <w:rPr>
          <w:rFonts w:hint="eastAsia"/>
        </w:rPr>
        <w:t>nur</w:t>
      </w:r>
      <w:proofErr w:type="spellEnd"/>
      <w:r>
        <w:rPr>
          <w:rFonts w:hint="eastAsia"/>
        </w:rPr>
        <w:t xml:space="preserve"> </w:t>
      </w:r>
      <w:proofErr w:type="spellStart"/>
      <w:r>
        <w:rPr>
          <w:rFonts w:hint="eastAsia"/>
        </w:rPr>
        <w:t>Fragen</w:t>
      </w:r>
      <w:proofErr w:type="spellEnd"/>
      <w:r>
        <w:rPr>
          <w:rFonts w:hint="eastAsia"/>
        </w:rPr>
        <w:t xml:space="preserve"> des </w:t>
      </w:r>
      <w:proofErr w:type="spellStart"/>
      <w:r>
        <w:rPr>
          <w:rFonts w:hint="eastAsia"/>
        </w:rPr>
        <w:t>Ausdrucks</w:t>
      </w:r>
      <w:proofErr w:type="spellEnd"/>
      <w:r>
        <w:rPr>
          <w:rFonts w:hint="eastAsia"/>
        </w:rPr>
        <w:t xml:space="preserve">, so </w:t>
      </w:r>
      <w:proofErr w:type="spellStart"/>
      <w:r>
        <w:rPr>
          <w:rFonts w:hint="eastAsia"/>
        </w:rPr>
        <w:t>leitet</w:t>
      </w:r>
      <w:proofErr w:type="spellEnd"/>
      <w:r>
        <w:rPr>
          <w:rFonts w:hint="eastAsia"/>
        </w:rPr>
        <w:t xml:space="preserve"> </w:t>
      </w:r>
      <w:proofErr w:type="spellStart"/>
      <w:r>
        <w:rPr>
          <w:rFonts w:hint="eastAsia"/>
        </w:rPr>
        <w:t>dieser</w:t>
      </w:r>
      <w:proofErr w:type="spellEnd"/>
      <w:r>
        <w:rPr>
          <w:rFonts w:hint="eastAsia"/>
        </w:rPr>
        <w:t xml:space="preserve"> </w:t>
      </w:r>
      <w:proofErr w:type="spellStart"/>
      <w:r>
        <w:rPr>
          <w:rFonts w:hint="eastAsia"/>
        </w:rPr>
        <w:t>doch</w:t>
      </w:r>
      <w:proofErr w:type="spellEnd"/>
      <w:r>
        <w:rPr>
          <w:rFonts w:hint="eastAsia"/>
        </w:rPr>
        <w:t xml:space="preserve"> alle </w:t>
      </w:r>
      <w:proofErr w:type="spellStart"/>
      <w:r>
        <w:rPr>
          <w:rFonts w:hint="eastAsia"/>
        </w:rPr>
        <w:t>oberflächlicher</w:t>
      </w:r>
      <w:proofErr w:type="spellEnd"/>
      <w:r>
        <w:rPr>
          <w:rFonts w:hint="eastAsia"/>
        </w:rPr>
        <w:t xml:space="preserve"> </w:t>
      </w:r>
      <w:proofErr w:type="spellStart"/>
      <w:r>
        <w:rPr>
          <w:rFonts w:hint="eastAsia"/>
        </w:rPr>
        <w:t>Denkenden</w:t>
      </w:r>
      <w:proofErr w:type="spellEnd"/>
      <w:r>
        <w:rPr>
          <w:rFonts w:hint="eastAsia"/>
        </w:rPr>
        <w:t xml:space="preserve"> auf </w:t>
      </w:r>
      <w:proofErr w:type="spellStart"/>
      <w:r>
        <w:rPr>
          <w:rFonts w:hint="eastAsia"/>
        </w:rPr>
        <w:t>anthropomorphistische</w:t>
      </w:r>
      <w:proofErr w:type="spellEnd"/>
      <w:r>
        <w:rPr>
          <w:rFonts w:hint="eastAsia"/>
        </w:rPr>
        <w:t xml:space="preserve"> </w:t>
      </w:r>
      <w:proofErr w:type="spellStart"/>
      <w:r>
        <w:rPr>
          <w:rFonts w:hint="eastAsia"/>
        </w:rPr>
        <w:t>Irrwege</w:t>
      </w:r>
      <w:proofErr w:type="spellEnd"/>
      <w:r>
        <w:rPr>
          <w:rFonts w:hint="eastAsia"/>
        </w:rPr>
        <w:t xml:space="preserve"> und </w:t>
      </w:r>
      <w:proofErr w:type="spellStart"/>
      <w:r>
        <w:rPr>
          <w:rFonts w:hint="eastAsia"/>
        </w:rPr>
        <w:t>zeigt</w:t>
      </w:r>
      <w:proofErr w:type="spellEnd"/>
      <w:r>
        <w:rPr>
          <w:rFonts w:hint="eastAsia"/>
        </w:rPr>
        <w:t xml:space="preserve">, </w:t>
      </w:r>
      <w:proofErr w:type="spellStart"/>
      <w:r>
        <w:rPr>
          <w:rFonts w:hint="eastAsia"/>
        </w:rPr>
        <w:t>daß</w:t>
      </w:r>
      <w:proofErr w:type="spellEnd"/>
      <w:r>
        <w:rPr>
          <w:rFonts w:hint="eastAsia"/>
        </w:rPr>
        <w:t xml:space="preserve"> die </w:t>
      </w:r>
      <w:proofErr w:type="spellStart"/>
      <w:r>
        <w:rPr>
          <w:rFonts w:hint="eastAsia"/>
        </w:rPr>
        <w:t>mythologische</w:t>
      </w:r>
      <w:proofErr w:type="spellEnd"/>
      <w:r>
        <w:rPr>
          <w:rFonts w:hint="eastAsia"/>
        </w:rPr>
        <w:t xml:space="preserve"> </w:t>
      </w:r>
      <w:proofErr w:type="spellStart"/>
      <w:r>
        <w:rPr>
          <w:rFonts w:hint="eastAsia"/>
        </w:rPr>
        <w:t>Denkweise</w:t>
      </w:r>
      <w:proofErr w:type="spellEnd"/>
      <w:r>
        <w:rPr>
          <w:rFonts w:hint="eastAsia"/>
        </w:rPr>
        <w:t xml:space="preserve"> </w:t>
      </w:r>
      <w:proofErr w:type="spellStart"/>
      <w:r>
        <w:rPr>
          <w:rFonts w:hint="eastAsia"/>
        </w:rPr>
        <w:t>auch</w:t>
      </w:r>
      <w:proofErr w:type="spellEnd"/>
      <w:r>
        <w:rPr>
          <w:rFonts w:hint="eastAsia"/>
        </w:rPr>
        <w:t xml:space="preserve"> </w:t>
      </w:r>
      <w:proofErr w:type="spellStart"/>
      <w:r>
        <w:rPr>
          <w:rFonts w:hint="eastAsia"/>
        </w:rPr>
        <w:t>noch</w:t>
      </w:r>
      <w:proofErr w:type="spellEnd"/>
      <w:r>
        <w:rPr>
          <w:rFonts w:hint="eastAsia"/>
        </w:rPr>
        <w:t xml:space="preserve"> </w:t>
      </w:r>
      <w:proofErr w:type="spellStart"/>
      <w:r>
        <w:rPr>
          <w:rFonts w:hint="eastAsia"/>
        </w:rPr>
        <w:t>innerhalb</w:t>
      </w:r>
      <w:proofErr w:type="spellEnd"/>
      <w:r>
        <w:rPr>
          <w:rFonts w:hint="eastAsia"/>
        </w:rPr>
        <w:t xml:space="preserve"> der </w:t>
      </w:r>
      <w:proofErr w:type="spellStart"/>
      <w:r>
        <w:rPr>
          <w:rFonts w:hint="eastAsia"/>
        </w:rPr>
        <w:t>naturwissenschaftlichen</w:t>
      </w:r>
      <w:proofErr w:type="spellEnd"/>
      <w:r>
        <w:rPr>
          <w:rFonts w:hint="eastAsia"/>
        </w:rPr>
        <w:t xml:space="preserve"> Weltanschauung </w:t>
      </w:r>
      <w:proofErr w:type="spellStart"/>
      <w:r>
        <w:rPr>
          <w:rFonts w:hint="eastAsia"/>
        </w:rPr>
        <w:t>ein</w:t>
      </w:r>
      <w:proofErr w:type="spellEnd"/>
      <w:r>
        <w:rPr>
          <w:rFonts w:hint="eastAsia"/>
        </w:rPr>
        <w:t xml:space="preserve"> </w:t>
      </w:r>
      <w:proofErr w:type="spellStart"/>
      <w:r>
        <w:rPr>
          <w:rFonts w:hint="eastAsia"/>
        </w:rPr>
        <w:t>Unterkommen</w:t>
      </w:r>
      <w:proofErr w:type="spellEnd"/>
      <w:r>
        <w:rPr>
          <w:rFonts w:hint="eastAsia"/>
        </w:rPr>
        <w:t xml:space="preserve"> </w:t>
      </w:r>
      <w:proofErr w:type="spellStart"/>
      <w:r>
        <w:rPr>
          <w:rFonts w:hint="eastAsia"/>
        </w:rPr>
        <w:t>findet</w:t>
      </w:r>
      <w:proofErr w:type="spellEnd"/>
      <w:r>
        <w:rPr>
          <w:rFonts w:hint="eastAsia"/>
        </w:rPr>
        <w:t xml:space="preserve">.« Georg Simmel: Philosophie des </w:t>
      </w:r>
      <w:proofErr w:type="spellStart"/>
      <w:r>
        <w:rPr>
          <w:rFonts w:hint="eastAsia"/>
        </w:rPr>
        <w:t>Geldes</w:t>
      </w:r>
      <w:proofErr w:type="spellEnd"/>
      <w:r>
        <w:rPr>
          <w:rFonts w:hint="eastAsia"/>
        </w:rPr>
        <w:t xml:space="preserve"> </w:t>
      </w:r>
      <w:proofErr w:type="spellStart"/>
      <w:r>
        <w:rPr>
          <w:rFonts w:hint="eastAsia"/>
        </w:rPr>
        <w:t>Lpz</w:t>
      </w:r>
      <w:proofErr w:type="spellEnd"/>
      <w:r>
        <w:rPr>
          <w:rFonts w:hint="eastAsia"/>
        </w:rPr>
        <w:t xml:space="preserve"> 1900 p 520/21 Es </w:t>
      </w:r>
      <w:proofErr w:type="spellStart"/>
      <w:r>
        <w:rPr>
          <w:rFonts w:hint="eastAsia"/>
        </w:rPr>
        <w:t>ist</w:t>
      </w:r>
      <w:proofErr w:type="spellEnd"/>
      <w:r>
        <w:rPr>
          <w:rFonts w:hint="eastAsia"/>
        </w:rPr>
        <w:t xml:space="preserve"> das </w:t>
      </w:r>
      <w:proofErr w:type="spellStart"/>
      <w:r>
        <w:rPr>
          <w:rFonts w:hint="eastAsia"/>
        </w:rPr>
        <w:t>Eigent</w:t>
      </w:r>
      <w:proofErr w:type="spellEnd"/>
      <w:r>
        <w:rPr>
          <w:rFonts w:hint="eastAsia"/>
        </w:rPr>
        <w:t>ü</w:t>
      </w:r>
      <w:proofErr w:type="spellStart"/>
      <w:r>
        <w:rPr>
          <w:rFonts w:hint="eastAsia"/>
        </w:rPr>
        <w:t>mliche</w:t>
      </w:r>
      <w:proofErr w:type="spellEnd"/>
      <w:r>
        <w:rPr>
          <w:rFonts w:hint="eastAsia"/>
        </w:rPr>
        <w:t xml:space="preserve"> </w:t>
      </w:r>
      <w:proofErr w:type="spellStart"/>
      <w:r>
        <w:rPr>
          <w:rFonts w:hint="eastAsia"/>
        </w:rPr>
        <w:t>Fouriers</w:t>
      </w:r>
      <w:proofErr w:type="spellEnd"/>
      <w:r>
        <w:rPr>
          <w:rFonts w:hint="eastAsia"/>
        </w:rPr>
        <w:t xml:space="preserve">, </w:t>
      </w:r>
      <w:proofErr w:type="spellStart"/>
      <w:r>
        <w:rPr>
          <w:rFonts w:hint="eastAsia"/>
        </w:rPr>
        <w:t>daß</w:t>
      </w:r>
      <w:proofErr w:type="spellEnd"/>
      <w:r>
        <w:rPr>
          <w:rFonts w:hint="eastAsia"/>
        </w:rPr>
        <w:t xml:space="preserve"> er </w:t>
      </w:r>
      <w:proofErr w:type="spellStart"/>
      <w:r>
        <w:rPr>
          <w:rFonts w:hint="eastAsia"/>
        </w:rPr>
        <w:t>eine</w:t>
      </w:r>
      <w:proofErr w:type="spellEnd"/>
      <w:r>
        <w:rPr>
          <w:rFonts w:hint="eastAsia"/>
        </w:rPr>
        <w:t xml:space="preserve"> </w:t>
      </w:r>
      <w:proofErr w:type="spellStart"/>
      <w:r>
        <w:rPr>
          <w:rFonts w:hint="eastAsia"/>
        </w:rPr>
        <w:t>ganz</w:t>
      </w:r>
      <w:proofErr w:type="spellEnd"/>
      <w:r>
        <w:rPr>
          <w:rFonts w:hint="eastAsia"/>
        </w:rPr>
        <w:t xml:space="preserve"> </w:t>
      </w:r>
      <w:proofErr w:type="spellStart"/>
      <w:r>
        <w:rPr>
          <w:rFonts w:hint="eastAsia"/>
        </w:rPr>
        <w:t>andere</w:t>
      </w:r>
      <w:proofErr w:type="spellEnd"/>
      <w:r>
        <w:rPr>
          <w:rFonts w:hint="eastAsia"/>
        </w:rPr>
        <w:t xml:space="preserve"> </w:t>
      </w:r>
      <w:proofErr w:type="spellStart"/>
      <w:r>
        <w:rPr>
          <w:rFonts w:hint="eastAsia"/>
        </w:rPr>
        <w:t>Rezeption</w:t>
      </w:r>
      <w:proofErr w:type="spellEnd"/>
      <w:r>
        <w:rPr>
          <w:rFonts w:hint="eastAsia"/>
        </w:rPr>
        <w:t xml:space="preserve"> der Technik </w:t>
      </w:r>
      <w:proofErr w:type="spellStart"/>
      <w:r>
        <w:rPr>
          <w:rFonts w:hint="eastAsia"/>
        </w:rPr>
        <w:t>hatte</w:t>
      </w:r>
      <w:proofErr w:type="spellEnd"/>
      <w:r>
        <w:rPr>
          <w:rFonts w:hint="eastAsia"/>
        </w:rPr>
        <w:t xml:space="preserve"> </w:t>
      </w:r>
      <w:proofErr w:type="spellStart"/>
      <w:r>
        <w:rPr>
          <w:rFonts w:hint="eastAsia"/>
        </w:rPr>
        <w:t>anbahnen</w:t>
      </w:r>
      <w:proofErr w:type="spellEnd"/>
      <w:r>
        <w:rPr>
          <w:rFonts w:hint="eastAsia"/>
        </w:rPr>
        <w:t xml:space="preserve"> </w:t>
      </w:r>
      <w:proofErr w:type="spellStart"/>
      <w:r>
        <w:rPr>
          <w:rFonts w:hint="eastAsia"/>
        </w:rPr>
        <w:t>wollen</w:t>
      </w:r>
      <w:proofErr w:type="spellEnd"/>
      <w:r>
        <w:rPr>
          <w:rFonts w:hint="eastAsia"/>
        </w:rPr>
        <w:t>.</w:t>
      </w:r>
    </w:p>
    <w:p w14:paraId="29761CC7" w14:textId="3D077462" w:rsidR="00572209" w:rsidRDefault="00000000" w:rsidP="00EA67E3">
      <w:pPr>
        <w:spacing w:line="360" w:lineRule="auto"/>
        <w:jc w:val="right"/>
      </w:pPr>
      <w:r>
        <w:rPr>
          <w:rFonts w:hint="eastAsia"/>
        </w:rPr>
        <w:t>[X 7 a, 1]</w:t>
      </w:r>
    </w:p>
    <w:p w14:paraId="72C4A8CB" w14:textId="77777777" w:rsidR="00EA67E3" w:rsidRDefault="00000000">
      <w:pPr>
        <w:spacing w:line="360" w:lineRule="auto"/>
      </w:pPr>
      <w:r>
        <w:rPr>
          <w:rFonts w:hint="eastAsia"/>
        </w:rPr>
        <w:t>关于对技术的失败接受（</w:t>
      </w:r>
      <w:proofErr w:type="spellStart"/>
      <w:r>
        <w:rPr>
          <w:rFonts w:hint="eastAsia"/>
        </w:rPr>
        <w:t>verungl</w:t>
      </w:r>
      <w:proofErr w:type="spellEnd"/>
      <w:r>
        <w:rPr>
          <w:rFonts w:hint="eastAsia"/>
        </w:rPr>
        <w:t>ü</w:t>
      </w:r>
      <w:proofErr w:type="spellStart"/>
      <w:r>
        <w:rPr>
          <w:rFonts w:hint="eastAsia"/>
        </w:rPr>
        <w:t>ckte</w:t>
      </w:r>
      <w:proofErr w:type="spellEnd"/>
      <w:r>
        <w:rPr>
          <w:rFonts w:hint="eastAsia"/>
        </w:rPr>
        <w:t xml:space="preserve"> </w:t>
      </w:r>
      <w:proofErr w:type="spellStart"/>
      <w:r>
        <w:rPr>
          <w:rFonts w:hint="eastAsia"/>
        </w:rPr>
        <w:t>Rezeption</w:t>
      </w:r>
      <w:proofErr w:type="spellEnd"/>
      <w:r>
        <w:rPr>
          <w:rFonts w:hint="eastAsia"/>
        </w:rPr>
        <w:t>）。“这个领域的幻想清晰地刻画在为其服务的表达方式中，凭借这些表达方式，一种以</w:t>
      </w:r>
      <w:proofErr w:type="gramStart"/>
      <w:r>
        <w:rPr>
          <w:rFonts w:hint="eastAsia"/>
        </w:rPr>
        <w:t>其</w:t>
      </w:r>
      <w:proofErr w:type="gramEnd"/>
      <w:r>
        <w:rPr>
          <w:rFonts w:hint="eastAsia"/>
        </w:rPr>
        <w:t>……无神话性而自豪</w:t>
      </w:r>
      <w:r>
        <w:rPr>
          <w:rFonts w:hint="eastAsia"/>
        </w:rPr>
        <w:lastRenderedPageBreak/>
        <w:t>的直观方式却暴露了与这些优点直接相反的东西。我们征服或统治自然的观念是相当幼稚的概念，因为……所有关于……胜利和臣服的观念，其意义只在于一个对立的意志被摧毁了……自然过程本身……处于自由与强制的对立之外……即使这只是表达方式的问题，这种表达方式也把所有较肤浅的思想者引向了拟人化的歧途，并表明神话式的思维方式在自然科学世界观内部也找到了庇护所。”格奥尔格·齐美尔：《货币哲学》，莱比锡（</w:t>
      </w:r>
      <w:r>
        <w:rPr>
          <w:rFonts w:hint="eastAsia"/>
        </w:rPr>
        <w:t>1900</w:t>
      </w:r>
      <w:r>
        <w:rPr>
          <w:rFonts w:hint="eastAsia"/>
        </w:rPr>
        <w:t>年），第</w:t>
      </w:r>
      <w:r>
        <w:rPr>
          <w:rFonts w:hint="eastAsia"/>
        </w:rPr>
        <w:t>520/21</w:t>
      </w:r>
      <w:r>
        <w:rPr>
          <w:rFonts w:hint="eastAsia"/>
        </w:rPr>
        <w:t>页。傅立叶（</w:t>
      </w:r>
      <w:proofErr w:type="spellStart"/>
      <w:r>
        <w:rPr>
          <w:rFonts w:hint="eastAsia"/>
        </w:rPr>
        <w:t>Fouriers</w:t>
      </w:r>
      <w:proofErr w:type="spellEnd"/>
      <w:r>
        <w:rPr>
          <w:rFonts w:hint="eastAsia"/>
        </w:rPr>
        <w:t>）</w:t>
      </w:r>
      <w:r>
        <w:rPr>
          <w:rStyle w:val="af"/>
          <w:rFonts w:hint="eastAsia"/>
        </w:rPr>
        <w:footnoteReference w:id="46"/>
      </w:r>
      <w:r>
        <w:rPr>
          <w:rFonts w:hint="eastAsia"/>
        </w:rPr>
        <w:t>的特性在于，他曾想开创一种完全不同的对技术的接受方式。</w:t>
      </w:r>
    </w:p>
    <w:p w14:paraId="6F523242" w14:textId="7D8C5A9F" w:rsidR="00572209" w:rsidRDefault="00000000" w:rsidP="00EA67E3">
      <w:pPr>
        <w:spacing w:line="360" w:lineRule="auto"/>
        <w:jc w:val="right"/>
        <w:rPr>
          <w:rFonts w:hint="eastAsia"/>
        </w:rPr>
      </w:pPr>
      <w:r>
        <w:rPr>
          <w:rFonts w:hint="eastAsia"/>
        </w:rPr>
        <w:t>[X 7 a, 1]</w:t>
      </w:r>
    </w:p>
    <w:p w14:paraId="4535F5BD" w14:textId="77777777" w:rsidR="00EA67E3" w:rsidRDefault="00000000">
      <w:pPr>
        <w:spacing w:line="360" w:lineRule="auto"/>
      </w:pPr>
      <w:r>
        <w:rPr>
          <w:rFonts w:hint="eastAsia"/>
        </w:rPr>
        <w:t xml:space="preserve">»Die ... von den </w:t>
      </w:r>
      <w:proofErr w:type="spellStart"/>
      <w:r>
        <w:rPr>
          <w:rFonts w:hint="eastAsia"/>
        </w:rPr>
        <w:t>klassischen</w:t>
      </w:r>
      <w:proofErr w:type="spellEnd"/>
      <w:r>
        <w:rPr>
          <w:rFonts w:hint="eastAsia"/>
        </w:rPr>
        <w:t xml:space="preserve"> b</w:t>
      </w:r>
      <w:r>
        <w:rPr>
          <w:rFonts w:hint="eastAsia"/>
        </w:rPr>
        <w:t>ü</w:t>
      </w:r>
      <w:proofErr w:type="spellStart"/>
      <w:r>
        <w:rPr>
          <w:rFonts w:hint="eastAsia"/>
        </w:rPr>
        <w:t>rgerlichen</w:t>
      </w:r>
      <w:proofErr w:type="spellEnd"/>
      <w:r>
        <w:rPr>
          <w:rFonts w:hint="eastAsia"/>
        </w:rPr>
        <w:t xml:space="preserve"> </w:t>
      </w:r>
      <w:proofErr w:type="spellStart"/>
      <w:r>
        <w:rPr>
          <w:rFonts w:hint="eastAsia"/>
        </w:rPr>
        <w:t>Ökonomen</w:t>
      </w:r>
      <w:proofErr w:type="spellEnd"/>
      <w:r>
        <w:rPr>
          <w:rFonts w:hint="eastAsia"/>
        </w:rPr>
        <w:t xml:space="preserve"> und </w:t>
      </w:r>
      <w:proofErr w:type="spellStart"/>
      <w:r>
        <w:rPr>
          <w:rFonts w:hint="eastAsia"/>
        </w:rPr>
        <w:t>ihren</w:t>
      </w:r>
      <w:proofErr w:type="spellEnd"/>
      <w:r>
        <w:rPr>
          <w:rFonts w:hint="eastAsia"/>
        </w:rPr>
        <w:t xml:space="preserve"> </w:t>
      </w:r>
      <w:proofErr w:type="spellStart"/>
      <w:r>
        <w:rPr>
          <w:rFonts w:hint="eastAsia"/>
        </w:rPr>
        <w:t>ersten</w:t>
      </w:r>
      <w:proofErr w:type="spellEnd"/>
      <w:r>
        <w:rPr>
          <w:rFonts w:hint="eastAsia"/>
        </w:rPr>
        <w:t xml:space="preserve"> </w:t>
      </w:r>
      <w:proofErr w:type="spellStart"/>
      <w:r>
        <w:rPr>
          <w:rFonts w:hint="eastAsia"/>
        </w:rPr>
        <w:t>sozialistischen</w:t>
      </w:r>
      <w:proofErr w:type="spellEnd"/>
      <w:r>
        <w:rPr>
          <w:rFonts w:hint="eastAsia"/>
        </w:rPr>
        <w:t xml:space="preserve"> </w:t>
      </w:r>
      <w:proofErr w:type="spellStart"/>
      <w:r>
        <w:rPr>
          <w:rFonts w:hint="eastAsia"/>
        </w:rPr>
        <w:t>Antipoden</w:t>
      </w:r>
      <w:proofErr w:type="spellEnd"/>
      <w:r>
        <w:rPr>
          <w:rFonts w:hint="eastAsia"/>
        </w:rPr>
        <w:t xml:space="preserve"> </w:t>
      </w:r>
      <w:r>
        <w:rPr>
          <w:rFonts w:hint="eastAsia"/>
        </w:rPr>
        <w:t>…</w:t>
      </w:r>
      <w:proofErr w:type="spellStart"/>
      <w:r>
        <w:rPr>
          <w:rFonts w:hint="eastAsia"/>
        </w:rPr>
        <w:t>bereits</w:t>
      </w:r>
      <w:proofErr w:type="spellEnd"/>
      <w:r>
        <w:rPr>
          <w:rFonts w:hint="eastAsia"/>
        </w:rPr>
        <w:t xml:space="preserve"> </w:t>
      </w:r>
      <w:proofErr w:type="spellStart"/>
      <w:r>
        <w:rPr>
          <w:rFonts w:hint="eastAsia"/>
        </w:rPr>
        <w:t>größtenteils</w:t>
      </w:r>
      <w:proofErr w:type="spellEnd"/>
      <w:r>
        <w:rPr>
          <w:rFonts w:hint="eastAsia"/>
        </w:rPr>
        <w:t xml:space="preserve"> </w:t>
      </w:r>
      <w:proofErr w:type="spellStart"/>
      <w:r>
        <w:rPr>
          <w:rFonts w:hint="eastAsia"/>
        </w:rPr>
        <w:t>vorweggenommene</w:t>
      </w:r>
      <w:proofErr w:type="spellEnd"/>
      <w:r>
        <w:rPr>
          <w:rFonts w:hint="eastAsia"/>
        </w:rPr>
        <w:t xml:space="preserve"> </w:t>
      </w:r>
      <w:proofErr w:type="spellStart"/>
      <w:r>
        <w:rPr>
          <w:rFonts w:hint="eastAsia"/>
        </w:rPr>
        <w:t>Lehre</w:t>
      </w:r>
      <w:proofErr w:type="spellEnd"/>
      <w:r>
        <w:rPr>
          <w:rFonts w:hint="eastAsia"/>
        </w:rPr>
        <w:t xml:space="preserve"> </w:t>
      </w:r>
      <w:proofErr w:type="spellStart"/>
      <w:r>
        <w:rPr>
          <w:rFonts w:hint="eastAsia"/>
        </w:rPr>
        <w:t>vom</w:t>
      </w:r>
      <w:proofErr w:type="spellEnd"/>
      <w:r>
        <w:rPr>
          <w:rFonts w:hint="eastAsia"/>
        </w:rPr>
        <w:t xml:space="preserve"> </w:t>
      </w:r>
      <w:r>
        <w:rPr>
          <w:rFonts w:hint="eastAsia"/>
        </w:rPr>
        <w:t>›</w:t>
      </w:r>
      <w:proofErr w:type="spellStart"/>
      <w:r>
        <w:rPr>
          <w:rFonts w:hint="eastAsia"/>
        </w:rPr>
        <w:t>Mehrwert</w:t>
      </w:r>
      <w:proofErr w:type="spellEnd"/>
      <w:r>
        <w:rPr>
          <w:rFonts w:hint="eastAsia"/>
        </w:rPr>
        <w:t>‹</w:t>
      </w:r>
      <w:r>
        <w:rPr>
          <w:rFonts w:hint="eastAsia"/>
        </w:rPr>
        <w:t>y und die ... Zur</w:t>
      </w:r>
      <w:r>
        <w:rPr>
          <w:rFonts w:hint="eastAsia"/>
        </w:rPr>
        <w:t>ü</w:t>
      </w:r>
      <w:proofErr w:type="spellStart"/>
      <w:r>
        <w:rPr>
          <w:rFonts w:hint="eastAsia"/>
        </w:rPr>
        <w:t>ckf</w:t>
      </w:r>
      <w:proofErr w:type="spellEnd"/>
      <w:r>
        <w:rPr>
          <w:rFonts w:hint="eastAsia"/>
        </w:rPr>
        <w:t>ü</w:t>
      </w:r>
      <w:proofErr w:type="spellStart"/>
      <w:r>
        <w:rPr>
          <w:rFonts w:hint="eastAsia"/>
        </w:rPr>
        <w:t>hrung</w:t>
      </w:r>
      <w:proofErr w:type="spellEnd"/>
      <w:r>
        <w:rPr>
          <w:rFonts w:hint="eastAsia"/>
        </w:rPr>
        <w:t xml:space="preserve"> des </w:t>
      </w:r>
      <w:r>
        <w:rPr>
          <w:rFonts w:hint="eastAsia"/>
        </w:rPr>
        <w:t>›</w:t>
      </w:r>
      <w:proofErr w:type="spellStart"/>
      <w:r>
        <w:rPr>
          <w:rFonts w:hint="eastAsia"/>
        </w:rPr>
        <w:t>freien</w:t>
      </w:r>
      <w:proofErr w:type="spellEnd"/>
      <w:r>
        <w:rPr>
          <w:rFonts w:hint="eastAsia"/>
        </w:rPr>
        <w:t xml:space="preserve"> </w:t>
      </w:r>
      <w:proofErr w:type="spellStart"/>
      <w:r>
        <w:rPr>
          <w:rFonts w:hint="eastAsia"/>
        </w:rPr>
        <w:t>Arbeitsver</w:t>
      </w:r>
      <w:proofErr w:type="spellEnd"/>
      <w:r>
        <w:rPr>
          <w:rFonts w:hint="eastAsia"/>
        </w:rPr>
        <w:t xml:space="preserve">- </w:t>
      </w:r>
      <w:proofErr w:type="spellStart"/>
      <w:r>
        <w:rPr>
          <w:rFonts w:hint="eastAsia"/>
        </w:rPr>
        <w:t>trags</w:t>
      </w:r>
      <w:proofErr w:type="spellEnd"/>
      <w:r>
        <w:rPr>
          <w:rFonts w:hint="eastAsia"/>
        </w:rPr>
        <w:t>‹</w:t>
      </w:r>
      <w:r>
        <w:rPr>
          <w:rFonts w:hint="eastAsia"/>
        </w:rPr>
        <w:t xml:space="preserve"> der </w:t>
      </w:r>
      <w:proofErr w:type="spellStart"/>
      <w:r>
        <w:rPr>
          <w:rFonts w:hint="eastAsia"/>
        </w:rPr>
        <w:t>modernen</w:t>
      </w:r>
      <w:proofErr w:type="spellEnd"/>
      <w:r>
        <w:rPr>
          <w:rFonts w:hint="eastAsia"/>
        </w:rPr>
        <w:t xml:space="preserve"> </w:t>
      </w:r>
      <w:proofErr w:type="spellStart"/>
      <w:r>
        <w:rPr>
          <w:rFonts w:hint="eastAsia"/>
        </w:rPr>
        <w:t>Lohnarbeiter</w:t>
      </w:r>
      <w:proofErr w:type="spellEnd"/>
      <w:r>
        <w:rPr>
          <w:rFonts w:hint="eastAsia"/>
        </w:rPr>
        <w:t xml:space="preserve"> auf den Kauf und </w:t>
      </w:r>
      <w:proofErr w:type="spellStart"/>
      <w:r>
        <w:rPr>
          <w:rFonts w:hint="eastAsia"/>
        </w:rPr>
        <w:t>Verkauf</w:t>
      </w:r>
      <w:proofErr w:type="spellEnd"/>
      <w:r>
        <w:rPr>
          <w:rFonts w:hint="eastAsia"/>
        </w:rPr>
        <w:t xml:space="preserve"> der </w:t>
      </w:r>
      <w:r>
        <w:rPr>
          <w:rFonts w:hint="eastAsia"/>
        </w:rPr>
        <w:t>›</w:t>
      </w:r>
      <w:r>
        <w:rPr>
          <w:rFonts w:hint="eastAsia"/>
        </w:rPr>
        <w:t xml:space="preserve">Ware </w:t>
      </w:r>
      <w:proofErr w:type="spellStart"/>
      <w:r>
        <w:rPr>
          <w:rFonts w:hint="eastAsia"/>
        </w:rPr>
        <w:t>Arbeitskraft</w:t>
      </w:r>
      <w:proofErr w:type="spellEnd"/>
      <w:r>
        <w:rPr>
          <w:rFonts w:hint="eastAsia"/>
        </w:rPr>
        <w:t xml:space="preserve">«, </w:t>
      </w:r>
      <w:proofErr w:type="spellStart"/>
      <w:r>
        <w:rPr>
          <w:rFonts w:hint="eastAsia"/>
        </w:rPr>
        <w:t>erlangen</w:t>
      </w:r>
      <w:proofErr w:type="spellEnd"/>
      <w:r>
        <w:rPr>
          <w:rFonts w:hint="eastAsia"/>
        </w:rPr>
        <w:t xml:space="preserve"> </w:t>
      </w:r>
      <w:proofErr w:type="spellStart"/>
      <w:r>
        <w:rPr>
          <w:rFonts w:hint="eastAsia"/>
        </w:rPr>
        <w:t>ihre</w:t>
      </w:r>
      <w:proofErr w:type="spellEnd"/>
      <w:r>
        <w:rPr>
          <w:rFonts w:hint="eastAsia"/>
        </w:rPr>
        <w:t xml:space="preserve"> </w:t>
      </w:r>
      <w:proofErr w:type="spellStart"/>
      <w:r>
        <w:rPr>
          <w:rFonts w:hint="eastAsia"/>
        </w:rPr>
        <w:t>durchschlagende</w:t>
      </w:r>
      <w:proofErr w:type="spellEnd"/>
      <w:r>
        <w:rPr>
          <w:rFonts w:hint="eastAsia"/>
        </w:rPr>
        <w:t xml:space="preserve"> Kraft erst </w:t>
      </w:r>
      <w:proofErr w:type="spellStart"/>
      <w:r>
        <w:rPr>
          <w:rFonts w:hint="eastAsia"/>
        </w:rPr>
        <w:t>durch</w:t>
      </w:r>
      <w:proofErr w:type="spellEnd"/>
      <w:r>
        <w:rPr>
          <w:rFonts w:hint="eastAsia"/>
        </w:rPr>
        <w:t xml:space="preserve"> die </w:t>
      </w:r>
      <w:proofErr w:type="spellStart"/>
      <w:r>
        <w:rPr>
          <w:rFonts w:hint="eastAsia"/>
        </w:rPr>
        <w:t>Verlegung</w:t>
      </w:r>
      <w:proofErr w:type="spellEnd"/>
      <w:r>
        <w:rPr>
          <w:rFonts w:hint="eastAsia"/>
        </w:rPr>
        <w:t xml:space="preserve"> </w:t>
      </w:r>
      <w:proofErr w:type="spellStart"/>
      <w:r>
        <w:rPr>
          <w:rFonts w:hint="eastAsia"/>
        </w:rPr>
        <w:t>aus</w:t>
      </w:r>
      <w:proofErr w:type="spellEnd"/>
      <w:r>
        <w:rPr>
          <w:rFonts w:hint="eastAsia"/>
        </w:rPr>
        <w:t xml:space="preserve"> dem </w:t>
      </w:r>
      <w:proofErr w:type="spellStart"/>
      <w:r>
        <w:rPr>
          <w:rFonts w:hint="eastAsia"/>
        </w:rPr>
        <w:t>Gebiet</w:t>
      </w:r>
      <w:proofErr w:type="spellEnd"/>
      <w:r>
        <w:rPr>
          <w:rFonts w:hint="eastAsia"/>
        </w:rPr>
        <w:t xml:space="preserve"> des </w:t>
      </w:r>
      <w:proofErr w:type="spellStart"/>
      <w:r>
        <w:rPr>
          <w:rFonts w:hint="eastAsia"/>
        </w:rPr>
        <w:t>Warenaustauschs</w:t>
      </w:r>
      <w:proofErr w:type="spellEnd"/>
      <w:r>
        <w:rPr>
          <w:rFonts w:hint="eastAsia"/>
        </w:rPr>
        <w:t xml:space="preserve"> </w:t>
      </w:r>
      <w:r>
        <w:rPr>
          <w:rFonts w:hint="eastAsia"/>
        </w:rPr>
        <w:t>…</w:t>
      </w:r>
      <w:r>
        <w:rPr>
          <w:rFonts w:hint="eastAsia"/>
        </w:rPr>
        <w:t xml:space="preserve">auf das </w:t>
      </w:r>
      <w:r>
        <w:rPr>
          <w:rFonts w:hint="eastAsia"/>
        </w:rPr>
        <w:t>…</w:t>
      </w:r>
      <w:proofErr w:type="spellStart"/>
      <w:r>
        <w:rPr>
          <w:rFonts w:hint="eastAsia"/>
        </w:rPr>
        <w:t>Gebiet</w:t>
      </w:r>
      <w:proofErr w:type="spellEnd"/>
      <w:r>
        <w:rPr>
          <w:rFonts w:hint="eastAsia"/>
        </w:rPr>
        <w:t xml:space="preserve"> der </w:t>
      </w:r>
      <w:proofErr w:type="spellStart"/>
      <w:r>
        <w:rPr>
          <w:rFonts w:hint="eastAsia"/>
        </w:rPr>
        <w:t>materiellen</w:t>
      </w:r>
      <w:proofErr w:type="spellEnd"/>
      <w:r>
        <w:rPr>
          <w:rFonts w:hint="eastAsia"/>
        </w:rPr>
        <w:t xml:space="preserve"> Produktion, d. h. </w:t>
      </w:r>
      <w:proofErr w:type="spellStart"/>
      <w:r>
        <w:rPr>
          <w:rFonts w:hint="eastAsia"/>
        </w:rPr>
        <w:t>durch</w:t>
      </w:r>
      <w:proofErr w:type="spellEnd"/>
      <w:r>
        <w:rPr>
          <w:rFonts w:hint="eastAsia"/>
        </w:rPr>
        <w:t xml:space="preserve"> den </w:t>
      </w:r>
      <w:proofErr w:type="spellStart"/>
      <w:r>
        <w:rPr>
          <w:rFonts w:hint="eastAsia"/>
        </w:rPr>
        <w:t>Übergang</w:t>
      </w:r>
      <w:proofErr w:type="spellEnd"/>
      <w:r>
        <w:rPr>
          <w:rFonts w:hint="eastAsia"/>
        </w:rPr>
        <w:t xml:space="preserve"> von dem in Form von Ware und Geld </w:t>
      </w:r>
      <w:proofErr w:type="spellStart"/>
      <w:r>
        <w:rPr>
          <w:rFonts w:hint="eastAsia"/>
        </w:rPr>
        <w:t>vorliegenden</w:t>
      </w:r>
      <w:proofErr w:type="spellEnd"/>
      <w:r>
        <w:rPr>
          <w:rFonts w:hint="eastAsia"/>
        </w:rPr>
        <w:t xml:space="preserve"> ... </w:t>
      </w:r>
      <w:r>
        <w:rPr>
          <w:rFonts w:hint="eastAsia"/>
        </w:rPr>
        <w:t>›</w:t>
      </w:r>
      <w:proofErr w:type="spellStart"/>
      <w:r>
        <w:rPr>
          <w:rFonts w:hint="eastAsia"/>
        </w:rPr>
        <w:t>Mehrwert</w:t>
      </w:r>
      <w:proofErr w:type="spellEnd"/>
      <w:r>
        <w:rPr>
          <w:rFonts w:hint="eastAsia"/>
        </w:rPr>
        <w:t>‹</w:t>
      </w:r>
      <w:r>
        <w:rPr>
          <w:rFonts w:hint="eastAsia"/>
        </w:rPr>
        <w:t xml:space="preserve"> </w:t>
      </w:r>
      <w:proofErr w:type="spellStart"/>
      <w:r>
        <w:rPr>
          <w:rFonts w:hint="eastAsia"/>
        </w:rPr>
        <w:t>zu</w:t>
      </w:r>
      <w:proofErr w:type="spellEnd"/>
      <w:r>
        <w:rPr>
          <w:rFonts w:hint="eastAsia"/>
        </w:rPr>
        <w:t xml:space="preserve"> der von den </w:t>
      </w:r>
      <w:proofErr w:type="spellStart"/>
      <w:r>
        <w:rPr>
          <w:rFonts w:hint="eastAsia"/>
        </w:rPr>
        <w:t>wirklichen</w:t>
      </w:r>
      <w:proofErr w:type="spellEnd"/>
      <w:r>
        <w:rPr>
          <w:rFonts w:hint="eastAsia"/>
        </w:rPr>
        <w:t xml:space="preserve"> </w:t>
      </w:r>
      <w:proofErr w:type="spellStart"/>
      <w:r>
        <w:rPr>
          <w:rFonts w:hint="eastAsia"/>
        </w:rPr>
        <w:t>Arbeitern</w:t>
      </w:r>
      <w:proofErr w:type="spellEnd"/>
      <w:r>
        <w:rPr>
          <w:rFonts w:hint="eastAsia"/>
        </w:rPr>
        <w:t xml:space="preserve"> </w:t>
      </w:r>
      <w:proofErr w:type="spellStart"/>
      <w:r>
        <w:rPr>
          <w:rFonts w:hint="eastAsia"/>
        </w:rPr>
        <w:t>im</w:t>
      </w:r>
      <w:proofErr w:type="spellEnd"/>
      <w:r>
        <w:rPr>
          <w:rFonts w:hint="eastAsia"/>
        </w:rPr>
        <w:t xml:space="preserve"> </w:t>
      </w:r>
      <w:proofErr w:type="spellStart"/>
      <w:r>
        <w:rPr>
          <w:rFonts w:hint="eastAsia"/>
        </w:rPr>
        <w:t>kapitalistischen</w:t>
      </w:r>
      <w:proofErr w:type="spellEnd"/>
      <w:r>
        <w:rPr>
          <w:rFonts w:hint="eastAsia"/>
        </w:rPr>
        <w:t xml:space="preserve"> </w:t>
      </w:r>
      <w:proofErr w:type="spellStart"/>
      <w:r>
        <w:rPr>
          <w:rFonts w:hint="eastAsia"/>
        </w:rPr>
        <w:t>Betrieb</w:t>
      </w:r>
      <w:proofErr w:type="spellEnd"/>
      <w:r>
        <w:rPr>
          <w:rFonts w:hint="eastAsia"/>
        </w:rPr>
        <w:t xml:space="preserve"> </w:t>
      </w:r>
      <w:proofErr w:type="spellStart"/>
      <w:r>
        <w:rPr>
          <w:rFonts w:hint="eastAsia"/>
        </w:rPr>
        <w:t>unter</w:t>
      </w:r>
      <w:proofErr w:type="spellEnd"/>
      <w:r>
        <w:rPr>
          <w:rFonts w:hint="eastAsia"/>
        </w:rPr>
        <w:t xml:space="preserve"> den </w:t>
      </w:r>
      <w:proofErr w:type="spellStart"/>
      <w:r>
        <w:rPr>
          <w:rFonts w:hint="eastAsia"/>
        </w:rPr>
        <w:t>dort</w:t>
      </w:r>
      <w:proofErr w:type="spellEnd"/>
      <w:r>
        <w:rPr>
          <w:rFonts w:hint="eastAsia"/>
        </w:rPr>
        <w:t xml:space="preserve"> </w:t>
      </w:r>
      <w:proofErr w:type="spellStart"/>
      <w:r>
        <w:rPr>
          <w:rFonts w:hint="eastAsia"/>
        </w:rPr>
        <w:t>obwaltenden</w:t>
      </w:r>
      <w:proofErr w:type="spellEnd"/>
      <w:r>
        <w:rPr>
          <w:rFonts w:hint="eastAsia"/>
        </w:rPr>
        <w:t xml:space="preserve"> </w:t>
      </w:r>
      <w:proofErr w:type="spellStart"/>
      <w:r>
        <w:rPr>
          <w:rFonts w:hint="eastAsia"/>
        </w:rPr>
        <w:t>gesellschaftlichen</w:t>
      </w:r>
      <w:proofErr w:type="spellEnd"/>
      <w:r>
        <w:rPr>
          <w:rFonts w:hint="eastAsia"/>
        </w:rPr>
        <w:t xml:space="preserve"> </w:t>
      </w:r>
      <w:proofErr w:type="spellStart"/>
      <w:r>
        <w:rPr>
          <w:rFonts w:hint="eastAsia"/>
        </w:rPr>
        <w:t>Beziehungen</w:t>
      </w:r>
      <w:proofErr w:type="spellEnd"/>
      <w:r>
        <w:rPr>
          <w:rFonts w:hint="eastAsia"/>
        </w:rPr>
        <w:t xml:space="preserve"> von </w:t>
      </w:r>
      <w:proofErr w:type="spellStart"/>
      <w:r>
        <w:rPr>
          <w:rFonts w:hint="eastAsia"/>
        </w:rPr>
        <w:t>Herrschaft</w:t>
      </w:r>
      <w:proofErr w:type="spellEnd"/>
      <w:r>
        <w:rPr>
          <w:rFonts w:hint="eastAsia"/>
        </w:rPr>
        <w:t xml:space="preserve"> und </w:t>
      </w:r>
      <w:proofErr w:type="spellStart"/>
      <w:r>
        <w:rPr>
          <w:rFonts w:hint="eastAsia"/>
        </w:rPr>
        <w:t>Unterdr</w:t>
      </w:r>
      <w:proofErr w:type="spellEnd"/>
      <w:r>
        <w:rPr>
          <w:rFonts w:hint="eastAsia"/>
        </w:rPr>
        <w:t>ü</w:t>
      </w:r>
      <w:proofErr w:type="spellStart"/>
      <w:r>
        <w:rPr>
          <w:rFonts w:hint="eastAsia"/>
        </w:rPr>
        <w:t>ckung</w:t>
      </w:r>
      <w:proofErr w:type="spellEnd"/>
      <w:r>
        <w:rPr>
          <w:rFonts w:hint="eastAsia"/>
        </w:rPr>
        <w:t xml:space="preserve"> </w:t>
      </w:r>
      <w:proofErr w:type="spellStart"/>
      <w:r>
        <w:rPr>
          <w:rFonts w:hint="eastAsia"/>
        </w:rPr>
        <w:t>geleisteten</w:t>
      </w:r>
      <w:proofErr w:type="spellEnd"/>
      <w:r>
        <w:rPr>
          <w:rFonts w:hint="eastAsia"/>
        </w:rPr>
        <w:t xml:space="preserve"> ...</w:t>
      </w:r>
      <w:r>
        <w:rPr>
          <w:rFonts w:hint="eastAsia"/>
        </w:rPr>
        <w:t>›</w:t>
      </w:r>
      <w:proofErr w:type="spellStart"/>
      <w:r>
        <w:rPr>
          <w:rFonts w:hint="eastAsia"/>
        </w:rPr>
        <w:t>Mehrarbeit</w:t>
      </w:r>
      <w:proofErr w:type="spellEnd"/>
      <w:r>
        <w:rPr>
          <w:rFonts w:hint="eastAsia"/>
        </w:rPr>
        <w:t>‹</w:t>
      </w:r>
      <w:r>
        <w:rPr>
          <w:rFonts w:hint="eastAsia"/>
        </w:rPr>
        <w:t xml:space="preserve">. </w:t>
      </w:r>
      <w:proofErr w:type="spellStart"/>
      <w:r w:rsidRPr="0003138E">
        <w:rPr>
          <w:rFonts w:hint="eastAsia"/>
        </w:rPr>
        <w:t>Korsch</w:t>
      </w:r>
      <w:proofErr w:type="spellEnd"/>
      <w:r w:rsidRPr="0003138E">
        <w:rPr>
          <w:rFonts w:hint="eastAsia"/>
        </w:rPr>
        <w:t xml:space="preserve"> l c</w:t>
      </w:r>
      <w:r>
        <w:rPr>
          <w:rFonts w:hint="eastAsia"/>
        </w:rPr>
        <w:t xml:space="preserve"> (Karl Marx; </w:t>
      </w:r>
      <w:proofErr w:type="spellStart"/>
      <w:r>
        <w:rPr>
          <w:rFonts w:hint="eastAsia"/>
        </w:rPr>
        <w:t>Manuskript</w:t>
      </w:r>
      <w:proofErr w:type="spellEnd"/>
      <w:r>
        <w:rPr>
          <w:rFonts w:hint="eastAsia"/>
        </w:rPr>
        <w:t>) II p 41/42</w:t>
      </w:r>
    </w:p>
    <w:p w14:paraId="3F5F105A" w14:textId="42212794" w:rsidR="00572209" w:rsidRDefault="00000000" w:rsidP="00EA67E3">
      <w:pPr>
        <w:spacing w:line="360" w:lineRule="auto"/>
        <w:jc w:val="right"/>
      </w:pPr>
      <w:r>
        <w:rPr>
          <w:rFonts w:hint="eastAsia"/>
        </w:rPr>
        <w:t>[X 7 a, 2]</w:t>
      </w:r>
    </w:p>
    <w:p w14:paraId="2B3E1903" w14:textId="77777777" w:rsidR="00EA67E3" w:rsidRDefault="00000000">
      <w:pPr>
        <w:spacing w:line="360" w:lineRule="auto"/>
      </w:pPr>
      <w:r>
        <w:rPr>
          <w:rFonts w:hint="eastAsia"/>
        </w:rPr>
        <w:t>“古典资产阶级经济学家及其最初的社会主义论敌……已大部分预见的‘剩余价值’（</w:t>
      </w:r>
      <w:proofErr w:type="spellStart"/>
      <w:r>
        <w:rPr>
          <w:rFonts w:hint="eastAsia"/>
        </w:rPr>
        <w:t>Mehrwert</w:t>
      </w:r>
      <w:proofErr w:type="spellEnd"/>
      <w:r>
        <w:rPr>
          <w:rFonts w:hint="eastAsia"/>
        </w:rPr>
        <w:t>）学说，以及……将现代雇佣劳动者的‘自由劳动契约’还原为‘劳动力商品’的买卖，其突破性的力量只有通过从商品交换领域……转移到物质生产领域才获得，即从以商品和货币形式存在的……‘剩余价值’过渡到由真实工人在资本主义企业中、在那些盛行的统治和压迫的社会关系下付出的……‘剩余劳动’（</w:t>
      </w:r>
      <w:proofErr w:type="spellStart"/>
      <w:r>
        <w:rPr>
          <w:rFonts w:hint="eastAsia"/>
        </w:rPr>
        <w:t>Mehrarbeit</w:t>
      </w:r>
      <w:proofErr w:type="spellEnd"/>
      <w:r>
        <w:rPr>
          <w:rFonts w:hint="eastAsia"/>
        </w:rPr>
        <w:t>）。”</w:t>
      </w:r>
      <w:r w:rsidRPr="0003138E">
        <w:rPr>
          <w:rFonts w:hint="eastAsia"/>
        </w:rPr>
        <w:t>科尔施</w:t>
      </w:r>
      <w:r w:rsidRPr="0003138E">
        <w:rPr>
          <w:rFonts w:hint="eastAsia"/>
        </w:rPr>
        <w:t xml:space="preserve"> l c</w:t>
      </w:r>
      <w:r w:rsidRPr="0003138E">
        <w:rPr>
          <w:rFonts w:hint="eastAsia"/>
        </w:rPr>
        <w:t>〈</w:t>
      </w:r>
      <w:r>
        <w:rPr>
          <w:rFonts w:hint="eastAsia"/>
        </w:rPr>
        <w:t>卡尔·马克思手稿〉，第二卷，第</w:t>
      </w:r>
      <w:r>
        <w:rPr>
          <w:rFonts w:hint="eastAsia"/>
        </w:rPr>
        <w:t>41/42</w:t>
      </w:r>
      <w:r>
        <w:rPr>
          <w:rFonts w:hint="eastAsia"/>
        </w:rPr>
        <w:t>页</w:t>
      </w:r>
    </w:p>
    <w:p w14:paraId="3D3AA3D2" w14:textId="08525F16" w:rsidR="00572209" w:rsidRDefault="00000000" w:rsidP="00EA67E3">
      <w:pPr>
        <w:spacing w:line="360" w:lineRule="auto"/>
        <w:jc w:val="right"/>
        <w:rPr>
          <w:rFonts w:hint="eastAsia"/>
        </w:rPr>
      </w:pPr>
      <w:r>
        <w:rPr>
          <w:rFonts w:hint="eastAsia"/>
        </w:rPr>
        <w:t>[X 7 a, 2]</w:t>
      </w:r>
    </w:p>
    <w:p w14:paraId="08EE6EE6" w14:textId="77777777" w:rsidR="00EA67E3" w:rsidRDefault="00000000">
      <w:pPr>
        <w:spacing w:line="360" w:lineRule="auto"/>
      </w:pPr>
      <w:proofErr w:type="spellStart"/>
      <w:r>
        <w:rPr>
          <w:rFonts w:hint="eastAsia"/>
        </w:rPr>
        <w:t>Korsch</w:t>
      </w:r>
      <w:proofErr w:type="spellEnd"/>
      <w:r>
        <w:rPr>
          <w:rFonts w:hint="eastAsia"/>
        </w:rPr>
        <w:t xml:space="preserve"> II p 47 </w:t>
      </w:r>
      <w:proofErr w:type="spellStart"/>
      <w:r>
        <w:rPr>
          <w:rFonts w:hint="eastAsia"/>
        </w:rPr>
        <w:t>zitiert</w:t>
      </w:r>
      <w:proofErr w:type="spellEnd"/>
      <w:r>
        <w:rPr>
          <w:rFonts w:hint="eastAsia"/>
        </w:rPr>
        <w:t xml:space="preserve"> </w:t>
      </w:r>
      <w:proofErr w:type="spellStart"/>
      <w:r>
        <w:rPr>
          <w:rFonts w:hint="eastAsia"/>
        </w:rPr>
        <w:t>aus</w:t>
      </w:r>
      <w:proofErr w:type="spellEnd"/>
      <w:r>
        <w:rPr>
          <w:rFonts w:hint="eastAsia"/>
        </w:rPr>
        <w:t xml:space="preserve"> Marx: (Das Kapital I, 4. </w:t>
      </w:r>
      <w:proofErr w:type="spellStart"/>
      <w:r>
        <w:rPr>
          <w:rFonts w:hint="eastAsia"/>
        </w:rPr>
        <w:t>Aufl</w:t>
      </w:r>
      <w:proofErr w:type="spellEnd"/>
      <w:r>
        <w:rPr>
          <w:rFonts w:hint="eastAsia"/>
        </w:rPr>
        <w:t>., Hamburg 1890, p 138/139</w:t>
      </w:r>
      <w:r>
        <w:rPr>
          <w:rFonts w:hint="eastAsia"/>
        </w:rPr>
        <w:t>〉</w:t>
      </w:r>
      <w:r>
        <w:rPr>
          <w:rFonts w:hint="eastAsia"/>
        </w:rPr>
        <w:t xml:space="preserve">die </w:t>
      </w:r>
      <w:proofErr w:type="spellStart"/>
      <w:r>
        <w:rPr>
          <w:rFonts w:hint="eastAsia"/>
        </w:rPr>
        <w:t>Wendung</w:t>
      </w:r>
      <w:proofErr w:type="spellEnd"/>
      <w:r>
        <w:rPr>
          <w:rFonts w:hint="eastAsia"/>
        </w:rPr>
        <w:t xml:space="preserve">: »Die </w:t>
      </w:r>
      <w:proofErr w:type="spellStart"/>
      <w:r>
        <w:rPr>
          <w:rFonts w:hint="eastAsia"/>
        </w:rPr>
        <w:t>verborgene</w:t>
      </w:r>
      <w:proofErr w:type="spellEnd"/>
      <w:r>
        <w:rPr>
          <w:rFonts w:hint="eastAsia"/>
        </w:rPr>
        <w:t xml:space="preserve"> </w:t>
      </w:r>
      <w:proofErr w:type="spellStart"/>
      <w:r>
        <w:rPr>
          <w:rFonts w:hint="eastAsia"/>
        </w:rPr>
        <w:t>Stätte</w:t>
      </w:r>
      <w:proofErr w:type="spellEnd"/>
      <w:r>
        <w:rPr>
          <w:rFonts w:hint="eastAsia"/>
        </w:rPr>
        <w:t xml:space="preserve"> der Produktion, an </w:t>
      </w:r>
      <w:proofErr w:type="spellStart"/>
      <w:r>
        <w:rPr>
          <w:rFonts w:hint="eastAsia"/>
        </w:rPr>
        <w:t>deren</w:t>
      </w:r>
      <w:proofErr w:type="spellEnd"/>
      <w:r>
        <w:rPr>
          <w:rFonts w:hint="eastAsia"/>
        </w:rPr>
        <w:t xml:space="preserve"> </w:t>
      </w:r>
      <w:proofErr w:type="spellStart"/>
      <w:r>
        <w:rPr>
          <w:rFonts w:hint="eastAsia"/>
        </w:rPr>
        <w:t>Schwelle</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lesen</w:t>
      </w:r>
      <w:proofErr w:type="spellEnd"/>
      <w:r>
        <w:rPr>
          <w:rFonts w:hint="eastAsia"/>
        </w:rPr>
        <w:t xml:space="preserve"> </w:t>
      </w:r>
      <w:proofErr w:type="spellStart"/>
      <w:r>
        <w:rPr>
          <w:rFonts w:hint="eastAsia"/>
        </w:rPr>
        <w:lastRenderedPageBreak/>
        <w:t>steht</w:t>
      </w:r>
      <w:proofErr w:type="spellEnd"/>
      <w:r>
        <w:rPr>
          <w:rFonts w:hint="eastAsia"/>
        </w:rPr>
        <w:t xml:space="preserve">: </w:t>
      </w:r>
      <w:r>
        <w:rPr>
          <w:rFonts w:hint="eastAsia"/>
        </w:rPr>
        <w:t>›</w:t>
      </w:r>
      <w:proofErr w:type="spellStart"/>
      <w:r>
        <w:rPr>
          <w:rFonts w:hint="eastAsia"/>
        </w:rPr>
        <w:t>Unbefugten</w:t>
      </w:r>
      <w:proofErr w:type="spellEnd"/>
      <w:r>
        <w:rPr>
          <w:rFonts w:hint="eastAsia"/>
        </w:rPr>
        <w:t xml:space="preserve"> </w:t>
      </w:r>
      <w:proofErr w:type="spellStart"/>
      <w:r>
        <w:rPr>
          <w:rFonts w:hint="eastAsia"/>
        </w:rPr>
        <w:t>ist</w:t>
      </w:r>
      <w:proofErr w:type="spellEnd"/>
      <w:r>
        <w:rPr>
          <w:rFonts w:hint="eastAsia"/>
        </w:rPr>
        <w:t xml:space="preserve"> der </w:t>
      </w:r>
      <w:proofErr w:type="spellStart"/>
      <w:r>
        <w:rPr>
          <w:rFonts w:hint="eastAsia"/>
        </w:rPr>
        <w:t>Zutritt</w:t>
      </w:r>
      <w:proofErr w:type="spellEnd"/>
      <w:r>
        <w:rPr>
          <w:rFonts w:hint="eastAsia"/>
        </w:rPr>
        <w:t xml:space="preserve"> </w:t>
      </w:r>
      <w:proofErr w:type="gramStart"/>
      <w:r>
        <w:rPr>
          <w:rFonts w:hint="eastAsia"/>
        </w:rPr>
        <w:t>verboten.</w:t>
      </w:r>
      <w:r>
        <w:rPr>
          <w:rFonts w:hint="eastAsia"/>
        </w:rPr>
        <w:t>‹</w:t>
      </w:r>
      <w:proofErr w:type="gramEnd"/>
      <w:r>
        <w:rPr>
          <w:rFonts w:hint="eastAsia"/>
        </w:rPr>
        <w:t xml:space="preserve">« </w:t>
      </w:r>
      <w:proofErr w:type="spellStart"/>
      <w:r>
        <w:rPr>
          <w:rFonts w:hint="eastAsia"/>
        </w:rPr>
        <w:t>vgl</w:t>
      </w:r>
      <w:proofErr w:type="spellEnd"/>
      <w:r>
        <w:rPr>
          <w:rFonts w:hint="eastAsia"/>
        </w:rPr>
        <w:t xml:space="preserve"> </w:t>
      </w:r>
      <w:proofErr w:type="spellStart"/>
      <w:r>
        <w:rPr>
          <w:rFonts w:hint="eastAsia"/>
        </w:rPr>
        <w:t>Dantes</w:t>
      </w:r>
      <w:proofErr w:type="spellEnd"/>
      <w:r>
        <w:rPr>
          <w:rFonts w:hint="eastAsia"/>
        </w:rPr>
        <w:t xml:space="preserve"> </w:t>
      </w:r>
      <w:proofErr w:type="spellStart"/>
      <w:r>
        <w:rPr>
          <w:rFonts w:hint="eastAsia"/>
        </w:rPr>
        <w:t>Inschrift</w:t>
      </w:r>
      <w:proofErr w:type="spellEnd"/>
      <w:r>
        <w:rPr>
          <w:rFonts w:hint="eastAsia"/>
        </w:rPr>
        <w:t xml:space="preserve"> am </w:t>
      </w:r>
      <w:proofErr w:type="spellStart"/>
      <w:r>
        <w:rPr>
          <w:rFonts w:hint="eastAsia"/>
        </w:rPr>
        <w:t>Höllentor</w:t>
      </w:r>
      <w:proofErr w:type="spellEnd"/>
      <w:r>
        <w:rPr>
          <w:rFonts w:hint="eastAsia"/>
        </w:rPr>
        <w:t xml:space="preserve"> und die »</w:t>
      </w:r>
      <w:proofErr w:type="spellStart"/>
      <w:r>
        <w:rPr>
          <w:rFonts w:hint="eastAsia"/>
        </w:rPr>
        <w:t>Einbahnstraße</w:t>
      </w:r>
      <w:proofErr w:type="spellEnd"/>
      <w:r>
        <w:rPr>
          <w:rFonts w:hint="eastAsia"/>
        </w:rPr>
        <w:t>«.</w:t>
      </w:r>
    </w:p>
    <w:p w14:paraId="0DAB8862" w14:textId="5B167E0C" w:rsidR="00572209" w:rsidRDefault="00000000" w:rsidP="00EA67E3">
      <w:pPr>
        <w:spacing w:line="360" w:lineRule="auto"/>
        <w:jc w:val="right"/>
      </w:pPr>
      <w:r>
        <w:rPr>
          <w:rFonts w:hint="eastAsia"/>
        </w:rPr>
        <w:t>[X 7 a, 3]</w:t>
      </w:r>
    </w:p>
    <w:p w14:paraId="19DD0BFC" w14:textId="77777777" w:rsidR="00EA67E3" w:rsidRDefault="00000000">
      <w:pPr>
        <w:spacing w:line="360" w:lineRule="auto"/>
      </w:pPr>
      <w:r>
        <w:rPr>
          <w:rFonts w:hint="eastAsia"/>
        </w:rPr>
        <w:t>科尔施，第二卷，第</w:t>
      </w:r>
      <w:r>
        <w:rPr>
          <w:rFonts w:hint="eastAsia"/>
        </w:rPr>
        <w:t>47</w:t>
      </w:r>
      <w:r>
        <w:rPr>
          <w:rFonts w:hint="eastAsia"/>
        </w:rPr>
        <w:t>页引用了马克思的话：〔《资本论》，第一卷，第</w:t>
      </w:r>
      <w:r>
        <w:rPr>
          <w:rFonts w:hint="eastAsia"/>
        </w:rPr>
        <w:t>4</w:t>
      </w:r>
      <w:r>
        <w:rPr>
          <w:rFonts w:hint="eastAsia"/>
        </w:rPr>
        <w:t>版，汉堡（</w:t>
      </w:r>
      <w:r>
        <w:rPr>
          <w:rFonts w:hint="eastAsia"/>
        </w:rPr>
        <w:t>1890</w:t>
      </w:r>
      <w:r>
        <w:rPr>
          <w:rFonts w:hint="eastAsia"/>
        </w:rPr>
        <w:t>），第</w:t>
      </w:r>
      <w:r>
        <w:rPr>
          <w:rFonts w:hint="eastAsia"/>
        </w:rPr>
        <w:t>138/139</w:t>
      </w:r>
      <w:r>
        <w:rPr>
          <w:rFonts w:hint="eastAsia"/>
        </w:rPr>
        <w:t>页〕这一表述：“生产场所的大门上写着：‘非公莫入’（</w:t>
      </w:r>
      <w:proofErr w:type="spellStart"/>
      <w:r>
        <w:rPr>
          <w:rFonts w:hint="eastAsia"/>
        </w:rPr>
        <w:t>Unbefugten</w:t>
      </w:r>
      <w:proofErr w:type="spellEnd"/>
      <w:r>
        <w:rPr>
          <w:rFonts w:hint="eastAsia"/>
        </w:rPr>
        <w:t xml:space="preserve"> </w:t>
      </w:r>
      <w:proofErr w:type="spellStart"/>
      <w:r>
        <w:rPr>
          <w:rFonts w:hint="eastAsia"/>
        </w:rPr>
        <w:t>ist</w:t>
      </w:r>
      <w:proofErr w:type="spellEnd"/>
      <w:r>
        <w:rPr>
          <w:rFonts w:hint="eastAsia"/>
        </w:rPr>
        <w:t xml:space="preserve"> der </w:t>
      </w:r>
      <w:proofErr w:type="spellStart"/>
      <w:r>
        <w:rPr>
          <w:rFonts w:hint="eastAsia"/>
        </w:rPr>
        <w:t>Zutritt</w:t>
      </w:r>
      <w:proofErr w:type="spellEnd"/>
      <w:r>
        <w:rPr>
          <w:rFonts w:hint="eastAsia"/>
        </w:rPr>
        <w:t xml:space="preserve"> verboten</w:t>
      </w:r>
      <w:r>
        <w:rPr>
          <w:rFonts w:hint="eastAsia"/>
        </w:rPr>
        <w:t>）。”参见但丁地狱入口的铭文</w:t>
      </w:r>
      <w:r>
        <w:rPr>
          <w:rStyle w:val="af"/>
          <w:rFonts w:hint="eastAsia"/>
        </w:rPr>
        <w:footnoteReference w:id="47"/>
      </w:r>
      <w:r>
        <w:rPr>
          <w:rFonts w:hint="eastAsia"/>
        </w:rPr>
        <w:t>和《单行道》（</w:t>
      </w:r>
      <w:proofErr w:type="spellStart"/>
      <w:r>
        <w:rPr>
          <w:rFonts w:hint="eastAsia"/>
          <w:i/>
          <w:iCs/>
        </w:rPr>
        <w:t>Einbahnstraße</w:t>
      </w:r>
      <w:proofErr w:type="spellEnd"/>
      <w:r>
        <w:rPr>
          <w:rFonts w:hint="eastAsia"/>
        </w:rPr>
        <w:t>）</w:t>
      </w:r>
      <w:r>
        <w:rPr>
          <w:rStyle w:val="af"/>
          <w:rFonts w:hint="eastAsia"/>
        </w:rPr>
        <w:footnoteReference w:id="48"/>
      </w:r>
      <w:proofErr w:type="gramStart"/>
      <w:r>
        <w:rPr>
          <w:rFonts w:hint="eastAsia"/>
        </w:rPr>
        <w:t>”</w:t>
      </w:r>
      <w:proofErr w:type="gramEnd"/>
      <w:r>
        <w:rPr>
          <w:rFonts w:hint="eastAsia"/>
        </w:rPr>
        <w:t>。</w:t>
      </w:r>
    </w:p>
    <w:p w14:paraId="5B9F71E0" w14:textId="502177E5" w:rsidR="00572209" w:rsidRDefault="00000000" w:rsidP="00EA67E3">
      <w:pPr>
        <w:spacing w:line="360" w:lineRule="auto"/>
        <w:jc w:val="right"/>
        <w:rPr>
          <w:rFonts w:hint="eastAsia"/>
        </w:rPr>
      </w:pPr>
      <w:r>
        <w:rPr>
          <w:rFonts w:hint="eastAsia"/>
        </w:rPr>
        <w:t>[X 7 a, 3]</w:t>
      </w:r>
    </w:p>
    <w:p w14:paraId="6596FCD9" w14:textId="77777777" w:rsidR="00EA67E3" w:rsidRDefault="00000000">
      <w:pPr>
        <w:spacing w:line="360" w:lineRule="auto"/>
      </w:pPr>
      <w:proofErr w:type="spellStart"/>
      <w:r>
        <w:rPr>
          <w:rFonts w:hint="eastAsia"/>
        </w:rPr>
        <w:t>Korsch</w:t>
      </w:r>
      <w:proofErr w:type="spellEnd"/>
      <w:r>
        <w:rPr>
          <w:rFonts w:hint="eastAsia"/>
        </w:rPr>
        <w:t xml:space="preserve"> </w:t>
      </w:r>
      <w:proofErr w:type="spellStart"/>
      <w:r>
        <w:rPr>
          <w:rFonts w:hint="eastAsia"/>
        </w:rPr>
        <w:t>definiert</w:t>
      </w:r>
      <w:proofErr w:type="spellEnd"/>
      <w:r>
        <w:rPr>
          <w:rFonts w:hint="eastAsia"/>
        </w:rPr>
        <w:t xml:space="preserve"> den </w:t>
      </w:r>
      <w:proofErr w:type="spellStart"/>
      <w:r>
        <w:rPr>
          <w:rFonts w:hint="eastAsia"/>
        </w:rPr>
        <w:t>Mehrwert</w:t>
      </w:r>
      <w:proofErr w:type="spellEnd"/>
      <w:r>
        <w:rPr>
          <w:rFonts w:hint="eastAsia"/>
        </w:rPr>
        <w:t xml:space="preserve"> </w:t>
      </w:r>
      <w:proofErr w:type="spellStart"/>
      <w:r>
        <w:rPr>
          <w:rFonts w:hint="eastAsia"/>
        </w:rPr>
        <w:t>als</w:t>
      </w:r>
      <w:proofErr w:type="spellEnd"/>
      <w:r>
        <w:rPr>
          <w:rFonts w:hint="eastAsia"/>
        </w:rPr>
        <w:t xml:space="preserve"> die »</w:t>
      </w:r>
      <w:proofErr w:type="spellStart"/>
      <w:r>
        <w:rPr>
          <w:rFonts w:hint="eastAsia"/>
        </w:rPr>
        <w:t>besonders</w:t>
      </w:r>
      <w:proofErr w:type="spellEnd"/>
      <w:r>
        <w:rPr>
          <w:rFonts w:hint="eastAsia"/>
        </w:rPr>
        <w:t xml:space="preserve"> </w:t>
      </w:r>
      <w:r>
        <w:rPr>
          <w:rFonts w:hint="eastAsia"/>
        </w:rPr>
        <w:t>›</w:t>
      </w:r>
      <w:proofErr w:type="spellStart"/>
      <w:r>
        <w:rPr>
          <w:rFonts w:hint="eastAsia"/>
        </w:rPr>
        <w:t>verr</w:t>
      </w:r>
      <w:proofErr w:type="spellEnd"/>
      <w:r>
        <w:rPr>
          <w:rFonts w:hint="eastAsia"/>
        </w:rPr>
        <w:t>ü</w:t>
      </w:r>
      <w:proofErr w:type="spellStart"/>
      <w:r>
        <w:rPr>
          <w:rFonts w:hint="eastAsia"/>
        </w:rPr>
        <w:t>ckte</w:t>
      </w:r>
      <w:proofErr w:type="spellEnd"/>
      <w:r>
        <w:rPr>
          <w:rFonts w:hint="eastAsia"/>
        </w:rPr>
        <w:t>‹</w:t>
      </w:r>
      <w:r>
        <w:rPr>
          <w:rFonts w:hint="eastAsia"/>
        </w:rPr>
        <w:t xml:space="preserve"> Form, die der </w:t>
      </w:r>
      <w:proofErr w:type="spellStart"/>
      <w:r>
        <w:rPr>
          <w:rFonts w:hint="eastAsia"/>
        </w:rPr>
        <w:t>Fetischismus</w:t>
      </w:r>
      <w:proofErr w:type="spellEnd"/>
      <w:r>
        <w:rPr>
          <w:rFonts w:hint="eastAsia"/>
        </w:rPr>
        <w:t xml:space="preserve"> der Ware </w:t>
      </w:r>
      <w:proofErr w:type="spellStart"/>
      <w:r>
        <w:rPr>
          <w:rFonts w:hint="eastAsia"/>
        </w:rPr>
        <w:t>als</w:t>
      </w:r>
      <w:proofErr w:type="spellEnd"/>
      <w:r>
        <w:rPr>
          <w:rFonts w:hint="eastAsia"/>
        </w:rPr>
        <w:t xml:space="preserve"> </w:t>
      </w:r>
      <w:r>
        <w:rPr>
          <w:rFonts w:hint="eastAsia"/>
        </w:rPr>
        <w:t>›</w:t>
      </w:r>
      <w:r>
        <w:rPr>
          <w:rFonts w:hint="eastAsia"/>
        </w:rPr>
        <w:t xml:space="preserve">Ware </w:t>
      </w:r>
      <w:proofErr w:type="spellStart"/>
      <w:r>
        <w:rPr>
          <w:rFonts w:hint="eastAsia"/>
        </w:rPr>
        <w:t>Arbeitskraft</w:t>
      </w:r>
      <w:proofErr w:type="spellEnd"/>
      <w:r>
        <w:rPr>
          <w:rFonts w:hint="eastAsia"/>
        </w:rPr>
        <w:t>‹</w:t>
      </w:r>
      <w:r>
        <w:rPr>
          <w:rFonts w:hint="eastAsia"/>
        </w:rPr>
        <w:t xml:space="preserve"> </w:t>
      </w:r>
      <w:proofErr w:type="spellStart"/>
      <w:r>
        <w:rPr>
          <w:rFonts w:hint="eastAsia"/>
        </w:rPr>
        <w:t>annimmt</w:t>
      </w:r>
      <w:proofErr w:type="spellEnd"/>
      <w:r>
        <w:rPr>
          <w:rFonts w:hint="eastAsia"/>
        </w:rPr>
        <w:t xml:space="preserve">«. Karl </w:t>
      </w:r>
      <w:proofErr w:type="spellStart"/>
      <w:r>
        <w:rPr>
          <w:rFonts w:hint="eastAsia"/>
        </w:rPr>
        <w:t>Korsch</w:t>
      </w:r>
      <w:proofErr w:type="spellEnd"/>
      <w:r>
        <w:rPr>
          <w:rFonts w:hint="eastAsia"/>
        </w:rPr>
        <w:t xml:space="preserve">: Karl Marx </w:t>
      </w:r>
      <w:proofErr w:type="spellStart"/>
      <w:r>
        <w:rPr>
          <w:rFonts w:hint="eastAsia"/>
        </w:rPr>
        <w:t>ms</w:t>
      </w:r>
      <w:proofErr w:type="spellEnd"/>
      <w:r>
        <w:rPr>
          <w:rFonts w:hint="eastAsia"/>
        </w:rPr>
        <w:t xml:space="preserve"> II p 53</w:t>
      </w:r>
      <w:r>
        <w:rPr>
          <w:rFonts w:hint="eastAsia"/>
        </w:rPr>
        <w:tab/>
      </w:r>
    </w:p>
    <w:p w14:paraId="0EE08F38" w14:textId="2F01729F" w:rsidR="00572209" w:rsidRDefault="00000000" w:rsidP="00EA67E3">
      <w:pPr>
        <w:spacing w:line="360" w:lineRule="auto"/>
        <w:jc w:val="right"/>
      </w:pPr>
      <w:r>
        <w:rPr>
          <w:rFonts w:hint="eastAsia"/>
        </w:rPr>
        <w:t>[X 8,1]</w:t>
      </w:r>
    </w:p>
    <w:p w14:paraId="7B971BD1" w14:textId="77777777" w:rsidR="00EA67E3" w:rsidRDefault="00000000">
      <w:pPr>
        <w:spacing w:line="360" w:lineRule="auto"/>
      </w:pPr>
      <w:r>
        <w:rPr>
          <w:rFonts w:hint="eastAsia"/>
        </w:rPr>
        <w:t>科尔施将剩余价值定义为“商品拜物教作为‘劳动力商品’所采取的特别‘荒谬的’形式”。卡尔·科尔施：《卡尔·马克思手稿》，第二卷，第</w:t>
      </w:r>
      <w:r>
        <w:rPr>
          <w:rFonts w:hint="eastAsia"/>
        </w:rPr>
        <w:t>53</w:t>
      </w:r>
      <w:r>
        <w:rPr>
          <w:rFonts w:hint="eastAsia"/>
        </w:rPr>
        <w:t>页</w:t>
      </w:r>
    </w:p>
    <w:p w14:paraId="3F4D877E" w14:textId="6F132938" w:rsidR="00572209" w:rsidRDefault="00000000" w:rsidP="00EA67E3">
      <w:pPr>
        <w:spacing w:line="360" w:lineRule="auto"/>
        <w:jc w:val="right"/>
        <w:rPr>
          <w:rFonts w:hint="eastAsia"/>
        </w:rPr>
      </w:pPr>
      <w:r>
        <w:rPr>
          <w:rFonts w:hint="eastAsia"/>
        </w:rPr>
        <w:t>[X 8,1]</w:t>
      </w:r>
    </w:p>
    <w:p w14:paraId="0DA578ED" w14:textId="77777777" w:rsidR="00EA67E3" w:rsidRDefault="00000000">
      <w:pPr>
        <w:spacing w:line="360" w:lineRule="auto"/>
      </w:pPr>
      <w:r>
        <w:rPr>
          <w:rFonts w:hint="eastAsia"/>
        </w:rPr>
        <w:t xml:space="preserve">»Das, was Marx ... </w:t>
      </w:r>
      <w:proofErr w:type="spellStart"/>
      <w:r>
        <w:rPr>
          <w:rFonts w:hint="eastAsia"/>
        </w:rPr>
        <w:t>als</w:t>
      </w:r>
      <w:proofErr w:type="spellEnd"/>
      <w:r>
        <w:rPr>
          <w:rFonts w:hint="eastAsia"/>
        </w:rPr>
        <w:t xml:space="preserve"> den »</w:t>
      </w:r>
      <w:proofErr w:type="spellStart"/>
      <w:r>
        <w:rPr>
          <w:rFonts w:hint="eastAsia"/>
        </w:rPr>
        <w:t>Fetischismus</w:t>
      </w:r>
      <w:proofErr w:type="spellEnd"/>
      <w:r>
        <w:rPr>
          <w:rFonts w:hint="eastAsia"/>
        </w:rPr>
        <w:t xml:space="preserve"> der </w:t>
      </w:r>
      <w:proofErr w:type="spellStart"/>
      <w:r>
        <w:rPr>
          <w:rFonts w:hint="eastAsia"/>
        </w:rPr>
        <w:t>Warenwelt</w:t>
      </w:r>
      <w:proofErr w:type="spellEnd"/>
      <w:r>
        <w:rPr>
          <w:rFonts w:hint="eastAsia"/>
        </w:rPr>
        <w:t>‹</w:t>
      </w:r>
      <w:r>
        <w:rPr>
          <w:rFonts w:hint="eastAsia"/>
        </w:rPr>
        <w:t xml:space="preserve"> </w:t>
      </w:r>
      <w:proofErr w:type="spellStart"/>
      <w:r>
        <w:rPr>
          <w:rFonts w:hint="eastAsia"/>
        </w:rPr>
        <w:t>bezeichnet</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nur</w:t>
      </w:r>
      <w:proofErr w:type="spellEnd"/>
      <w:r>
        <w:rPr>
          <w:rFonts w:hint="eastAsia"/>
        </w:rPr>
        <w:t xml:space="preserve"> der </w:t>
      </w:r>
      <w:proofErr w:type="spellStart"/>
      <w:r>
        <w:rPr>
          <w:rFonts w:hint="eastAsia"/>
        </w:rPr>
        <w:t>wissenschaftliche</w:t>
      </w:r>
      <w:proofErr w:type="spellEnd"/>
      <w:r>
        <w:rPr>
          <w:rFonts w:hint="eastAsia"/>
        </w:rPr>
        <w:t xml:space="preserve"> </w:t>
      </w:r>
      <w:proofErr w:type="spellStart"/>
      <w:r>
        <w:rPr>
          <w:rFonts w:hint="eastAsia"/>
        </w:rPr>
        <w:t>Ausdruck</w:t>
      </w:r>
      <w:proofErr w:type="spellEnd"/>
      <w:r>
        <w:rPr>
          <w:rFonts w:hint="eastAsia"/>
        </w:rPr>
        <w:t xml:space="preserve"> f</w:t>
      </w:r>
      <w:r>
        <w:rPr>
          <w:rFonts w:hint="eastAsia"/>
        </w:rPr>
        <w:t>ü</w:t>
      </w:r>
      <w:r>
        <w:rPr>
          <w:rFonts w:hint="eastAsia"/>
        </w:rPr>
        <w:t xml:space="preserve">r </w:t>
      </w:r>
      <w:proofErr w:type="spellStart"/>
      <w:r>
        <w:rPr>
          <w:rFonts w:hint="eastAsia"/>
        </w:rPr>
        <w:t>dieselbe</w:t>
      </w:r>
      <w:proofErr w:type="spellEnd"/>
      <w:r>
        <w:rPr>
          <w:rFonts w:hint="eastAsia"/>
        </w:rPr>
        <w:t xml:space="preserve"> </w:t>
      </w:r>
      <w:proofErr w:type="spellStart"/>
      <w:r>
        <w:rPr>
          <w:rFonts w:hint="eastAsia"/>
        </w:rPr>
        <w:t>Sache</w:t>
      </w:r>
      <w:proofErr w:type="spellEnd"/>
      <w:r>
        <w:rPr>
          <w:rFonts w:hint="eastAsia"/>
        </w:rPr>
        <w:t xml:space="preserve">, die er </w:t>
      </w:r>
      <w:proofErr w:type="spellStart"/>
      <w:r>
        <w:rPr>
          <w:rFonts w:hint="eastAsia"/>
        </w:rPr>
        <w:t>fr</w:t>
      </w:r>
      <w:proofErr w:type="spellEnd"/>
      <w:r>
        <w:rPr>
          <w:rFonts w:hint="eastAsia"/>
        </w:rPr>
        <w:t>ü</w:t>
      </w:r>
      <w:r>
        <w:rPr>
          <w:rFonts w:hint="eastAsia"/>
        </w:rPr>
        <w:t xml:space="preserve">her ... </w:t>
      </w:r>
      <w:proofErr w:type="spellStart"/>
      <w:r>
        <w:rPr>
          <w:rFonts w:hint="eastAsia"/>
        </w:rPr>
        <w:t>als</w:t>
      </w:r>
      <w:proofErr w:type="spellEnd"/>
      <w:r>
        <w:rPr>
          <w:rFonts w:hint="eastAsia"/>
        </w:rPr>
        <w:t xml:space="preserve"> die </w:t>
      </w:r>
      <w:r>
        <w:rPr>
          <w:rFonts w:hint="eastAsia"/>
        </w:rPr>
        <w:t>›</w:t>
      </w:r>
      <w:proofErr w:type="spellStart"/>
      <w:r>
        <w:rPr>
          <w:rFonts w:hint="eastAsia"/>
        </w:rPr>
        <w:t>menschliche</w:t>
      </w:r>
      <w:proofErr w:type="spellEnd"/>
      <w:r>
        <w:rPr>
          <w:rFonts w:hint="eastAsia"/>
        </w:rPr>
        <w:t xml:space="preserve"> </w:t>
      </w:r>
      <w:proofErr w:type="spellStart"/>
      <w:r>
        <w:rPr>
          <w:rFonts w:hint="eastAsia"/>
        </w:rPr>
        <w:t>Selbstentfremdung</w:t>
      </w:r>
      <w:proofErr w:type="spellEnd"/>
      <w:r>
        <w:rPr>
          <w:rFonts w:hint="eastAsia"/>
        </w:rPr>
        <w:t>‹</w:t>
      </w:r>
      <w:r>
        <w:rPr>
          <w:rFonts w:hint="eastAsia"/>
        </w:rPr>
        <w:t xml:space="preserve"> </w:t>
      </w:r>
      <w:proofErr w:type="spellStart"/>
      <w:r>
        <w:rPr>
          <w:rFonts w:hint="eastAsia"/>
        </w:rPr>
        <w:t>bezeichnet</w:t>
      </w:r>
      <w:proofErr w:type="spellEnd"/>
      <w:r>
        <w:rPr>
          <w:rFonts w:hint="eastAsia"/>
        </w:rPr>
        <w:t xml:space="preserve"> </w:t>
      </w:r>
      <w:proofErr w:type="spellStart"/>
      <w:r>
        <w:rPr>
          <w:rFonts w:hint="eastAsia"/>
        </w:rPr>
        <w:t>hatte</w:t>
      </w:r>
      <w:proofErr w:type="spellEnd"/>
      <w:r>
        <w:rPr>
          <w:rFonts w:hint="eastAsia"/>
        </w:rPr>
        <w:t xml:space="preserve"> ... Der </w:t>
      </w:r>
      <w:proofErr w:type="spellStart"/>
      <w:r>
        <w:rPr>
          <w:rFonts w:hint="eastAsia"/>
        </w:rPr>
        <w:t>wichtigste</w:t>
      </w:r>
      <w:proofErr w:type="spellEnd"/>
      <w:r>
        <w:rPr>
          <w:rFonts w:hint="eastAsia"/>
        </w:rPr>
        <w:t xml:space="preserve"> </w:t>
      </w:r>
      <w:proofErr w:type="spellStart"/>
      <w:r>
        <w:rPr>
          <w:rFonts w:hint="eastAsia"/>
        </w:rPr>
        <w:t>inhaltliche</w:t>
      </w:r>
      <w:proofErr w:type="spellEnd"/>
      <w:r>
        <w:rPr>
          <w:rFonts w:hint="eastAsia"/>
        </w:rPr>
        <w:t xml:space="preserve"> </w:t>
      </w:r>
      <w:proofErr w:type="spellStart"/>
      <w:r>
        <w:rPr>
          <w:rFonts w:hint="eastAsia"/>
        </w:rPr>
        <w:t>Unterschied</w:t>
      </w:r>
      <w:proofErr w:type="spellEnd"/>
      <w:r>
        <w:rPr>
          <w:rFonts w:hint="eastAsia"/>
        </w:rPr>
        <w:t xml:space="preserve"> </w:t>
      </w:r>
      <w:proofErr w:type="spellStart"/>
      <w:r>
        <w:rPr>
          <w:rFonts w:hint="eastAsia"/>
        </w:rPr>
        <w:t>zwischen</w:t>
      </w:r>
      <w:proofErr w:type="spellEnd"/>
      <w:r>
        <w:rPr>
          <w:rFonts w:hint="eastAsia"/>
        </w:rPr>
        <w:t xml:space="preserve"> </w:t>
      </w:r>
      <w:proofErr w:type="spellStart"/>
      <w:r>
        <w:rPr>
          <w:rFonts w:hint="eastAsia"/>
        </w:rPr>
        <w:t>dieser</w:t>
      </w:r>
      <w:proofErr w:type="spellEnd"/>
      <w:r>
        <w:rPr>
          <w:rFonts w:hint="eastAsia"/>
        </w:rPr>
        <w:t>« [der] »</w:t>
      </w:r>
      <w:proofErr w:type="spellStart"/>
      <w:r>
        <w:rPr>
          <w:rFonts w:hint="eastAsia"/>
        </w:rPr>
        <w:t>philosophischen</w:t>
      </w:r>
      <w:proofErr w:type="spellEnd"/>
      <w:r>
        <w:rPr>
          <w:rFonts w:hint="eastAsia"/>
        </w:rPr>
        <w:t xml:space="preserve"> </w:t>
      </w:r>
      <w:proofErr w:type="spellStart"/>
      <w:r>
        <w:rPr>
          <w:rFonts w:hint="eastAsia"/>
        </w:rPr>
        <w:t>Kritik</w:t>
      </w:r>
      <w:proofErr w:type="spellEnd"/>
      <w:r>
        <w:rPr>
          <w:rFonts w:hint="eastAsia"/>
        </w:rPr>
        <w:t xml:space="preserve"> der </w:t>
      </w:r>
      <w:proofErr w:type="spellStart"/>
      <w:r>
        <w:rPr>
          <w:rFonts w:hint="eastAsia"/>
        </w:rPr>
        <w:t>Ökonomischen</w:t>
      </w:r>
      <w:proofErr w:type="spellEnd"/>
      <w:r>
        <w:rPr>
          <w:rFonts w:hint="eastAsia"/>
        </w:rPr>
        <w:t xml:space="preserve"> </w:t>
      </w:r>
      <w:r>
        <w:rPr>
          <w:rFonts w:hint="eastAsia"/>
        </w:rPr>
        <w:t>›</w:t>
      </w:r>
      <w:proofErr w:type="spellStart"/>
      <w:r>
        <w:rPr>
          <w:rFonts w:hint="eastAsia"/>
        </w:rPr>
        <w:t>Selbstentfremdung</w:t>
      </w:r>
      <w:proofErr w:type="spellEnd"/>
      <w:r>
        <w:rPr>
          <w:rFonts w:hint="eastAsia"/>
        </w:rPr>
        <w:t>‹</w:t>
      </w:r>
      <w:r>
        <w:rPr>
          <w:rFonts w:hint="eastAsia"/>
        </w:rPr>
        <w:t xml:space="preserve"> und der </w:t>
      </w:r>
      <w:proofErr w:type="spellStart"/>
      <w:r>
        <w:rPr>
          <w:rFonts w:hint="eastAsia"/>
        </w:rPr>
        <w:t>späteren</w:t>
      </w:r>
      <w:proofErr w:type="spellEnd"/>
      <w:r>
        <w:rPr>
          <w:rFonts w:hint="eastAsia"/>
        </w:rPr>
        <w:t xml:space="preserve"> </w:t>
      </w:r>
      <w:proofErr w:type="spellStart"/>
      <w:r>
        <w:rPr>
          <w:rFonts w:hint="eastAsia"/>
        </w:rPr>
        <w:t>wissenschaftlichen</w:t>
      </w:r>
      <w:proofErr w:type="spellEnd"/>
      <w:r>
        <w:rPr>
          <w:rFonts w:hint="eastAsia"/>
        </w:rPr>
        <w:t xml:space="preserve"> </w:t>
      </w:r>
      <w:proofErr w:type="spellStart"/>
      <w:r>
        <w:rPr>
          <w:rFonts w:hint="eastAsia"/>
        </w:rPr>
        <w:t>Darstellung</w:t>
      </w:r>
      <w:proofErr w:type="spellEnd"/>
      <w:r>
        <w:rPr>
          <w:rFonts w:hint="eastAsia"/>
        </w:rPr>
        <w:t xml:space="preserve"> </w:t>
      </w:r>
      <w:proofErr w:type="spellStart"/>
      <w:r>
        <w:rPr>
          <w:rFonts w:hint="eastAsia"/>
        </w:rPr>
        <w:t>desselben</w:t>
      </w:r>
      <w:proofErr w:type="spellEnd"/>
      <w:r>
        <w:rPr>
          <w:rFonts w:hint="eastAsia"/>
        </w:rPr>
        <w:t xml:space="preserve"> Problems </w:t>
      </w:r>
      <w:proofErr w:type="spellStart"/>
      <w:r>
        <w:rPr>
          <w:rFonts w:hint="eastAsia"/>
        </w:rPr>
        <w:t>besteht</w:t>
      </w:r>
      <w:proofErr w:type="spellEnd"/>
      <w:r>
        <w:rPr>
          <w:rFonts w:hint="eastAsia"/>
        </w:rPr>
        <w:t xml:space="preserve"> </w:t>
      </w:r>
      <w:proofErr w:type="spellStart"/>
      <w:r>
        <w:rPr>
          <w:rFonts w:hint="eastAsia"/>
        </w:rPr>
        <w:t>darin</w:t>
      </w:r>
      <w:proofErr w:type="spellEnd"/>
      <w:r>
        <w:rPr>
          <w:rFonts w:hint="eastAsia"/>
        </w:rPr>
        <w:t xml:space="preserve">, </w:t>
      </w:r>
      <w:proofErr w:type="spellStart"/>
      <w:r>
        <w:rPr>
          <w:rFonts w:hint="eastAsia"/>
        </w:rPr>
        <w:t>daß</w:t>
      </w:r>
      <w:proofErr w:type="spellEnd"/>
      <w:r>
        <w:rPr>
          <w:rFonts w:hint="eastAsia"/>
        </w:rPr>
        <w:t xml:space="preserve"> Marx </w:t>
      </w:r>
      <w:proofErr w:type="spellStart"/>
      <w:r>
        <w:rPr>
          <w:rFonts w:hint="eastAsia"/>
        </w:rPr>
        <w:t>im</w:t>
      </w:r>
      <w:proofErr w:type="spellEnd"/>
      <w:r>
        <w:rPr>
          <w:rFonts w:hint="eastAsia"/>
        </w:rPr>
        <w:t xml:space="preserve"> Kapital seiner </w:t>
      </w:r>
      <w:proofErr w:type="spellStart"/>
      <w:r>
        <w:rPr>
          <w:rFonts w:hint="eastAsia"/>
        </w:rPr>
        <w:t>ökonomischen</w:t>
      </w:r>
      <w:proofErr w:type="spellEnd"/>
      <w:r>
        <w:rPr>
          <w:rFonts w:hint="eastAsia"/>
        </w:rPr>
        <w:t xml:space="preserve"> </w:t>
      </w:r>
      <w:proofErr w:type="spellStart"/>
      <w:r>
        <w:rPr>
          <w:rFonts w:hint="eastAsia"/>
        </w:rPr>
        <w:t>Kritik</w:t>
      </w:r>
      <w:proofErr w:type="spellEnd"/>
      <w:r>
        <w:rPr>
          <w:rFonts w:hint="eastAsia"/>
        </w:rPr>
        <w:t xml:space="preserve"> </w:t>
      </w:r>
      <w:proofErr w:type="spellStart"/>
      <w:r>
        <w:rPr>
          <w:rFonts w:hint="eastAsia"/>
        </w:rPr>
        <w:t>durch</w:t>
      </w:r>
      <w:proofErr w:type="spellEnd"/>
      <w:r>
        <w:rPr>
          <w:rFonts w:hint="eastAsia"/>
        </w:rPr>
        <w:t xml:space="preserve"> die Zur</w:t>
      </w:r>
      <w:r>
        <w:rPr>
          <w:rFonts w:hint="eastAsia"/>
        </w:rPr>
        <w:t>ü</w:t>
      </w:r>
      <w:proofErr w:type="spellStart"/>
      <w:r>
        <w:rPr>
          <w:rFonts w:hint="eastAsia"/>
        </w:rPr>
        <w:t>ckf</w:t>
      </w:r>
      <w:proofErr w:type="spellEnd"/>
      <w:r>
        <w:rPr>
          <w:rFonts w:hint="eastAsia"/>
        </w:rPr>
        <w:t>ü</w:t>
      </w:r>
      <w:proofErr w:type="spellStart"/>
      <w:r>
        <w:rPr>
          <w:rFonts w:hint="eastAsia"/>
        </w:rPr>
        <w:t>hrung</w:t>
      </w:r>
      <w:proofErr w:type="spellEnd"/>
      <w:r>
        <w:rPr>
          <w:rFonts w:hint="eastAsia"/>
        </w:rPr>
        <w:t xml:space="preserve"> </w:t>
      </w:r>
      <w:proofErr w:type="spellStart"/>
      <w:r>
        <w:rPr>
          <w:rFonts w:hint="eastAsia"/>
        </w:rPr>
        <w:t>aller</w:t>
      </w:r>
      <w:proofErr w:type="spellEnd"/>
      <w:r>
        <w:rPr>
          <w:rFonts w:hint="eastAsia"/>
        </w:rPr>
        <w:t xml:space="preserve"> </w:t>
      </w:r>
      <w:proofErr w:type="spellStart"/>
      <w:r>
        <w:rPr>
          <w:rFonts w:hint="eastAsia"/>
        </w:rPr>
        <w:t>andern</w:t>
      </w:r>
      <w:proofErr w:type="spellEnd"/>
      <w:r>
        <w:rPr>
          <w:rFonts w:hint="eastAsia"/>
        </w:rPr>
        <w:t xml:space="preserve"> </w:t>
      </w:r>
      <w:proofErr w:type="spellStart"/>
      <w:r>
        <w:rPr>
          <w:rFonts w:hint="eastAsia"/>
        </w:rPr>
        <w:t>entfremdeten</w:t>
      </w:r>
      <w:proofErr w:type="spellEnd"/>
      <w:r>
        <w:rPr>
          <w:rFonts w:hint="eastAsia"/>
        </w:rPr>
        <w:t xml:space="preserve"> </w:t>
      </w:r>
      <w:proofErr w:type="spellStart"/>
      <w:r>
        <w:rPr>
          <w:rFonts w:hint="eastAsia"/>
        </w:rPr>
        <w:t>Kategorien</w:t>
      </w:r>
      <w:proofErr w:type="spellEnd"/>
      <w:r>
        <w:rPr>
          <w:rFonts w:hint="eastAsia"/>
        </w:rPr>
        <w:t xml:space="preserve"> der </w:t>
      </w:r>
      <w:proofErr w:type="spellStart"/>
      <w:r>
        <w:rPr>
          <w:rFonts w:hint="eastAsia"/>
        </w:rPr>
        <w:t>Ökonomie</w:t>
      </w:r>
      <w:proofErr w:type="spellEnd"/>
      <w:r>
        <w:rPr>
          <w:rFonts w:hint="eastAsia"/>
        </w:rPr>
        <w:t xml:space="preserve"> auf den </w:t>
      </w:r>
      <w:proofErr w:type="spellStart"/>
      <w:r>
        <w:rPr>
          <w:rFonts w:hint="eastAsia"/>
        </w:rPr>
        <w:t>Fetischcharakter</w:t>
      </w:r>
      <w:proofErr w:type="spellEnd"/>
      <w:r>
        <w:rPr>
          <w:rFonts w:hint="eastAsia"/>
        </w:rPr>
        <w:t xml:space="preserve"> der Ware </w:t>
      </w:r>
      <w:proofErr w:type="spellStart"/>
      <w:r>
        <w:rPr>
          <w:rFonts w:hint="eastAsia"/>
        </w:rPr>
        <w:t>eine</w:t>
      </w:r>
      <w:proofErr w:type="spellEnd"/>
      <w:r>
        <w:rPr>
          <w:rFonts w:hint="eastAsia"/>
        </w:rPr>
        <w:t xml:space="preserve"> </w:t>
      </w:r>
      <w:proofErr w:type="spellStart"/>
      <w:r>
        <w:rPr>
          <w:rFonts w:hint="eastAsia"/>
        </w:rPr>
        <w:t>tiefere</w:t>
      </w:r>
      <w:proofErr w:type="spellEnd"/>
      <w:r>
        <w:rPr>
          <w:rFonts w:hint="eastAsia"/>
        </w:rPr>
        <w:t xml:space="preserve"> und </w:t>
      </w:r>
      <w:proofErr w:type="spellStart"/>
      <w:r>
        <w:rPr>
          <w:rFonts w:hint="eastAsia"/>
        </w:rPr>
        <w:t>allgemeinere</w:t>
      </w:r>
      <w:proofErr w:type="spellEnd"/>
      <w:r>
        <w:rPr>
          <w:rFonts w:hint="eastAsia"/>
        </w:rPr>
        <w:t xml:space="preserve"> </w:t>
      </w:r>
      <w:proofErr w:type="spellStart"/>
      <w:r>
        <w:rPr>
          <w:rFonts w:hint="eastAsia"/>
        </w:rPr>
        <w:t>Bedeutung</w:t>
      </w:r>
      <w:proofErr w:type="spellEnd"/>
      <w:r>
        <w:rPr>
          <w:rFonts w:hint="eastAsia"/>
        </w:rPr>
        <w:t xml:space="preserve"> </w:t>
      </w:r>
      <w:proofErr w:type="spellStart"/>
      <w:r>
        <w:rPr>
          <w:rFonts w:hint="eastAsia"/>
        </w:rPr>
        <w:t>gegeben</w:t>
      </w:r>
      <w:proofErr w:type="spellEnd"/>
      <w:r>
        <w:rPr>
          <w:rFonts w:hint="eastAsia"/>
        </w:rPr>
        <w:t xml:space="preserve"> hat. </w:t>
      </w:r>
      <w:proofErr w:type="spellStart"/>
      <w:r>
        <w:rPr>
          <w:rFonts w:hint="eastAsia"/>
        </w:rPr>
        <w:t>Zwar</w:t>
      </w:r>
      <w:proofErr w:type="spellEnd"/>
      <w:r>
        <w:rPr>
          <w:rFonts w:hint="eastAsia"/>
        </w:rPr>
        <w:t xml:space="preserve"> </w:t>
      </w:r>
      <w:proofErr w:type="spellStart"/>
      <w:r>
        <w:rPr>
          <w:rFonts w:hint="eastAsia"/>
        </w:rPr>
        <w:t>bildet</w:t>
      </w:r>
      <w:proofErr w:type="spellEnd"/>
      <w:r>
        <w:rPr>
          <w:rFonts w:hint="eastAsia"/>
        </w:rPr>
        <w:t xml:space="preserve"> die </w:t>
      </w:r>
      <w:proofErr w:type="spellStart"/>
      <w:r>
        <w:rPr>
          <w:rFonts w:hint="eastAsia"/>
        </w:rPr>
        <w:t>eigentliche</w:t>
      </w:r>
      <w:proofErr w:type="spellEnd"/>
      <w:r>
        <w:rPr>
          <w:rFonts w:hint="eastAsia"/>
        </w:rPr>
        <w:t xml:space="preserve"> Pointe des </w:t>
      </w:r>
      <w:proofErr w:type="spellStart"/>
      <w:r>
        <w:rPr>
          <w:rFonts w:hint="eastAsia"/>
        </w:rPr>
        <w:t>kritischen</w:t>
      </w:r>
      <w:proofErr w:type="spellEnd"/>
      <w:r>
        <w:rPr>
          <w:rFonts w:hint="eastAsia"/>
        </w:rPr>
        <w:t xml:space="preserve"> </w:t>
      </w:r>
      <w:proofErr w:type="spellStart"/>
      <w:r>
        <w:rPr>
          <w:rFonts w:hint="eastAsia"/>
        </w:rPr>
        <w:t>Angriffs</w:t>
      </w:r>
      <w:proofErr w:type="spellEnd"/>
      <w:r>
        <w:rPr>
          <w:rFonts w:hint="eastAsia"/>
        </w:rPr>
        <w:t xml:space="preserve"> </w:t>
      </w:r>
      <w:r>
        <w:rPr>
          <w:rFonts w:hint="eastAsia"/>
        </w:rPr>
        <w:t>…</w:t>
      </w:r>
      <w:proofErr w:type="spellStart"/>
      <w:r>
        <w:rPr>
          <w:rFonts w:hint="eastAsia"/>
        </w:rPr>
        <w:t>auch</w:t>
      </w:r>
      <w:proofErr w:type="spellEnd"/>
      <w:r>
        <w:rPr>
          <w:rFonts w:hint="eastAsia"/>
        </w:rPr>
        <w:t xml:space="preserve"> </w:t>
      </w:r>
      <w:proofErr w:type="spellStart"/>
      <w:r>
        <w:rPr>
          <w:rFonts w:hint="eastAsia"/>
        </w:rPr>
        <w:t>jetzt</w:t>
      </w:r>
      <w:proofErr w:type="spellEnd"/>
      <w:r>
        <w:rPr>
          <w:rFonts w:hint="eastAsia"/>
        </w:rPr>
        <w:t xml:space="preserve"> </w:t>
      </w:r>
      <w:proofErr w:type="spellStart"/>
      <w:r>
        <w:rPr>
          <w:rFonts w:hint="eastAsia"/>
        </w:rPr>
        <w:t>noch</w:t>
      </w:r>
      <w:proofErr w:type="spellEnd"/>
      <w:r>
        <w:rPr>
          <w:rFonts w:hint="eastAsia"/>
        </w:rPr>
        <w:t xml:space="preserve"> die </w:t>
      </w:r>
      <w:proofErr w:type="spellStart"/>
      <w:r>
        <w:rPr>
          <w:rFonts w:hint="eastAsia"/>
        </w:rPr>
        <w:t>Entlarvung</w:t>
      </w:r>
      <w:proofErr w:type="spellEnd"/>
      <w:r>
        <w:rPr>
          <w:rFonts w:hint="eastAsia"/>
        </w:rPr>
        <w:t xml:space="preserve"> </w:t>
      </w:r>
      <w:proofErr w:type="spellStart"/>
      <w:r>
        <w:rPr>
          <w:rFonts w:hint="eastAsia"/>
        </w:rPr>
        <w:t>jener</w:t>
      </w:r>
      <w:proofErr w:type="spellEnd"/>
      <w:r>
        <w:rPr>
          <w:rFonts w:hint="eastAsia"/>
        </w:rPr>
        <w:t xml:space="preserve"> </w:t>
      </w:r>
      <w:proofErr w:type="spellStart"/>
      <w:r>
        <w:rPr>
          <w:rFonts w:hint="eastAsia"/>
        </w:rPr>
        <w:t>markantesten</w:t>
      </w:r>
      <w:proofErr w:type="spellEnd"/>
      <w:r>
        <w:rPr>
          <w:rFonts w:hint="eastAsia"/>
        </w:rPr>
        <w:t xml:space="preserve"> Form,</w:t>
      </w:r>
      <w:proofErr w:type="gramStart"/>
      <w:r>
        <w:rPr>
          <w:rFonts w:hint="eastAsia"/>
        </w:rPr>
        <w:t xml:space="preserve"> die </w:t>
      </w:r>
      <w:proofErr w:type="spellStart"/>
      <w:r>
        <w:rPr>
          <w:rFonts w:hint="eastAsia"/>
        </w:rPr>
        <w:t>die</w:t>
      </w:r>
      <w:proofErr w:type="spellEnd"/>
      <w:proofErr w:type="gramEnd"/>
      <w:r>
        <w:rPr>
          <w:rFonts w:hint="eastAsia"/>
        </w:rPr>
        <w:t xml:space="preserve"> </w:t>
      </w:r>
      <w:proofErr w:type="spellStart"/>
      <w:r>
        <w:rPr>
          <w:rFonts w:hint="eastAsia"/>
        </w:rPr>
        <w:t>menschliche</w:t>
      </w:r>
      <w:proofErr w:type="spellEnd"/>
      <w:r>
        <w:rPr>
          <w:rFonts w:hint="eastAsia"/>
        </w:rPr>
        <w:t xml:space="preserve"> </w:t>
      </w:r>
      <w:proofErr w:type="spellStart"/>
      <w:r>
        <w:rPr>
          <w:rFonts w:hint="eastAsia"/>
        </w:rPr>
        <w:t>Selbstentfremdung</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direkte</w:t>
      </w:r>
      <w:proofErr w:type="spellEnd"/>
      <w:r>
        <w:rPr>
          <w:rFonts w:hint="eastAsia"/>
        </w:rPr>
        <w:t xml:space="preserve"> </w:t>
      </w:r>
      <w:proofErr w:type="spellStart"/>
      <w:r>
        <w:rPr>
          <w:rFonts w:hint="eastAsia"/>
        </w:rPr>
        <w:t>Selbstentäußerung</w:t>
      </w:r>
      <w:proofErr w:type="spellEnd"/>
      <w:r>
        <w:rPr>
          <w:rFonts w:hint="eastAsia"/>
        </w:rPr>
        <w:t xml:space="preserve"> des Menschen </w:t>
      </w:r>
      <w:proofErr w:type="spellStart"/>
      <w:r>
        <w:rPr>
          <w:rFonts w:hint="eastAsia"/>
        </w:rPr>
        <w:t>im</w:t>
      </w:r>
      <w:proofErr w:type="spellEnd"/>
      <w:r>
        <w:rPr>
          <w:rFonts w:hint="eastAsia"/>
        </w:rPr>
        <w:t xml:space="preserve"> </w:t>
      </w:r>
      <w:proofErr w:type="spellStart"/>
      <w:r>
        <w:rPr>
          <w:rFonts w:hint="eastAsia"/>
        </w:rPr>
        <w:t>Verhältnis</w:t>
      </w:r>
      <w:proofErr w:type="spellEnd"/>
      <w:r>
        <w:rPr>
          <w:rFonts w:hint="eastAsia"/>
        </w:rPr>
        <w:t xml:space="preserve"> </w:t>
      </w:r>
      <w:proofErr w:type="spellStart"/>
      <w:r>
        <w:rPr>
          <w:rFonts w:hint="eastAsia"/>
        </w:rPr>
        <w:t>zwischen</w:t>
      </w:r>
      <w:proofErr w:type="spellEnd"/>
      <w:r>
        <w:rPr>
          <w:rFonts w:hint="eastAsia"/>
        </w:rPr>
        <w:t xml:space="preserve"> </w:t>
      </w:r>
      <w:r>
        <w:rPr>
          <w:rFonts w:hint="eastAsia"/>
        </w:rPr>
        <w:t>›</w:t>
      </w:r>
      <w:proofErr w:type="spellStart"/>
      <w:r>
        <w:rPr>
          <w:rFonts w:hint="eastAsia"/>
        </w:rPr>
        <w:t>Lohnarbeit</w:t>
      </w:r>
      <w:proofErr w:type="spellEnd"/>
      <w:r>
        <w:rPr>
          <w:rFonts w:hint="eastAsia"/>
        </w:rPr>
        <w:t xml:space="preserve"> und Kapital</w:t>
      </w:r>
      <w:r>
        <w:rPr>
          <w:rFonts w:hint="eastAsia"/>
        </w:rPr>
        <w:t>‹</w:t>
      </w:r>
      <w:r>
        <w:rPr>
          <w:rFonts w:hint="eastAsia"/>
        </w:rPr>
        <w:t xml:space="preserve"> </w:t>
      </w:r>
      <w:proofErr w:type="spellStart"/>
      <w:r>
        <w:rPr>
          <w:rFonts w:hint="eastAsia"/>
        </w:rPr>
        <w:t>annimmt</w:t>
      </w:r>
      <w:proofErr w:type="spellEnd"/>
      <w:r>
        <w:rPr>
          <w:rFonts w:hint="eastAsia"/>
        </w:rPr>
        <w:t xml:space="preserve">. Aber </w:t>
      </w:r>
      <w:proofErr w:type="spellStart"/>
      <w:r>
        <w:rPr>
          <w:rFonts w:hint="eastAsia"/>
        </w:rPr>
        <w:t>dieser</w:t>
      </w:r>
      <w:proofErr w:type="spellEnd"/>
      <w:r>
        <w:rPr>
          <w:rFonts w:hint="eastAsia"/>
        </w:rPr>
        <w:t xml:space="preserve"> </w:t>
      </w:r>
      <w:proofErr w:type="spellStart"/>
      <w:r>
        <w:rPr>
          <w:rFonts w:hint="eastAsia"/>
        </w:rPr>
        <w:t>besondere</w:t>
      </w:r>
      <w:proofErr w:type="spellEnd"/>
      <w:r>
        <w:rPr>
          <w:rFonts w:hint="eastAsia"/>
        </w:rPr>
        <w:t xml:space="preserve"> </w:t>
      </w:r>
      <w:proofErr w:type="spellStart"/>
      <w:r>
        <w:rPr>
          <w:rFonts w:hint="eastAsia"/>
        </w:rPr>
        <w:t>Fetischismus</w:t>
      </w:r>
      <w:proofErr w:type="spellEnd"/>
      <w:r>
        <w:rPr>
          <w:rFonts w:hint="eastAsia"/>
        </w:rPr>
        <w:t xml:space="preserve"> der Ware </w:t>
      </w:r>
      <w:proofErr w:type="spellStart"/>
      <w:r>
        <w:rPr>
          <w:rFonts w:hint="eastAsia"/>
        </w:rPr>
        <w:t>Arbeitskraft</w:t>
      </w:r>
      <w:proofErr w:type="spellEnd"/>
      <w:r>
        <w:rPr>
          <w:rFonts w:hint="eastAsia"/>
        </w:rPr>
        <w:t xml:space="preserve"> ... </w:t>
      </w:r>
      <w:proofErr w:type="spellStart"/>
      <w:r>
        <w:rPr>
          <w:rFonts w:hint="eastAsia"/>
        </w:rPr>
        <w:t>erscheint</w:t>
      </w:r>
      <w:proofErr w:type="spellEnd"/>
      <w:r>
        <w:rPr>
          <w:rFonts w:hint="eastAsia"/>
        </w:rPr>
        <w:t xml:space="preserve"> in </w:t>
      </w:r>
      <w:proofErr w:type="spellStart"/>
      <w:r>
        <w:rPr>
          <w:rFonts w:hint="eastAsia"/>
        </w:rPr>
        <w:t>dieser</w:t>
      </w:r>
      <w:proofErr w:type="spellEnd"/>
      <w:r>
        <w:rPr>
          <w:rFonts w:hint="eastAsia"/>
        </w:rPr>
        <w:t xml:space="preserve"> </w:t>
      </w:r>
      <w:proofErr w:type="spellStart"/>
      <w:r>
        <w:rPr>
          <w:rFonts w:hint="eastAsia"/>
        </w:rPr>
        <w:t>letzten</w:t>
      </w:r>
      <w:proofErr w:type="spellEnd"/>
      <w:r>
        <w:rPr>
          <w:rFonts w:hint="eastAsia"/>
        </w:rPr>
        <w:t xml:space="preserve"> </w:t>
      </w:r>
      <w:proofErr w:type="spellStart"/>
      <w:r>
        <w:rPr>
          <w:rFonts w:hint="eastAsia"/>
        </w:rPr>
        <w:t>Fassung</w:t>
      </w:r>
      <w:proofErr w:type="spellEnd"/>
      <w:r>
        <w:rPr>
          <w:rFonts w:hint="eastAsia"/>
        </w:rPr>
        <w:t xml:space="preserve"> der </w:t>
      </w:r>
      <w:proofErr w:type="spellStart"/>
      <w:r>
        <w:rPr>
          <w:rFonts w:hint="eastAsia"/>
        </w:rPr>
        <w:t>ökonomischen</w:t>
      </w:r>
      <w:proofErr w:type="spellEnd"/>
      <w:r>
        <w:rPr>
          <w:rFonts w:hint="eastAsia"/>
        </w:rPr>
        <w:t xml:space="preserve"> </w:t>
      </w:r>
      <w:proofErr w:type="spellStart"/>
      <w:r>
        <w:rPr>
          <w:rFonts w:hint="eastAsia"/>
        </w:rPr>
        <w:t>Theorie</w:t>
      </w:r>
      <w:proofErr w:type="spellEnd"/>
      <w:r>
        <w:rPr>
          <w:rFonts w:hint="eastAsia"/>
        </w:rPr>
        <w:t xml:space="preserve"> </w:t>
      </w:r>
      <w:r>
        <w:rPr>
          <w:rFonts w:hint="eastAsia"/>
        </w:rPr>
        <w:t>…</w:t>
      </w:r>
      <w:proofErr w:type="spellStart"/>
      <w:r>
        <w:rPr>
          <w:rFonts w:hint="eastAsia"/>
        </w:rPr>
        <w:t>nur</w:t>
      </w:r>
      <w:proofErr w:type="spellEnd"/>
      <w:r>
        <w:rPr>
          <w:rFonts w:hint="eastAsia"/>
        </w:rPr>
        <w:t xml:space="preserve"> </w:t>
      </w:r>
      <w:proofErr w:type="spellStart"/>
      <w:r>
        <w:rPr>
          <w:rFonts w:hint="eastAsia"/>
        </w:rPr>
        <w:t>noch</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abgeleitete</w:t>
      </w:r>
      <w:proofErr w:type="spellEnd"/>
      <w:r>
        <w:rPr>
          <w:rFonts w:hint="eastAsia"/>
        </w:rPr>
        <w:t xml:space="preserve"> Form </w:t>
      </w:r>
      <w:proofErr w:type="spellStart"/>
      <w:r>
        <w:rPr>
          <w:rFonts w:hint="eastAsia"/>
        </w:rPr>
        <w:t>jenes</w:t>
      </w:r>
      <w:proofErr w:type="spellEnd"/>
      <w:r>
        <w:rPr>
          <w:rFonts w:hint="eastAsia"/>
        </w:rPr>
        <w:t xml:space="preserve"> </w:t>
      </w:r>
      <w:proofErr w:type="spellStart"/>
      <w:r>
        <w:rPr>
          <w:rFonts w:hint="eastAsia"/>
        </w:rPr>
        <w:t>allgemeineren</w:t>
      </w:r>
      <w:proofErr w:type="spellEnd"/>
      <w:r>
        <w:rPr>
          <w:rFonts w:hint="eastAsia"/>
        </w:rPr>
        <w:t xml:space="preserve"> </w:t>
      </w:r>
      <w:proofErr w:type="spellStart"/>
      <w:r>
        <w:rPr>
          <w:rFonts w:hint="eastAsia"/>
        </w:rPr>
        <w:t>Fetischismus</w:t>
      </w:r>
      <w:proofErr w:type="spellEnd"/>
      <w:r>
        <w:rPr>
          <w:rFonts w:hint="eastAsia"/>
        </w:rPr>
        <w:t xml:space="preserve">, der </w:t>
      </w:r>
      <w:proofErr w:type="spellStart"/>
      <w:r>
        <w:rPr>
          <w:rFonts w:hint="eastAsia"/>
        </w:rPr>
        <w:t>schon</w:t>
      </w:r>
      <w:proofErr w:type="spellEnd"/>
      <w:r>
        <w:rPr>
          <w:rFonts w:hint="eastAsia"/>
        </w:rPr>
        <w:t xml:space="preserve"> in der Form der Ware </w:t>
      </w:r>
      <w:proofErr w:type="spellStart"/>
      <w:r>
        <w:rPr>
          <w:rFonts w:hint="eastAsia"/>
        </w:rPr>
        <w:t>selbst</w:t>
      </w:r>
      <w:proofErr w:type="spellEnd"/>
      <w:r>
        <w:rPr>
          <w:rFonts w:hint="eastAsia"/>
        </w:rPr>
        <w:t xml:space="preserve"> </w:t>
      </w:r>
      <w:proofErr w:type="spellStart"/>
      <w:r>
        <w:rPr>
          <w:rFonts w:hint="eastAsia"/>
        </w:rPr>
        <w:t>enthalten</w:t>
      </w:r>
      <w:proofErr w:type="spellEnd"/>
      <w:r>
        <w:rPr>
          <w:rFonts w:hint="eastAsia"/>
        </w:rPr>
        <w:t xml:space="preserve"> </w:t>
      </w:r>
      <w:proofErr w:type="spellStart"/>
      <w:r>
        <w:rPr>
          <w:rFonts w:hint="eastAsia"/>
        </w:rPr>
        <w:lastRenderedPageBreak/>
        <w:t>ist</w:t>
      </w:r>
      <w:proofErr w:type="spellEnd"/>
      <w:r>
        <w:rPr>
          <w:rFonts w:hint="eastAsia"/>
        </w:rPr>
        <w:t xml:space="preserve">... Erst </w:t>
      </w:r>
      <w:proofErr w:type="spellStart"/>
      <w:r>
        <w:rPr>
          <w:rFonts w:hint="eastAsia"/>
        </w:rPr>
        <w:t>dadurch</w:t>
      </w:r>
      <w:proofErr w:type="spellEnd"/>
      <w:r>
        <w:rPr>
          <w:rFonts w:hint="eastAsia"/>
        </w:rPr>
        <w:t xml:space="preserve">, </w:t>
      </w:r>
      <w:proofErr w:type="spellStart"/>
      <w:r>
        <w:rPr>
          <w:rFonts w:hint="eastAsia"/>
        </w:rPr>
        <w:t>daß</w:t>
      </w:r>
      <w:proofErr w:type="spellEnd"/>
      <w:r>
        <w:rPr>
          <w:rFonts w:hint="eastAsia"/>
        </w:rPr>
        <w:t xml:space="preserve"> er </w:t>
      </w:r>
      <w:proofErr w:type="spellStart"/>
      <w:r>
        <w:rPr>
          <w:rFonts w:hint="eastAsia"/>
        </w:rPr>
        <w:t>schlechthin</w:t>
      </w:r>
      <w:proofErr w:type="spellEnd"/>
      <w:r>
        <w:rPr>
          <w:rFonts w:hint="eastAsia"/>
        </w:rPr>
        <w:t xml:space="preserve"> alle </w:t>
      </w:r>
      <w:proofErr w:type="spellStart"/>
      <w:r>
        <w:rPr>
          <w:rFonts w:hint="eastAsia"/>
        </w:rPr>
        <w:t>ökonomischen</w:t>
      </w:r>
      <w:proofErr w:type="spellEnd"/>
      <w:r>
        <w:rPr>
          <w:rFonts w:hint="eastAsia"/>
        </w:rPr>
        <w:t xml:space="preserve"> </w:t>
      </w:r>
      <w:proofErr w:type="spellStart"/>
      <w:r>
        <w:rPr>
          <w:rFonts w:hint="eastAsia"/>
        </w:rPr>
        <w:t>Kategorien</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einen</w:t>
      </w:r>
      <w:proofErr w:type="spellEnd"/>
      <w:r>
        <w:rPr>
          <w:rFonts w:hint="eastAsia"/>
        </w:rPr>
        <w:t xml:space="preserve"> </w:t>
      </w:r>
      <w:proofErr w:type="spellStart"/>
      <w:r>
        <w:rPr>
          <w:rFonts w:hint="eastAsia"/>
        </w:rPr>
        <w:t>einzigen</w:t>
      </w:r>
      <w:proofErr w:type="spellEnd"/>
      <w:r>
        <w:rPr>
          <w:rFonts w:hint="eastAsia"/>
        </w:rPr>
        <w:t xml:space="preserve"> </w:t>
      </w:r>
      <w:proofErr w:type="spellStart"/>
      <w:r>
        <w:rPr>
          <w:rFonts w:hint="eastAsia"/>
        </w:rPr>
        <w:t>großen</w:t>
      </w:r>
      <w:proofErr w:type="spellEnd"/>
      <w:r>
        <w:rPr>
          <w:rFonts w:hint="eastAsia"/>
        </w:rPr>
        <w:t xml:space="preserve"> </w:t>
      </w:r>
      <w:proofErr w:type="spellStart"/>
      <w:r>
        <w:rPr>
          <w:rFonts w:hint="eastAsia"/>
        </w:rPr>
        <w:t>Fetisch</w:t>
      </w:r>
      <w:proofErr w:type="spellEnd"/>
      <w:r>
        <w:rPr>
          <w:rFonts w:hint="eastAsia"/>
        </w:rPr>
        <w:t xml:space="preserve"> </w:t>
      </w:r>
      <w:proofErr w:type="spellStart"/>
      <w:r>
        <w:rPr>
          <w:rFonts w:hint="eastAsia"/>
        </w:rPr>
        <w:t>enth</w:t>
      </w:r>
      <w:proofErr w:type="spellEnd"/>
      <w:r>
        <w:rPr>
          <w:rFonts w:hint="eastAsia"/>
        </w:rPr>
        <w:t>ü</w:t>
      </w:r>
      <w:proofErr w:type="spellStart"/>
      <w:r>
        <w:rPr>
          <w:rFonts w:hint="eastAsia"/>
        </w:rPr>
        <w:t>llte</w:t>
      </w:r>
      <w:proofErr w:type="spellEnd"/>
      <w:r>
        <w:rPr>
          <w:rFonts w:hint="eastAsia"/>
        </w:rPr>
        <w:t xml:space="preserve">, hat Marx </w:t>
      </w:r>
      <w:r>
        <w:rPr>
          <w:rFonts w:hint="eastAsia"/>
        </w:rPr>
        <w:t>…</w:t>
      </w:r>
      <w:r>
        <w:rPr>
          <w:rFonts w:hint="eastAsia"/>
        </w:rPr>
        <w:t xml:space="preserve">alle </w:t>
      </w:r>
      <w:proofErr w:type="spellStart"/>
      <w:r>
        <w:rPr>
          <w:rFonts w:hint="eastAsia"/>
        </w:rPr>
        <w:t>Formen</w:t>
      </w:r>
      <w:proofErr w:type="spellEnd"/>
      <w:r>
        <w:rPr>
          <w:rFonts w:hint="eastAsia"/>
        </w:rPr>
        <w:t xml:space="preserve"> und </w:t>
      </w:r>
      <w:proofErr w:type="spellStart"/>
      <w:r>
        <w:rPr>
          <w:rFonts w:hint="eastAsia"/>
        </w:rPr>
        <w:t>Phasen</w:t>
      </w:r>
      <w:proofErr w:type="spellEnd"/>
      <w:r>
        <w:rPr>
          <w:rFonts w:hint="eastAsia"/>
        </w:rPr>
        <w:t xml:space="preserve"> der b</w:t>
      </w:r>
      <w:r>
        <w:rPr>
          <w:rFonts w:hint="eastAsia"/>
        </w:rPr>
        <w:t>ü</w:t>
      </w:r>
      <w:proofErr w:type="spellStart"/>
      <w:r>
        <w:rPr>
          <w:rFonts w:hint="eastAsia"/>
        </w:rPr>
        <w:t>rgerlichen</w:t>
      </w:r>
      <w:proofErr w:type="spellEnd"/>
      <w:r>
        <w:rPr>
          <w:rFonts w:hint="eastAsia"/>
        </w:rPr>
        <w:t xml:space="preserve"> </w:t>
      </w:r>
      <w:proofErr w:type="spellStart"/>
      <w:r>
        <w:rPr>
          <w:rFonts w:hint="eastAsia"/>
        </w:rPr>
        <w:t>Ökonomie</w:t>
      </w:r>
      <w:proofErr w:type="spellEnd"/>
      <w:r>
        <w:rPr>
          <w:rFonts w:hint="eastAsia"/>
        </w:rPr>
        <w:t xml:space="preserve"> und </w:t>
      </w:r>
      <w:proofErr w:type="spellStart"/>
      <w:r>
        <w:rPr>
          <w:rFonts w:hint="eastAsia"/>
        </w:rPr>
        <w:t>Gesellschaftstheorie</w:t>
      </w:r>
      <w:proofErr w:type="spellEnd"/>
      <w:r>
        <w:rPr>
          <w:rFonts w:hint="eastAsia"/>
        </w:rPr>
        <w:t xml:space="preserve"> </w:t>
      </w:r>
      <w:proofErr w:type="spellStart"/>
      <w:r>
        <w:rPr>
          <w:rFonts w:hint="eastAsia"/>
        </w:rPr>
        <w:t>wirklich</w:t>
      </w:r>
      <w:proofErr w:type="spellEnd"/>
      <w:r>
        <w:rPr>
          <w:rFonts w:hint="eastAsia"/>
        </w:rPr>
        <w:t xml:space="preserve"> </w:t>
      </w:r>
      <w:r>
        <w:rPr>
          <w:rFonts w:hint="eastAsia"/>
        </w:rPr>
        <w:t>ü</w:t>
      </w:r>
      <w:proofErr w:type="spellStart"/>
      <w:r>
        <w:rPr>
          <w:rFonts w:hint="eastAsia"/>
        </w:rPr>
        <w:t>berschritten</w:t>
      </w:r>
      <w:proofErr w:type="spellEnd"/>
      <w:r>
        <w:rPr>
          <w:rFonts w:hint="eastAsia"/>
        </w:rPr>
        <w:t xml:space="preserve"> .</w:t>
      </w:r>
      <w:r>
        <w:rPr>
          <w:rFonts w:hint="eastAsia"/>
        </w:rPr>
        <w:t>…</w:t>
      </w:r>
      <w:proofErr w:type="spellStart"/>
      <w:r>
        <w:rPr>
          <w:rFonts w:hint="eastAsia"/>
        </w:rPr>
        <w:t>Selbst</w:t>
      </w:r>
      <w:proofErr w:type="spellEnd"/>
      <w:r>
        <w:rPr>
          <w:rFonts w:hint="eastAsia"/>
        </w:rPr>
        <w:t xml:space="preserve"> </w:t>
      </w:r>
      <w:proofErr w:type="spellStart"/>
      <w:r>
        <w:rPr>
          <w:rFonts w:hint="eastAsia"/>
        </w:rPr>
        <w:t>ihre</w:t>
      </w:r>
      <w:proofErr w:type="spellEnd"/>
      <w:r>
        <w:rPr>
          <w:rFonts w:hint="eastAsia"/>
        </w:rPr>
        <w:t xml:space="preserve"> </w:t>
      </w:r>
      <w:proofErr w:type="spellStart"/>
      <w:r>
        <w:rPr>
          <w:rFonts w:hint="eastAsia"/>
        </w:rPr>
        <w:t>besten</w:t>
      </w:r>
      <w:proofErr w:type="spellEnd"/>
      <w:r>
        <w:rPr>
          <w:rFonts w:hint="eastAsia"/>
        </w:rPr>
        <w:t xml:space="preserve"> </w:t>
      </w:r>
      <w:proofErr w:type="spellStart"/>
      <w:r>
        <w:rPr>
          <w:rFonts w:hint="eastAsia"/>
        </w:rPr>
        <w:t>Wortf</w:t>
      </w:r>
      <w:proofErr w:type="spellEnd"/>
      <w:r>
        <w:rPr>
          <w:rFonts w:hint="eastAsia"/>
        </w:rPr>
        <w:t>ü</w:t>
      </w:r>
      <w:proofErr w:type="spellStart"/>
      <w:r>
        <w:rPr>
          <w:rFonts w:hint="eastAsia"/>
        </w:rPr>
        <w:t>hrer</w:t>
      </w:r>
      <w:proofErr w:type="spellEnd"/>
      <w:r>
        <w:rPr>
          <w:rFonts w:hint="eastAsia"/>
        </w:rPr>
        <w:t xml:space="preserve"> </w:t>
      </w:r>
      <w:proofErr w:type="spellStart"/>
      <w:r>
        <w:rPr>
          <w:rFonts w:hint="eastAsia"/>
        </w:rPr>
        <w:t>bleiben</w:t>
      </w:r>
      <w:proofErr w:type="spellEnd"/>
      <w:r>
        <w:rPr>
          <w:rFonts w:hint="eastAsia"/>
        </w:rPr>
        <w:t xml:space="preserve"> in der </w:t>
      </w:r>
      <w:r>
        <w:rPr>
          <w:rFonts w:hint="eastAsia"/>
        </w:rPr>
        <w:t>…</w:t>
      </w:r>
      <w:r>
        <w:rPr>
          <w:rFonts w:hint="eastAsia"/>
        </w:rPr>
        <w:t>Welt des b</w:t>
      </w:r>
      <w:r>
        <w:rPr>
          <w:rFonts w:hint="eastAsia"/>
        </w:rPr>
        <w:t>ü</w:t>
      </w:r>
      <w:proofErr w:type="spellStart"/>
      <w:r>
        <w:rPr>
          <w:rFonts w:hint="eastAsia"/>
        </w:rPr>
        <w:t>rgerlichen</w:t>
      </w:r>
      <w:proofErr w:type="spellEnd"/>
      <w:r>
        <w:rPr>
          <w:rFonts w:hint="eastAsia"/>
        </w:rPr>
        <w:t xml:space="preserve"> </w:t>
      </w:r>
      <w:proofErr w:type="spellStart"/>
      <w:r>
        <w:rPr>
          <w:rFonts w:hint="eastAsia"/>
        </w:rPr>
        <w:t>Scheins</w:t>
      </w:r>
      <w:proofErr w:type="spellEnd"/>
      <w:r>
        <w:rPr>
          <w:rFonts w:hint="eastAsia"/>
        </w:rPr>
        <w:t xml:space="preserve"> </w:t>
      </w:r>
      <w:proofErr w:type="spellStart"/>
      <w:r>
        <w:rPr>
          <w:rFonts w:hint="eastAsia"/>
        </w:rPr>
        <w:t>befangen</w:t>
      </w:r>
      <w:proofErr w:type="spellEnd"/>
      <w:r>
        <w:rPr>
          <w:rFonts w:hint="eastAsia"/>
        </w:rPr>
        <w:t xml:space="preserve"> </w:t>
      </w:r>
      <w:proofErr w:type="spellStart"/>
      <w:r>
        <w:rPr>
          <w:rFonts w:hint="eastAsia"/>
        </w:rPr>
        <w:t>oder</w:t>
      </w:r>
      <w:proofErr w:type="spellEnd"/>
      <w:r>
        <w:rPr>
          <w:rFonts w:hint="eastAsia"/>
        </w:rPr>
        <w:t xml:space="preserve"> fallen </w:t>
      </w:r>
      <w:proofErr w:type="spellStart"/>
      <w:r>
        <w:rPr>
          <w:rFonts w:hint="eastAsia"/>
        </w:rPr>
        <w:t>darein</w:t>
      </w:r>
      <w:proofErr w:type="spellEnd"/>
      <w:r>
        <w:rPr>
          <w:rFonts w:hint="eastAsia"/>
        </w:rPr>
        <w:t xml:space="preserve"> </w:t>
      </w:r>
      <w:proofErr w:type="spellStart"/>
      <w:r>
        <w:rPr>
          <w:rFonts w:hint="eastAsia"/>
        </w:rPr>
        <w:t>zur</w:t>
      </w:r>
      <w:proofErr w:type="spellEnd"/>
      <w:r>
        <w:rPr>
          <w:rFonts w:hint="eastAsia"/>
        </w:rPr>
        <w:t>ü</w:t>
      </w:r>
      <w:r>
        <w:rPr>
          <w:rFonts w:hint="eastAsia"/>
        </w:rPr>
        <w:t xml:space="preserve">ck, </w:t>
      </w:r>
      <w:proofErr w:type="spellStart"/>
      <w:r>
        <w:rPr>
          <w:rFonts w:hint="eastAsia"/>
        </w:rPr>
        <w:t>weil</w:t>
      </w:r>
      <w:proofErr w:type="spellEnd"/>
      <w:r>
        <w:rPr>
          <w:rFonts w:hint="eastAsia"/>
        </w:rPr>
        <w:t xml:space="preserve"> </w:t>
      </w:r>
      <w:proofErr w:type="spellStart"/>
      <w:r>
        <w:rPr>
          <w:rFonts w:hint="eastAsia"/>
        </w:rPr>
        <w:t>sie</w:t>
      </w:r>
      <w:proofErr w:type="spellEnd"/>
      <w:r>
        <w:rPr>
          <w:rFonts w:hint="eastAsia"/>
        </w:rPr>
        <w:t xml:space="preserve"> </w:t>
      </w:r>
      <w:proofErr w:type="spellStart"/>
      <w:r>
        <w:rPr>
          <w:rFonts w:hint="eastAsia"/>
        </w:rPr>
        <w:t>niemals</w:t>
      </w:r>
      <w:proofErr w:type="spellEnd"/>
      <w:r>
        <w:rPr>
          <w:rFonts w:hint="eastAsia"/>
        </w:rPr>
        <w:t xml:space="preserve"> </w:t>
      </w:r>
      <w:proofErr w:type="spellStart"/>
      <w:r>
        <w:rPr>
          <w:rFonts w:hint="eastAsia"/>
        </w:rPr>
        <w:t>dazu</w:t>
      </w:r>
      <w:proofErr w:type="spellEnd"/>
      <w:r>
        <w:rPr>
          <w:rFonts w:hint="eastAsia"/>
        </w:rPr>
        <w:t xml:space="preserve"> </w:t>
      </w:r>
      <w:proofErr w:type="spellStart"/>
      <w:r>
        <w:rPr>
          <w:rFonts w:hint="eastAsia"/>
        </w:rPr>
        <w:t>gelangten</w:t>
      </w:r>
      <w:proofErr w:type="spellEnd"/>
      <w:r>
        <w:rPr>
          <w:rFonts w:hint="eastAsia"/>
        </w:rPr>
        <w:t xml:space="preserve">, </w:t>
      </w:r>
      <w:proofErr w:type="spellStart"/>
      <w:r>
        <w:rPr>
          <w:rFonts w:hint="eastAsia"/>
        </w:rPr>
        <w:t>mit</w:t>
      </w:r>
      <w:proofErr w:type="spellEnd"/>
      <w:r>
        <w:rPr>
          <w:rFonts w:hint="eastAsia"/>
        </w:rPr>
        <w:t xml:space="preserve"> den </w:t>
      </w:r>
      <w:proofErr w:type="spellStart"/>
      <w:r>
        <w:rPr>
          <w:rFonts w:hint="eastAsia"/>
        </w:rPr>
        <w:t>abgeleiteten</w:t>
      </w:r>
      <w:proofErr w:type="spellEnd"/>
      <w:r>
        <w:rPr>
          <w:rFonts w:hint="eastAsia"/>
        </w:rPr>
        <w:t xml:space="preserve"> </w:t>
      </w:r>
      <w:proofErr w:type="spellStart"/>
      <w:r>
        <w:rPr>
          <w:rFonts w:hint="eastAsia"/>
        </w:rPr>
        <w:t>Formen</w:t>
      </w:r>
      <w:proofErr w:type="spellEnd"/>
      <w:r>
        <w:rPr>
          <w:rFonts w:hint="eastAsia"/>
        </w:rPr>
        <w:t>« [</w:t>
      </w:r>
      <w:proofErr w:type="spellStart"/>
      <w:r>
        <w:rPr>
          <w:rFonts w:hint="eastAsia"/>
        </w:rPr>
        <w:t>Entlarvung</w:t>
      </w:r>
      <w:proofErr w:type="spellEnd"/>
      <w:r>
        <w:rPr>
          <w:rFonts w:hint="eastAsia"/>
        </w:rPr>
        <w:t xml:space="preserve"> des Gold- und Silber-</w:t>
      </w:r>
      <w:proofErr w:type="spellStart"/>
      <w:r>
        <w:rPr>
          <w:rFonts w:hint="eastAsia"/>
        </w:rPr>
        <w:t>Fetischs</w:t>
      </w:r>
      <w:proofErr w:type="spellEnd"/>
      <w:r>
        <w:rPr>
          <w:rFonts w:hint="eastAsia"/>
        </w:rPr>
        <w:t xml:space="preserve">, der </w:t>
      </w:r>
      <w:proofErr w:type="spellStart"/>
      <w:r>
        <w:rPr>
          <w:rFonts w:hint="eastAsia"/>
        </w:rPr>
        <w:t>aus</w:t>
      </w:r>
      <w:proofErr w:type="spellEnd"/>
      <w:r>
        <w:rPr>
          <w:rFonts w:hint="eastAsia"/>
        </w:rPr>
        <w:t xml:space="preserve"> der </w:t>
      </w:r>
      <w:proofErr w:type="spellStart"/>
      <w:r>
        <w:rPr>
          <w:rFonts w:hint="eastAsia"/>
        </w:rPr>
        <w:t>Erde</w:t>
      </w:r>
      <w:proofErr w:type="spellEnd"/>
      <w:r>
        <w:rPr>
          <w:rFonts w:hint="eastAsia"/>
        </w:rPr>
        <w:t xml:space="preserve"> </w:t>
      </w:r>
      <w:proofErr w:type="spellStart"/>
      <w:r>
        <w:rPr>
          <w:rFonts w:hint="eastAsia"/>
        </w:rPr>
        <w:t>wachsenden</w:t>
      </w:r>
      <w:proofErr w:type="spellEnd"/>
      <w:r>
        <w:rPr>
          <w:rFonts w:hint="eastAsia"/>
        </w:rPr>
        <w:t xml:space="preserve"> </w:t>
      </w:r>
      <w:proofErr w:type="spellStart"/>
      <w:r>
        <w:rPr>
          <w:rFonts w:hint="eastAsia"/>
        </w:rPr>
        <w:t>Grundrente</w:t>
      </w:r>
      <w:proofErr w:type="spellEnd"/>
      <w:r>
        <w:rPr>
          <w:rFonts w:hint="eastAsia"/>
        </w:rPr>
        <w:t xml:space="preserve">, des </w:t>
      </w:r>
      <w:proofErr w:type="spellStart"/>
      <w:r>
        <w:rPr>
          <w:rFonts w:hint="eastAsia"/>
        </w:rPr>
        <w:t>Zinses</w:t>
      </w:r>
      <w:proofErr w:type="spellEnd"/>
      <w:r>
        <w:rPr>
          <w:rFonts w:hint="eastAsia"/>
        </w:rPr>
        <w:t xml:space="preserve"> </w:t>
      </w:r>
      <w:proofErr w:type="spellStart"/>
      <w:r>
        <w:rPr>
          <w:rFonts w:hint="eastAsia"/>
        </w:rPr>
        <w:t>als</w:t>
      </w:r>
      <w:proofErr w:type="spellEnd"/>
      <w:r>
        <w:rPr>
          <w:rFonts w:hint="eastAsia"/>
        </w:rPr>
        <w:t xml:space="preserve"> Teil des Profits, der </w:t>
      </w:r>
      <w:proofErr w:type="spellStart"/>
      <w:r>
        <w:rPr>
          <w:rFonts w:hint="eastAsia"/>
        </w:rPr>
        <w:t>Rente</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Überschuß</w:t>
      </w:r>
      <w:proofErr w:type="spellEnd"/>
      <w:r>
        <w:rPr>
          <w:rFonts w:hint="eastAsia"/>
        </w:rPr>
        <w:t xml:space="preserve"> </w:t>
      </w:r>
      <w:r>
        <w:rPr>
          <w:rFonts w:hint="eastAsia"/>
        </w:rPr>
        <w:t>ü</w:t>
      </w:r>
      <w:proofErr w:type="spellStart"/>
      <w:r>
        <w:rPr>
          <w:rFonts w:hint="eastAsia"/>
        </w:rPr>
        <w:t>ber</w:t>
      </w:r>
      <w:proofErr w:type="spellEnd"/>
      <w:r>
        <w:rPr>
          <w:rFonts w:hint="eastAsia"/>
        </w:rPr>
        <w:t xml:space="preserve"> die </w:t>
      </w:r>
      <w:proofErr w:type="spellStart"/>
      <w:r>
        <w:rPr>
          <w:rFonts w:hint="eastAsia"/>
        </w:rPr>
        <w:t>Durchschnittsprofitrate</w:t>
      </w:r>
      <w:proofErr w:type="spellEnd"/>
      <w:r>
        <w:rPr>
          <w:rFonts w:hint="eastAsia"/>
        </w:rPr>
        <w:t>] »</w:t>
      </w:r>
      <w:proofErr w:type="spellStart"/>
      <w:r>
        <w:rPr>
          <w:rFonts w:hint="eastAsia"/>
        </w:rPr>
        <w:t>zugleich</w:t>
      </w:r>
      <w:proofErr w:type="spellEnd"/>
      <w:r>
        <w:rPr>
          <w:rFonts w:hint="eastAsia"/>
        </w:rPr>
        <w:t xml:space="preserve"> </w:t>
      </w:r>
      <w:proofErr w:type="spellStart"/>
      <w:r>
        <w:rPr>
          <w:rFonts w:hint="eastAsia"/>
        </w:rPr>
        <w:t>jene</w:t>
      </w:r>
      <w:proofErr w:type="spellEnd"/>
      <w:r>
        <w:rPr>
          <w:rFonts w:hint="eastAsia"/>
        </w:rPr>
        <w:t xml:space="preserve"> </w:t>
      </w:r>
      <w:proofErr w:type="spellStart"/>
      <w:r>
        <w:rPr>
          <w:rFonts w:hint="eastAsia"/>
        </w:rPr>
        <w:t>allgemeinste</w:t>
      </w:r>
      <w:proofErr w:type="spellEnd"/>
      <w:r>
        <w:rPr>
          <w:rFonts w:hint="eastAsia"/>
        </w:rPr>
        <w:t xml:space="preserve"> </w:t>
      </w:r>
      <w:proofErr w:type="spellStart"/>
      <w:r>
        <w:rPr>
          <w:rFonts w:hint="eastAsia"/>
        </w:rPr>
        <w:t>Grundform</w:t>
      </w:r>
      <w:proofErr w:type="spellEnd"/>
      <w:r>
        <w:rPr>
          <w:rFonts w:hint="eastAsia"/>
        </w:rPr>
        <w:t xml:space="preserve"> des </w:t>
      </w:r>
      <w:proofErr w:type="spellStart"/>
      <w:r>
        <w:rPr>
          <w:rFonts w:hint="eastAsia"/>
        </w:rPr>
        <w:t>ökonomischen</w:t>
      </w:r>
      <w:proofErr w:type="spellEnd"/>
      <w:r>
        <w:rPr>
          <w:rFonts w:hint="eastAsia"/>
        </w:rPr>
        <w:t xml:space="preserve"> </w:t>
      </w:r>
      <w:proofErr w:type="spellStart"/>
      <w:r>
        <w:rPr>
          <w:rFonts w:hint="eastAsia"/>
        </w:rPr>
        <w:t>Fetischismus</w:t>
      </w:r>
      <w:proofErr w:type="spellEnd"/>
      <w:r>
        <w:rPr>
          <w:rFonts w:hint="eastAsia"/>
        </w:rPr>
        <w:t xml:space="preserve"> </w:t>
      </w:r>
      <w:r>
        <w:rPr>
          <w:rFonts w:hint="eastAsia"/>
        </w:rPr>
        <w:t>…</w:t>
      </w:r>
      <w:proofErr w:type="spellStart"/>
      <w:r>
        <w:rPr>
          <w:rFonts w:hint="eastAsia"/>
        </w:rPr>
        <w:t>aufzulösen</w:t>
      </w:r>
      <w:proofErr w:type="spellEnd"/>
      <w:r>
        <w:rPr>
          <w:rFonts w:hint="eastAsia"/>
        </w:rPr>
        <w:t xml:space="preserve">, we1che in der </w:t>
      </w:r>
      <w:proofErr w:type="spellStart"/>
      <w:r>
        <w:rPr>
          <w:rFonts w:hint="eastAsia"/>
        </w:rPr>
        <w:t>Wertform</w:t>
      </w:r>
      <w:proofErr w:type="spellEnd"/>
      <w:r>
        <w:rPr>
          <w:rFonts w:hint="eastAsia"/>
        </w:rPr>
        <w:t xml:space="preserve"> des </w:t>
      </w:r>
      <w:proofErr w:type="spellStart"/>
      <w:r>
        <w:rPr>
          <w:rFonts w:hint="eastAsia"/>
        </w:rPr>
        <w:t>Arbeitsprodukts</w:t>
      </w:r>
      <w:proofErr w:type="spellEnd"/>
      <w:r>
        <w:rPr>
          <w:rFonts w:hint="eastAsia"/>
        </w:rPr>
        <w:t xml:space="preserve"> </w:t>
      </w:r>
      <w:proofErr w:type="spellStart"/>
      <w:r>
        <w:rPr>
          <w:rFonts w:hint="eastAsia"/>
        </w:rPr>
        <w:t>als</w:t>
      </w:r>
      <w:proofErr w:type="spellEnd"/>
      <w:r>
        <w:rPr>
          <w:rFonts w:hint="eastAsia"/>
        </w:rPr>
        <w:t xml:space="preserve"> Ware und in den </w:t>
      </w:r>
      <w:proofErr w:type="spellStart"/>
      <w:r>
        <w:rPr>
          <w:rFonts w:hint="eastAsia"/>
        </w:rPr>
        <w:t>Wertverhältnissen</w:t>
      </w:r>
      <w:proofErr w:type="spellEnd"/>
      <w:r>
        <w:rPr>
          <w:rFonts w:hint="eastAsia"/>
        </w:rPr>
        <w:t xml:space="preserve"> der </w:t>
      </w:r>
      <w:proofErr w:type="spellStart"/>
      <w:r>
        <w:rPr>
          <w:rFonts w:hint="eastAsia"/>
        </w:rPr>
        <w:t>Waren</w:t>
      </w:r>
      <w:proofErr w:type="spellEnd"/>
      <w:r>
        <w:rPr>
          <w:rFonts w:hint="eastAsia"/>
        </w:rPr>
        <w:t xml:space="preserve"> </w:t>
      </w:r>
      <w:proofErr w:type="spellStart"/>
      <w:r>
        <w:rPr>
          <w:rFonts w:hint="eastAsia"/>
        </w:rPr>
        <w:t>selbst</w:t>
      </w:r>
      <w:proofErr w:type="spellEnd"/>
      <w:r>
        <w:rPr>
          <w:rFonts w:hint="eastAsia"/>
        </w:rPr>
        <w:t xml:space="preserve"> </w:t>
      </w:r>
      <w:proofErr w:type="spellStart"/>
      <w:r>
        <w:rPr>
          <w:rFonts w:hint="eastAsia"/>
        </w:rPr>
        <w:t>erscheint</w:t>
      </w:r>
      <w:proofErr w:type="spellEnd"/>
      <w:r>
        <w:rPr>
          <w:rFonts w:hint="eastAsia"/>
        </w:rPr>
        <w:t xml:space="preserve">.« </w:t>
      </w:r>
      <w:proofErr w:type="spellStart"/>
      <w:r>
        <w:rPr>
          <w:rFonts w:hint="eastAsia"/>
        </w:rPr>
        <w:t>Korsch</w:t>
      </w:r>
      <w:proofErr w:type="spellEnd"/>
      <w:r>
        <w:rPr>
          <w:rFonts w:hint="eastAsia"/>
        </w:rPr>
        <w:t xml:space="preserve"> 1c</w:t>
      </w:r>
      <w:r>
        <w:rPr>
          <w:rFonts w:hint="eastAsia"/>
        </w:rPr>
        <w:t>〈</w:t>
      </w:r>
      <w:r>
        <w:rPr>
          <w:rFonts w:hint="eastAsia"/>
        </w:rPr>
        <w:t>II</w:t>
      </w:r>
      <w:r>
        <w:rPr>
          <w:rFonts w:hint="eastAsia"/>
        </w:rPr>
        <w:t>〉</w:t>
      </w:r>
      <w:r>
        <w:rPr>
          <w:rFonts w:hint="eastAsia"/>
        </w:rPr>
        <w:t xml:space="preserve">p 53-57 </w:t>
      </w:r>
    </w:p>
    <w:p w14:paraId="1C53BAED" w14:textId="4D2132C4" w:rsidR="00572209" w:rsidRDefault="00000000" w:rsidP="00EA67E3">
      <w:pPr>
        <w:spacing w:line="360" w:lineRule="auto"/>
        <w:jc w:val="right"/>
      </w:pPr>
      <w:r>
        <w:rPr>
          <w:rFonts w:hint="eastAsia"/>
        </w:rPr>
        <w:t>[X 8,2]</w:t>
      </w:r>
    </w:p>
    <w:p w14:paraId="0B543796" w14:textId="77777777" w:rsidR="00EA67E3" w:rsidRDefault="00000000">
      <w:pPr>
        <w:spacing w:line="360" w:lineRule="auto"/>
      </w:pPr>
      <w:r>
        <w:rPr>
          <w:rFonts w:hint="eastAsia"/>
        </w:rPr>
        <w:t>“马克思……称之为‘商品世界的拜物教’的东西，只是他早先……称之为‘人的自我异化’那同一种东西的科学表述……这种</w:t>
      </w:r>
      <w:r>
        <w:rPr>
          <w:rFonts w:hint="eastAsia"/>
        </w:rPr>
        <w:t>[</w:t>
      </w:r>
      <w:r>
        <w:rPr>
          <w:rFonts w:hint="eastAsia"/>
        </w:rPr>
        <w:t>对经济‘自我异化’的</w:t>
      </w:r>
      <w:r>
        <w:rPr>
          <w:rFonts w:hint="eastAsia"/>
        </w:rPr>
        <w:t>]</w:t>
      </w:r>
      <w:r>
        <w:rPr>
          <w:rFonts w:hint="eastAsia"/>
        </w:rPr>
        <w:t>哲学批判与后来对同一问题的科学阐述之间，最重要的内容区别在于，马克思在《资本论》中通过将所有其他异化的经济学范畴都回溯到商品的拜物教性质，赋予了他的经济学批判一种更深刻和更普遍的意义。</w:t>
      </w:r>
      <w:r w:rsidRPr="00937EE8">
        <w:rPr>
          <w:rFonts w:hint="eastAsia"/>
          <w:highlight w:val="darkGray"/>
        </w:rPr>
        <w:t>诚然，批判攻击的真正要点……即使现在也仍是揭露那种最显著的形式，</w:t>
      </w:r>
      <w:r>
        <w:rPr>
          <w:rFonts w:hint="eastAsia"/>
        </w:rPr>
        <w:t>即人的自我异化在‘雇佣劳动与资本’的关系中作为人的直接自我出让（</w:t>
      </w:r>
      <w:proofErr w:type="spellStart"/>
      <w:r>
        <w:rPr>
          <w:rFonts w:hint="eastAsia"/>
        </w:rPr>
        <w:t>Selbstentäußerung</w:t>
      </w:r>
      <w:proofErr w:type="spellEnd"/>
      <w:r>
        <w:rPr>
          <w:rFonts w:hint="eastAsia"/>
        </w:rPr>
        <w:t>）所采取的形式。但是，劳动力商品这种特殊的拜物教……在经济学理论的这一最后表述中……只表现为包含在商品形式本身中的那个更一般的拜物教的派生形式</w:t>
      </w:r>
      <w:r w:rsidR="00447CD8">
        <w:rPr>
          <w:rFonts w:hint="eastAsia"/>
        </w:rPr>
        <w:t>。</w:t>
      </w:r>
      <w:r>
        <w:rPr>
          <w:rFonts w:hint="eastAsia"/>
        </w:rPr>
        <w:t>只有通过将所有经济学范畴揭示为一个单一的大拜物教，马克思才……真正超越了资产阶级经济学和社会理论的所有形式和阶段……即使其最好的代言人，也仍然陷入或退回到资产阶级表象的世界中，因为他们从未能达到，在</w:t>
      </w:r>
      <w:r>
        <w:rPr>
          <w:rFonts w:hint="eastAsia"/>
        </w:rPr>
        <w:t>[</w:t>
      </w:r>
      <w:r>
        <w:rPr>
          <w:rFonts w:hint="eastAsia"/>
        </w:rPr>
        <w:t>揭露金银拜物教、从土地中生长出来的地租、作为利润一部分的利息、作为超过平均利润率之上的余额的地租</w:t>
      </w:r>
      <w:r>
        <w:rPr>
          <w:rFonts w:hint="eastAsia"/>
        </w:rPr>
        <w:t>]</w:t>
      </w:r>
      <w:r>
        <w:rPr>
          <w:rFonts w:hint="eastAsia"/>
        </w:rPr>
        <w:t>这些派生形式的同时，也消解那种</w:t>
      </w:r>
      <w:r w:rsidR="00447CD8">
        <w:rPr>
          <w:rFonts w:hint="eastAsia"/>
        </w:rPr>
        <w:t>出现在劳动产品作为商品的价值形式和商品本身的价值关系中</w:t>
      </w:r>
      <w:r>
        <w:rPr>
          <w:rFonts w:hint="eastAsia"/>
        </w:rPr>
        <w:t>……最普遍的经济拜物教基础形式。”科尔施</w:t>
      </w:r>
      <w:r>
        <w:rPr>
          <w:rFonts w:hint="eastAsia"/>
        </w:rPr>
        <w:t xml:space="preserve"> 1c</w:t>
      </w:r>
      <w:r>
        <w:rPr>
          <w:rFonts w:hint="eastAsia"/>
        </w:rPr>
        <w:t>〈第二卷〉，第</w:t>
      </w:r>
      <w:r>
        <w:rPr>
          <w:rFonts w:hint="eastAsia"/>
        </w:rPr>
        <w:t>53-57</w:t>
      </w:r>
      <w:r>
        <w:rPr>
          <w:rFonts w:hint="eastAsia"/>
        </w:rPr>
        <w:t>页</w:t>
      </w:r>
    </w:p>
    <w:p w14:paraId="7A77E032" w14:textId="38E53E06" w:rsidR="00572209" w:rsidRDefault="00000000" w:rsidP="00EA67E3">
      <w:pPr>
        <w:spacing w:line="360" w:lineRule="auto"/>
        <w:jc w:val="right"/>
        <w:rPr>
          <w:rFonts w:hint="eastAsia"/>
        </w:rPr>
      </w:pPr>
      <w:r>
        <w:rPr>
          <w:rFonts w:hint="eastAsia"/>
        </w:rPr>
        <w:t>[X 8,2]</w:t>
      </w:r>
    </w:p>
    <w:p w14:paraId="25530ADF" w14:textId="77777777" w:rsidR="00EA67E3" w:rsidRDefault="00000000">
      <w:pPr>
        <w:spacing w:line="360" w:lineRule="auto"/>
      </w:pPr>
      <w:r>
        <w:rPr>
          <w:rFonts w:hint="eastAsia"/>
        </w:rPr>
        <w:t>»</w:t>
      </w:r>
      <w:proofErr w:type="spellStart"/>
      <w:r>
        <w:rPr>
          <w:rFonts w:hint="eastAsia"/>
        </w:rPr>
        <w:t>Wenn</w:t>
      </w:r>
      <w:proofErr w:type="spellEnd"/>
      <w:r>
        <w:rPr>
          <w:rFonts w:hint="eastAsia"/>
        </w:rPr>
        <w:t xml:space="preserve"> f</w:t>
      </w:r>
      <w:r>
        <w:rPr>
          <w:rFonts w:hint="eastAsia"/>
        </w:rPr>
        <w:t>ü</w:t>
      </w:r>
      <w:r>
        <w:rPr>
          <w:rFonts w:hint="eastAsia"/>
        </w:rPr>
        <w:t>r die b</w:t>
      </w:r>
      <w:r>
        <w:rPr>
          <w:rFonts w:hint="eastAsia"/>
        </w:rPr>
        <w:t>ü</w:t>
      </w:r>
      <w:proofErr w:type="spellStart"/>
      <w:r>
        <w:rPr>
          <w:rFonts w:hint="eastAsia"/>
        </w:rPr>
        <w:t>rgerliche</w:t>
      </w:r>
      <w:proofErr w:type="spellEnd"/>
      <w:r>
        <w:rPr>
          <w:rFonts w:hint="eastAsia"/>
        </w:rPr>
        <w:t xml:space="preserve"> </w:t>
      </w:r>
      <w:proofErr w:type="spellStart"/>
      <w:r>
        <w:rPr>
          <w:rFonts w:hint="eastAsia"/>
        </w:rPr>
        <w:t>Auffassung</w:t>
      </w:r>
      <w:proofErr w:type="spellEnd"/>
      <w:r>
        <w:rPr>
          <w:rFonts w:hint="eastAsia"/>
        </w:rPr>
        <w:t xml:space="preserve"> die </w:t>
      </w:r>
      <w:r>
        <w:rPr>
          <w:rFonts w:hint="eastAsia"/>
        </w:rPr>
        <w:t>›</w:t>
      </w:r>
      <w:proofErr w:type="spellStart"/>
      <w:r>
        <w:rPr>
          <w:rFonts w:hint="eastAsia"/>
        </w:rPr>
        <w:t>ökonomischen</w:t>
      </w:r>
      <w:proofErr w:type="spellEnd"/>
      <w:r>
        <w:rPr>
          <w:rFonts w:hint="eastAsia"/>
        </w:rPr>
        <w:t>‹</w:t>
      </w:r>
      <w:r>
        <w:rPr>
          <w:rFonts w:hint="eastAsia"/>
        </w:rPr>
        <w:t xml:space="preserve"> Dinge und </w:t>
      </w:r>
      <w:proofErr w:type="spellStart"/>
      <w:r>
        <w:rPr>
          <w:rFonts w:hint="eastAsia"/>
        </w:rPr>
        <w:t>Zusammenhänge</w:t>
      </w:r>
      <w:proofErr w:type="spellEnd"/>
      <w:r>
        <w:rPr>
          <w:rFonts w:hint="eastAsia"/>
        </w:rPr>
        <w:t xml:space="preserve"> dem </w:t>
      </w:r>
      <w:proofErr w:type="spellStart"/>
      <w:r>
        <w:rPr>
          <w:rFonts w:hint="eastAsia"/>
        </w:rPr>
        <w:t>einzelnen</w:t>
      </w:r>
      <w:proofErr w:type="spellEnd"/>
      <w:r>
        <w:rPr>
          <w:rFonts w:hint="eastAsia"/>
        </w:rPr>
        <w:t xml:space="preserve"> B</w:t>
      </w:r>
      <w:r>
        <w:rPr>
          <w:rFonts w:hint="eastAsia"/>
        </w:rPr>
        <w:t>ü</w:t>
      </w:r>
      <w:proofErr w:type="spellStart"/>
      <w:r>
        <w:rPr>
          <w:rFonts w:hint="eastAsia"/>
        </w:rPr>
        <w:t>rger</w:t>
      </w:r>
      <w:proofErr w:type="spellEnd"/>
      <w:r>
        <w:rPr>
          <w:rFonts w:hint="eastAsia"/>
        </w:rPr>
        <w:t xml:space="preserve"> </w:t>
      </w:r>
      <w:proofErr w:type="spellStart"/>
      <w:r>
        <w:rPr>
          <w:rFonts w:hint="eastAsia"/>
        </w:rPr>
        <w:t>nur</w:t>
      </w:r>
      <w:proofErr w:type="spellEnd"/>
      <w:r>
        <w:rPr>
          <w:rFonts w:hint="eastAsia"/>
        </w:rPr>
        <w:t xml:space="preserve"> </w:t>
      </w:r>
      <w:proofErr w:type="spellStart"/>
      <w:r>
        <w:rPr>
          <w:rFonts w:hint="eastAsia"/>
        </w:rPr>
        <w:t>äußerlich</w:t>
      </w:r>
      <w:proofErr w:type="spellEnd"/>
      <w:r>
        <w:rPr>
          <w:rFonts w:hint="eastAsia"/>
        </w:rPr>
        <w:t xml:space="preserve"> </w:t>
      </w:r>
      <w:r>
        <w:rPr>
          <w:rFonts w:hint="eastAsia"/>
        </w:rPr>
        <w:t>…</w:t>
      </w:r>
      <w:proofErr w:type="spellStart"/>
      <w:r>
        <w:rPr>
          <w:rFonts w:hint="eastAsia"/>
        </w:rPr>
        <w:t>entgegentreten</w:t>
      </w:r>
      <w:proofErr w:type="spellEnd"/>
      <w:r>
        <w:rPr>
          <w:rFonts w:hint="eastAsia"/>
        </w:rPr>
        <w:t xml:space="preserve">, so </w:t>
      </w:r>
      <w:proofErr w:type="spellStart"/>
      <w:r>
        <w:rPr>
          <w:rFonts w:hint="eastAsia"/>
        </w:rPr>
        <w:t>bewegen</w:t>
      </w:r>
      <w:proofErr w:type="spellEnd"/>
      <w:r>
        <w:rPr>
          <w:rFonts w:hint="eastAsia"/>
        </w:rPr>
        <w:t xml:space="preserve"> </w:t>
      </w:r>
      <w:proofErr w:type="spellStart"/>
      <w:r>
        <w:rPr>
          <w:rFonts w:hint="eastAsia"/>
        </w:rPr>
        <w:lastRenderedPageBreak/>
        <w:t>sich</w:t>
      </w:r>
      <w:proofErr w:type="spellEnd"/>
      <w:r>
        <w:rPr>
          <w:rFonts w:hint="eastAsia"/>
        </w:rPr>
        <w:t xml:space="preserve"> </w:t>
      </w:r>
      <w:proofErr w:type="spellStart"/>
      <w:r>
        <w:rPr>
          <w:rFonts w:hint="eastAsia"/>
        </w:rPr>
        <w:t>nach</w:t>
      </w:r>
      <w:proofErr w:type="spellEnd"/>
      <w:r>
        <w:rPr>
          <w:rFonts w:hint="eastAsia"/>
        </w:rPr>
        <w:t xml:space="preserve"> der </w:t>
      </w:r>
      <w:proofErr w:type="spellStart"/>
      <w:r>
        <w:rPr>
          <w:rFonts w:hint="eastAsia"/>
        </w:rPr>
        <w:t>neuen</w:t>
      </w:r>
      <w:proofErr w:type="spellEnd"/>
      <w:r>
        <w:rPr>
          <w:rFonts w:hint="eastAsia"/>
        </w:rPr>
        <w:t xml:space="preserve"> </w:t>
      </w:r>
      <w:proofErr w:type="spellStart"/>
      <w:r>
        <w:rPr>
          <w:rFonts w:hint="eastAsia"/>
        </w:rPr>
        <w:t>Auffassung</w:t>
      </w:r>
      <w:proofErr w:type="spellEnd"/>
      <w:r>
        <w:rPr>
          <w:rFonts w:hint="eastAsia"/>
        </w:rPr>
        <w:t xml:space="preserve"> die Menschen </w:t>
      </w:r>
      <w:proofErr w:type="spellStart"/>
      <w:r>
        <w:rPr>
          <w:rFonts w:hint="eastAsia"/>
        </w:rPr>
        <w:t>mit</w:t>
      </w:r>
      <w:proofErr w:type="spellEnd"/>
      <w:r>
        <w:rPr>
          <w:rFonts w:hint="eastAsia"/>
        </w:rPr>
        <w:t xml:space="preserve"> all </w:t>
      </w:r>
      <w:proofErr w:type="spellStart"/>
      <w:r>
        <w:rPr>
          <w:rFonts w:hint="eastAsia"/>
        </w:rPr>
        <w:t>ihren</w:t>
      </w:r>
      <w:proofErr w:type="spellEnd"/>
      <w:r>
        <w:rPr>
          <w:rFonts w:hint="eastAsia"/>
        </w:rPr>
        <w:t xml:space="preserve"> </w:t>
      </w:r>
      <w:proofErr w:type="spellStart"/>
      <w:r>
        <w:rPr>
          <w:rFonts w:hint="eastAsia"/>
        </w:rPr>
        <w:t>Handlungen</w:t>
      </w:r>
      <w:proofErr w:type="spellEnd"/>
      <w:r>
        <w:rPr>
          <w:rFonts w:hint="eastAsia"/>
        </w:rPr>
        <w:t xml:space="preserve"> von </w:t>
      </w:r>
      <w:proofErr w:type="spellStart"/>
      <w:r>
        <w:rPr>
          <w:rFonts w:hint="eastAsia"/>
        </w:rPr>
        <w:t>vornherein</w:t>
      </w:r>
      <w:proofErr w:type="spellEnd"/>
      <w:r>
        <w:rPr>
          <w:rFonts w:hint="eastAsia"/>
        </w:rPr>
        <w:t xml:space="preserve"> in den </w:t>
      </w:r>
      <w:proofErr w:type="spellStart"/>
      <w:r>
        <w:rPr>
          <w:rFonts w:hint="eastAsia"/>
        </w:rPr>
        <w:t>bestimmten</w:t>
      </w:r>
      <w:proofErr w:type="spellEnd"/>
      <w:r>
        <w:rPr>
          <w:rFonts w:hint="eastAsia"/>
        </w:rPr>
        <w:t xml:space="preserve"> </w:t>
      </w:r>
      <w:proofErr w:type="spellStart"/>
      <w:r>
        <w:rPr>
          <w:rFonts w:hint="eastAsia"/>
        </w:rPr>
        <w:t>gesellschaftlichen</w:t>
      </w:r>
      <w:proofErr w:type="spellEnd"/>
      <w:r>
        <w:rPr>
          <w:rFonts w:hint="eastAsia"/>
        </w:rPr>
        <w:t xml:space="preserve"> </w:t>
      </w:r>
      <w:proofErr w:type="spellStart"/>
      <w:r>
        <w:rPr>
          <w:rFonts w:hint="eastAsia"/>
        </w:rPr>
        <w:t>Verhältnissen</w:t>
      </w:r>
      <w:proofErr w:type="spellEnd"/>
      <w:r>
        <w:rPr>
          <w:rFonts w:hint="eastAsia"/>
        </w:rPr>
        <w:t xml:space="preserve">, die </w:t>
      </w:r>
      <w:proofErr w:type="spellStart"/>
      <w:r>
        <w:rPr>
          <w:rFonts w:hint="eastAsia"/>
        </w:rPr>
        <w:t>aus</w:t>
      </w:r>
      <w:proofErr w:type="spellEnd"/>
      <w:r>
        <w:rPr>
          <w:rFonts w:hint="eastAsia"/>
        </w:rPr>
        <w:t xml:space="preserve"> der </w:t>
      </w:r>
      <w:proofErr w:type="spellStart"/>
      <w:r>
        <w:rPr>
          <w:rFonts w:hint="eastAsia"/>
        </w:rPr>
        <w:t>jeweiligen</w:t>
      </w:r>
      <w:proofErr w:type="spellEnd"/>
      <w:r>
        <w:rPr>
          <w:rFonts w:hint="eastAsia"/>
        </w:rPr>
        <w:t xml:space="preserve"> </w:t>
      </w:r>
      <w:proofErr w:type="spellStart"/>
      <w:r>
        <w:rPr>
          <w:rFonts w:hint="eastAsia"/>
        </w:rPr>
        <w:t>Entwicklungsstufe</w:t>
      </w:r>
      <w:proofErr w:type="spellEnd"/>
      <w:r>
        <w:rPr>
          <w:rFonts w:hint="eastAsia"/>
        </w:rPr>
        <w:t xml:space="preserve"> der </w:t>
      </w:r>
      <w:proofErr w:type="spellStart"/>
      <w:r>
        <w:rPr>
          <w:rFonts w:hint="eastAsia"/>
        </w:rPr>
        <w:t>materiellen</w:t>
      </w:r>
      <w:proofErr w:type="spellEnd"/>
      <w:r>
        <w:rPr>
          <w:rFonts w:hint="eastAsia"/>
        </w:rPr>
        <w:t xml:space="preserve"> Produktion </w:t>
      </w:r>
      <w:proofErr w:type="spellStart"/>
      <w:r>
        <w:rPr>
          <w:rFonts w:hint="eastAsia"/>
        </w:rPr>
        <w:t>entspringen</w:t>
      </w:r>
      <w:proofErr w:type="spellEnd"/>
      <w:r>
        <w:rPr>
          <w:rFonts w:hint="eastAsia"/>
        </w:rPr>
        <w:t xml:space="preserve"> ... </w:t>
      </w:r>
      <w:proofErr w:type="spellStart"/>
      <w:r>
        <w:rPr>
          <w:rFonts w:hint="eastAsia"/>
        </w:rPr>
        <w:t>Ideale</w:t>
      </w:r>
      <w:proofErr w:type="spellEnd"/>
      <w:r>
        <w:rPr>
          <w:rFonts w:hint="eastAsia"/>
        </w:rPr>
        <w:t xml:space="preserve"> der b</w:t>
      </w:r>
      <w:r>
        <w:rPr>
          <w:rFonts w:hint="eastAsia"/>
        </w:rPr>
        <w:t>ü</w:t>
      </w:r>
      <w:proofErr w:type="spellStart"/>
      <w:r>
        <w:rPr>
          <w:rFonts w:hint="eastAsia"/>
        </w:rPr>
        <w:t>rgerlichen</w:t>
      </w:r>
      <w:proofErr w:type="spellEnd"/>
      <w:r>
        <w:rPr>
          <w:rFonts w:hint="eastAsia"/>
        </w:rPr>
        <w:t xml:space="preserve"> Gesellschaft, </w:t>
      </w:r>
      <w:proofErr w:type="spellStart"/>
      <w:r>
        <w:rPr>
          <w:rFonts w:hint="eastAsia"/>
        </w:rPr>
        <w:t>wie</w:t>
      </w:r>
      <w:proofErr w:type="spellEnd"/>
      <w:r>
        <w:rPr>
          <w:rFonts w:hint="eastAsia"/>
        </w:rPr>
        <w:t xml:space="preserve"> das </w:t>
      </w:r>
      <w:proofErr w:type="spellStart"/>
      <w:r>
        <w:rPr>
          <w:rFonts w:hint="eastAsia"/>
        </w:rPr>
        <w:t>freie</w:t>
      </w:r>
      <w:proofErr w:type="spellEnd"/>
      <w:r>
        <w:rPr>
          <w:rFonts w:hint="eastAsia"/>
        </w:rPr>
        <w:t xml:space="preserve">, </w:t>
      </w:r>
      <w:proofErr w:type="spellStart"/>
      <w:r>
        <w:rPr>
          <w:rFonts w:hint="eastAsia"/>
        </w:rPr>
        <w:t>sich</w:t>
      </w:r>
      <w:proofErr w:type="spellEnd"/>
      <w:r>
        <w:rPr>
          <w:rFonts w:hint="eastAsia"/>
        </w:rPr>
        <w:t xml:space="preserve"> </w:t>
      </w:r>
      <w:proofErr w:type="spellStart"/>
      <w:r>
        <w:rPr>
          <w:rFonts w:hint="eastAsia"/>
        </w:rPr>
        <w:t>selbst</w:t>
      </w:r>
      <w:proofErr w:type="spellEnd"/>
      <w:r>
        <w:rPr>
          <w:rFonts w:hint="eastAsia"/>
        </w:rPr>
        <w:t xml:space="preserve"> </w:t>
      </w:r>
      <w:proofErr w:type="spellStart"/>
      <w:r>
        <w:rPr>
          <w:rFonts w:hint="eastAsia"/>
        </w:rPr>
        <w:t>bestimmende</w:t>
      </w:r>
      <w:proofErr w:type="spellEnd"/>
      <w:r>
        <w:rPr>
          <w:rFonts w:hint="eastAsia"/>
        </w:rPr>
        <w:t xml:space="preserve"> Individuum und die </w:t>
      </w:r>
      <w:proofErr w:type="spellStart"/>
      <w:r>
        <w:rPr>
          <w:rFonts w:hint="eastAsia"/>
        </w:rPr>
        <w:t>Freiheit</w:t>
      </w:r>
      <w:proofErr w:type="spellEnd"/>
      <w:r>
        <w:rPr>
          <w:rFonts w:hint="eastAsia"/>
        </w:rPr>
        <w:t xml:space="preserve"> und </w:t>
      </w:r>
      <w:proofErr w:type="spellStart"/>
      <w:r>
        <w:rPr>
          <w:rFonts w:hint="eastAsia"/>
        </w:rPr>
        <w:t>Gleichheit</w:t>
      </w:r>
      <w:proofErr w:type="spellEnd"/>
      <w:r>
        <w:rPr>
          <w:rFonts w:hint="eastAsia"/>
        </w:rPr>
        <w:t xml:space="preserve"> </w:t>
      </w:r>
      <w:proofErr w:type="spellStart"/>
      <w:r>
        <w:rPr>
          <w:rFonts w:hint="eastAsia"/>
        </w:rPr>
        <w:t>aller</w:t>
      </w:r>
      <w:proofErr w:type="spellEnd"/>
      <w:r>
        <w:rPr>
          <w:rFonts w:hint="eastAsia"/>
        </w:rPr>
        <w:t xml:space="preserve"> B</w:t>
      </w:r>
      <w:r>
        <w:rPr>
          <w:rFonts w:hint="eastAsia"/>
        </w:rPr>
        <w:t>ü</w:t>
      </w:r>
      <w:proofErr w:type="spellStart"/>
      <w:r>
        <w:rPr>
          <w:rFonts w:hint="eastAsia"/>
        </w:rPr>
        <w:t>rger</w:t>
      </w:r>
      <w:proofErr w:type="spellEnd"/>
      <w:r>
        <w:rPr>
          <w:rFonts w:hint="eastAsia"/>
        </w:rPr>
        <w:t xml:space="preserve"> in der Aus</w:t>
      </w:r>
      <w:r>
        <w:rPr>
          <w:rFonts w:hint="eastAsia"/>
        </w:rPr>
        <w:t>ü</w:t>
      </w:r>
      <w:r>
        <w:rPr>
          <w:rFonts w:hint="eastAsia"/>
        </w:rPr>
        <w:t xml:space="preserve">bung </w:t>
      </w:r>
      <w:proofErr w:type="spellStart"/>
      <w:r>
        <w:rPr>
          <w:rFonts w:hint="eastAsia"/>
        </w:rPr>
        <w:t>ihrer</w:t>
      </w:r>
      <w:proofErr w:type="spellEnd"/>
      <w:r>
        <w:rPr>
          <w:rFonts w:hint="eastAsia"/>
        </w:rPr>
        <w:t xml:space="preserve"> </w:t>
      </w:r>
      <w:proofErr w:type="spellStart"/>
      <w:r>
        <w:rPr>
          <w:rFonts w:hint="eastAsia"/>
        </w:rPr>
        <w:t>politischen</w:t>
      </w:r>
      <w:proofErr w:type="spellEnd"/>
      <w:r>
        <w:rPr>
          <w:rFonts w:hint="eastAsia"/>
        </w:rPr>
        <w:t xml:space="preserve"> </w:t>
      </w:r>
      <w:proofErr w:type="spellStart"/>
      <w:r>
        <w:rPr>
          <w:rFonts w:hint="eastAsia"/>
        </w:rPr>
        <w:t>Rechte</w:t>
      </w:r>
      <w:proofErr w:type="spellEnd"/>
      <w:r>
        <w:rPr>
          <w:rFonts w:hint="eastAsia"/>
        </w:rPr>
        <w:t xml:space="preserve"> und die </w:t>
      </w:r>
      <w:proofErr w:type="spellStart"/>
      <w:r>
        <w:rPr>
          <w:rFonts w:hint="eastAsia"/>
        </w:rPr>
        <w:t>Gleichheit</w:t>
      </w:r>
      <w:proofErr w:type="spellEnd"/>
      <w:r>
        <w:rPr>
          <w:rFonts w:hint="eastAsia"/>
        </w:rPr>
        <w:t xml:space="preserve"> </w:t>
      </w:r>
      <w:proofErr w:type="spellStart"/>
      <w:r>
        <w:rPr>
          <w:rFonts w:hint="eastAsia"/>
        </w:rPr>
        <w:t>aller</w:t>
      </w:r>
      <w:proofErr w:type="spellEnd"/>
      <w:r>
        <w:rPr>
          <w:rFonts w:hint="eastAsia"/>
        </w:rPr>
        <w:t xml:space="preserve"> </w:t>
      </w:r>
      <w:proofErr w:type="spellStart"/>
      <w:r>
        <w:rPr>
          <w:rFonts w:hint="eastAsia"/>
        </w:rPr>
        <w:t>vor</w:t>
      </w:r>
      <w:proofErr w:type="spellEnd"/>
      <w:r>
        <w:rPr>
          <w:rFonts w:hint="eastAsia"/>
        </w:rPr>
        <w:t xml:space="preserve"> dem </w:t>
      </w:r>
      <w:proofErr w:type="spellStart"/>
      <w:r>
        <w:rPr>
          <w:rFonts w:hint="eastAsia"/>
        </w:rPr>
        <w:t>Gesetz</w:t>
      </w:r>
      <w:proofErr w:type="spellEnd"/>
      <w:r>
        <w:rPr>
          <w:rFonts w:hint="eastAsia"/>
        </w:rPr>
        <w:t xml:space="preserve">, </w:t>
      </w:r>
      <w:proofErr w:type="spellStart"/>
      <w:r>
        <w:rPr>
          <w:rFonts w:hint="eastAsia"/>
        </w:rPr>
        <w:t>erscheinen</w:t>
      </w:r>
      <w:proofErr w:type="spellEnd"/>
      <w:r>
        <w:rPr>
          <w:rFonts w:hint="eastAsia"/>
        </w:rPr>
        <w:t xml:space="preserve"> </w:t>
      </w:r>
      <w:proofErr w:type="spellStart"/>
      <w:r>
        <w:rPr>
          <w:rFonts w:hint="eastAsia"/>
        </w:rPr>
        <w:t>jetzt</w:t>
      </w:r>
      <w:proofErr w:type="spellEnd"/>
      <w:r>
        <w:rPr>
          <w:rFonts w:hint="eastAsia"/>
        </w:rPr>
        <w:t xml:space="preserve"> </w:t>
      </w:r>
      <w:proofErr w:type="spellStart"/>
      <w:r>
        <w:rPr>
          <w:rFonts w:hint="eastAsia"/>
        </w:rPr>
        <w:t>nur</w:t>
      </w:r>
      <w:proofErr w:type="spellEnd"/>
      <w:r>
        <w:rPr>
          <w:rFonts w:hint="eastAsia"/>
        </w:rPr>
        <w:t xml:space="preserve"> </w:t>
      </w:r>
      <w:proofErr w:type="spellStart"/>
      <w:r>
        <w:rPr>
          <w:rFonts w:hint="eastAsia"/>
        </w:rPr>
        <w:t>noch</w:t>
      </w:r>
      <w:proofErr w:type="spellEnd"/>
      <w:r>
        <w:rPr>
          <w:rFonts w:hint="eastAsia"/>
        </w:rPr>
        <w:t xml:space="preserve"> </w:t>
      </w:r>
      <w:proofErr w:type="spellStart"/>
      <w:r>
        <w:rPr>
          <w:rFonts w:hint="eastAsia"/>
        </w:rPr>
        <w:t>als</w:t>
      </w:r>
      <w:proofErr w:type="spellEnd"/>
      <w:r>
        <w:rPr>
          <w:rFonts w:hint="eastAsia"/>
        </w:rPr>
        <w:t xml:space="preserve"> die </w:t>
      </w:r>
      <w:proofErr w:type="spellStart"/>
      <w:r>
        <w:rPr>
          <w:rFonts w:hint="eastAsia"/>
        </w:rPr>
        <w:t>aus</w:t>
      </w:r>
      <w:proofErr w:type="spellEnd"/>
      <w:r>
        <w:rPr>
          <w:rFonts w:hint="eastAsia"/>
        </w:rPr>
        <w:t xml:space="preserve"> dem </w:t>
      </w:r>
      <w:proofErr w:type="spellStart"/>
      <w:r>
        <w:rPr>
          <w:rFonts w:hint="eastAsia"/>
        </w:rPr>
        <w:t>Warenaustausch</w:t>
      </w:r>
      <w:proofErr w:type="spellEnd"/>
      <w:r>
        <w:rPr>
          <w:rFonts w:hint="eastAsia"/>
        </w:rPr>
        <w:t xml:space="preserve"> </w:t>
      </w:r>
      <w:proofErr w:type="spellStart"/>
      <w:r>
        <w:rPr>
          <w:rFonts w:hint="eastAsia"/>
        </w:rPr>
        <w:t>abgeleiteten</w:t>
      </w:r>
      <w:proofErr w:type="spellEnd"/>
      <w:r>
        <w:rPr>
          <w:rFonts w:hint="eastAsia"/>
        </w:rPr>
        <w:t xml:space="preserve"> </w:t>
      </w:r>
      <w:proofErr w:type="spellStart"/>
      <w:r>
        <w:rPr>
          <w:rFonts w:hint="eastAsia"/>
          <w:i/>
          <w:iCs/>
        </w:rPr>
        <w:t>Korrelatvorstellungen</w:t>
      </w:r>
      <w:proofErr w:type="spellEnd"/>
      <w:r>
        <w:rPr>
          <w:rFonts w:hint="eastAsia"/>
          <w:i/>
          <w:iCs/>
        </w:rPr>
        <w:t xml:space="preserve"> </w:t>
      </w:r>
      <w:proofErr w:type="spellStart"/>
      <w:r>
        <w:rPr>
          <w:rFonts w:hint="eastAsia"/>
          <w:i/>
          <w:iCs/>
        </w:rPr>
        <w:t>zum</w:t>
      </w:r>
      <w:proofErr w:type="spellEnd"/>
      <w:r>
        <w:rPr>
          <w:rFonts w:hint="eastAsia"/>
          <w:i/>
          <w:iCs/>
        </w:rPr>
        <w:t xml:space="preserve"> </w:t>
      </w:r>
      <w:proofErr w:type="spellStart"/>
      <w:r>
        <w:rPr>
          <w:rFonts w:hint="eastAsia"/>
          <w:i/>
          <w:iCs/>
        </w:rPr>
        <w:t>Fetischismus</w:t>
      </w:r>
      <w:proofErr w:type="spellEnd"/>
      <w:r>
        <w:rPr>
          <w:rFonts w:hint="eastAsia"/>
          <w:i/>
          <w:iCs/>
        </w:rPr>
        <w:t xml:space="preserve"> der Ware</w:t>
      </w:r>
      <w:r>
        <w:rPr>
          <w:rFonts w:hint="eastAsia"/>
        </w:rPr>
        <w:t xml:space="preserve"> ... Nur </w:t>
      </w:r>
      <w:proofErr w:type="spellStart"/>
      <w:r>
        <w:rPr>
          <w:rFonts w:hint="eastAsia"/>
        </w:rPr>
        <w:t>unter</w:t>
      </w:r>
      <w:proofErr w:type="spellEnd"/>
      <w:r>
        <w:rPr>
          <w:rFonts w:hint="eastAsia"/>
        </w:rPr>
        <w:t xml:space="preserve"> </w:t>
      </w:r>
      <w:proofErr w:type="spellStart"/>
      <w:r>
        <w:rPr>
          <w:rFonts w:hint="eastAsia"/>
        </w:rPr>
        <w:t>Verdrängung</w:t>
      </w:r>
      <w:proofErr w:type="spellEnd"/>
      <w:r>
        <w:rPr>
          <w:rFonts w:hint="eastAsia"/>
        </w:rPr>
        <w:t xml:space="preserve"> der </w:t>
      </w:r>
      <w:proofErr w:type="spellStart"/>
      <w:r>
        <w:rPr>
          <w:rFonts w:hint="eastAsia"/>
        </w:rPr>
        <w:t>wirklichen</w:t>
      </w:r>
      <w:proofErr w:type="spellEnd"/>
      <w:r>
        <w:rPr>
          <w:rFonts w:hint="eastAsia"/>
        </w:rPr>
        <w:t xml:space="preserve"> </w:t>
      </w:r>
      <w:proofErr w:type="spellStart"/>
      <w:r>
        <w:rPr>
          <w:rFonts w:hint="eastAsia"/>
        </w:rPr>
        <w:t>gesellschaftlichen</w:t>
      </w:r>
      <w:proofErr w:type="spellEnd"/>
      <w:r>
        <w:rPr>
          <w:rFonts w:hint="eastAsia"/>
        </w:rPr>
        <w:t xml:space="preserve"> </w:t>
      </w:r>
      <w:proofErr w:type="spellStart"/>
      <w:r>
        <w:rPr>
          <w:rFonts w:hint="eastAsia"/>
        </w:rPr>
        <w:t>Grundbeziehungen</w:t>
      </w:r>
      <w:proofErr w:type="spellEnd"/>
      <w:r>
        <w:rPr>
          <w:rFonts w:hint="eastAsia"/>
        </w:rPr>
        <w:t xml:space="preserve"> ...in die </w:t>
      </w:r>
      <w:proofErr w:type="spellStart"/>
      <w:r>
        <w:rPr>
          <w:rFonts w:hint="eastAsia"/>
        </w:rPr>
        <w:t>Unbewußtheit</w:t>
      </w:r>
      <w:proofErr w:type="spellEnd"/>
      <w:r>
        <w:rPr>
          <w:rFonts w:hint="eastAsia"/>
        </w:rPr>
        <w:t xml:space="preserve">... </w:t>
      </w:r>
      <w:proofErr w:type="spellStart"/>
      <w:r>
        <w:rPr>
          <w:rFonts w:hint="eastAsia"/>
        </w:rPr>
        <w:t>nur</w:t>
      </w:r>
      <w:proofErr w:type="spellEnd"/>
      <w:r>
        <w:rPr>
          <w:rFonts w:hint="eastAsia"/>
        </w:rPr>
        <w:t xml:space="preserve"> </w:t>
      </w:r>
      <w:proofErr w:type="spellStart"/>
      <w:r>
        <w:rPr>
          <w:rFonts w:hint="eastAsia"/>
        </w:rPr>
        <w:t>durch</w:t>
      </w:r>
      <w:proofErr w:type="spellEnd"/>
      <w:r>
        <w:rPr>
          <w:rFonts w:hint="eastAsia"/>
        </w:rPr>
        <w:t xml:space="preserve"> die </w:t>
      </w:r>
      <w:proofErr w:type="spellStart"/>
      <w:r>
        <w:rPr>
          <w:rFonts w:hint="eastAsia"/>
        </w:rPr>
        <w:t>fetischistische</w:t>
      </w:r>
      <w:proofErr w:type="spellEnd"/>
      <w:r>
        <w:rPr>
          <w:rFonts w:hint="eastAsia"/>
        </w:rPr>
        <w:t xml:space="preserve"> </w:t>
      </w:r>
      <w:proofErr w:type="spellStart"/>
      <w:r>
        <w:rPr>
          <w:rFonts w:hint="eastAsia"/>
        </w:rPr>
        <w:t>Umwandlung</w:t>
      </w:r>
      <w:proofErr w:type="spellEnd"/>
      <w:r>
        <w:rPr>
          <w:rFonts w:hint="eastAsia"/>
        </w:rPr>
        <w:t xml:space="preserve"> der </w:t>
      </w:r>
      <w:proofErr w:type="spellStart"/>
      <w:r>
        <w:rPr>
          <w:rFonts w:hint="eastAsia"/>
        </w:rPr>
        <w:t>gesellschaftlichen</w:t>
      </w:r>
      <w:proofErr w:type="spellEnd"/>
      <w:r>
        <w:rPr>
          <w:rFonts w:hint="eastAsia"/>
        </w:rPr>
        <w:t xml:space="preserve"> </w:t>
      </w:r>
      <w:proofErr w:type="spellStart"/>
      <w:r>
        <w:rPr>
          <w:rFonts w:hint="eastAsia"/>
        </w:rPr>
        <w:t>Beziehungen</w:t>
      </w:r>
      <w:proofErr w:type="spellEnd"/>
      <w:r>
        <w:rPr>
          <w:rFonts w:hint="eastAsia"/>
        </w:rPr>
        <w:t xml:space="preserve"> </w:t>
      </w:r>
      <w:proofErr w:type="spellStart"/>
      <w:r>
        <w:rPr>
          <w:rFonts w:hint="eastAsia"/>
        </w:rPr>
        <w:t>zwischen</w:t>
      </w:r>
      <w:proofErr w:type="spellEnd"/>
      <w:r>
        <w:rPr>
          <w:rFonts w:hint="eastAsia"/>
        </w:rPr>
        <w:t xml:space="preserve"> der </w:t>
      </w:r>
      <w:proofErr w:type="spellStart"/>
      <w:r>
        <w:rPr>
          <w:rFonts w:hint="eastAsia"/>
        </w:rPr>
        <w:t>Klasse</w:t>
      </w:r>
      <w:proofErr w:type="spellEnd"/>
      <w:r>
        <w:rPr>
          <w:rFonts w:hint="eastAsia"/>
        </w:rPr>
        <w:t xml:space="preserve"> der </w:t>
      </w:r>
      <w:proofErr w:type="spellStart"/>
      <w:r>
        <w:rPr>
          <w:rFonts w:hint="eastAsia"/>
        </w:rPr>
        <w:t>Kapitalisten</w:t>
      </w:r>
      <w:proofErr w:type="spellEnd"/>
      <w:r>
        <w:rPr>
          <w:rFonts w:hint="eastAsia"/>
        </w:rPr>
        <w:t xml:space="preserve"> und der </w:t>
      </w:r>
      <w:proofErr w:type="spellStart"/>
      <w:r>
        <w:rPr>
          <w:rFonts w:hint="eastAsia"/>
        </w:rPr>
        <w:t>Klasse</w:t>
      </w:r>
      <w:proofErr w:type="spellEnd"/>
      <w:r>
        <w:rPr>
          <w:rFonts w:hint="eastAsia"/>
        </w:rPr>
        <w:t xml:space="preserve"> der </w:t>
      </w:r>
      <w:proofErr w:type="spellStart"/>
      <w:r>
        <w:rPr>
          <w:rFonts w:hint="eastAsia"/>
        </w:rPr>
        <w:t>Lohnarbeiter</w:t>
      </w:r>
      <w:proofErr w:type="spellEnd"/>
      <w:r>
        <w:rPr>
          <w:rFonts w:hint="eastAsia"/>
        </w:rPr>
        <w:t xml:space="preserve"> in </w:t>
      </w:r>
      <w:r>
        <w:rPr>
          <w:rFonts w:hint="eastAsia"/>
        </w:rPr>
        <w:t>›</w:t>
      </w:r>
      <w:proofErr w:type="spellStart"/>
      <w:r>
        <w:rPr>
          <w:rFonts w:hint="eastAsia"/>
        </w:rPr>
        <w:t>freien</w:t>
      </w:r>
      <w:proofErr w:type="spellEnd"/>
      <w:r>
        <w:rPr>
          <w:rFonts w:hint="eastAsia"/>
        </w:rPr>
        <w:t>‹</w:t>
      </w:r>
      <w:r>
        <w:rPr>
          <w:rFonts w:hint="eastAsia"/>
        </w:rPr>
        <w:t xml:space="preserve"> </w:t>
      </w:r>
      <w:proofErr w:type="spellStart"/>
      <w:r>
        <w:rPr>
          <w:rFonts w:hint="eastAsia"/>
        </w:rPr>
        <w:t>Verkauf</w:t>
      </w:r>
      <w:proofErr w:type="spellEnd"/>
      <w:r>
        <w:rPr>
          <w:rFonts w:hint="eastAsia"/>
        </w:rPr>
        <w:t xml:space="preserve"> ... der </w:t>
      </w:r>
      <w:r>
        <w:rPr>
          <w:rFonts w:hint="eastAsia"/>
        </w:rPr>
        <w:t>›</w:t>
      </w:r>
      <w:r>
        <w:rPr>
          <w:rFonts w:hint="eastAsia"/>
        </w:rPr>
        <w:t xml:space="preserve">Ware </w:t>
      </w:r>
      <w:proofErr w:type="spellStart"/>
      <w:r>
        <w:rPr>
          <w:rFonts w:hint="eastAsia"/>
        </w:rPr>
        <w:t>Arbeitskraft</w:t>
      </w:r>
      <w:proofErr w:type="spellEnd"/>
      <w:r>
        <w:rPr>
          <w:rFonts w:hint="eastAsia"/>
        </w:rPr>
        <w:t>‹</w:t>
      </w:r>
      <w:r>
        <w:rPr>
          <w:rFonts w:hint="eastAsia"/>
        </w:rPr>
        <w:t xml:space="preserve"> an den </w:t>
      </w:r>
      <w:proofErr w:type="spellStart"/>
      <w:r>
        <w:rPr>
          <w:rFonts w:hint="eastAsia"/>
        </w:rPr>
        <w:t>Besitzer</w:t>
      </w:r>
      <w:proofErr w:type="spellEnd"/>
      <w:r>
        <w:rPr>
          <w:rFonts w:hint="eastAsia"/>
        </w:rPr>
        <w:t xml:space="preserve"> des </w:t>
      </w:r>
      <w:r>
        <w:rPr>
          <w:rFonts w:hint="eastAsia"/>
        </w:rPr>
        <w:t>›</w:t>
      </w:r>
      <w:proofErr w:type="spellStart"/>
      <w:r>
        <w:rPr>
          <w:rFonts w:hint="eastAsia"/>
        </w:rPr>
        <w:t>Kapitals</w:t>
      </w:r>
      <w:proofErr w:type="spellEnd"/>
      <w:r>
        <w:rPr>
          <w:rFonts w:hint="eastAsia"/>
        </w:rPr>
        <w:t>‹</w:t>
      </w:r>
      <w:r>
        <w:rPr>
          <w:rFonts w:hint="eastAsia"/>
        </w:rPr>
        <w:t xml:space="preserve">... </w:t>
      </w:r>
      <w:proofErr w:type="spellStart"/>
      <w:r>
        <w:rPr>
          <w:rFonts w:hint="eastAsia"/>
        </w:rPr>
        <w:t>ist</w:t>
      </w:r>
      <w:proofErr w:type="spellEnd"/>
      <w:r>
        <w:rPr>
          <w:rFonts w:hint="eastAsia"/>
        </w:rPr>
        <w:t xml:space="preserve"> es </w:t>
      </w:r>
      <w:proofErr w:type="spellStart"/>
      <w:r>
        <w:rPr>
          <w:rFonts w:hint="eastAsia"/>
        </w:rPr>
        <w:t>möglich</w:t>
      </w:r>
      <w:proofErr w:type="spellEnd"/>
      <w:r>
        <w:rPr>
          <w:rFonts w:hint="eastAsia"/>
        </w:rPr>
        <w:t xml:space="preserve">, in </w:t>
      </w:r>
      <w:proofErr w:type="spellStart"/>
      <w:r>
        <w:rPr>
          <w:rFonts w:hint="eastAsia"/>
        </w:rPr>
        <w:t>dieser</w:t>
      </w:r>
      <w:proofErr w:type="spellEnd"/>
      <w:r>
        <w:rPr>
          <w:rFonts w:hint="eastAsia"/>
        </w:rPr>
        <w:t xml:space="preserve"> Gesellschaft von </w:t>
      </w:r>
      <w:proofErr w:type="spellStart"/>
      <w:r>
        <w:rPr>
          <w:rFonts w:hint="eastAsia"/>
        </w:rPr>
        <w:t>Freiheit</w:t>
      </w:r>
      <w:proofErr w:type="spellEnd"/>
      <w:r>
        <w:rPr>
          <w:rFonts w:hint="eastAsia"/>
        </w:rPr>
        <w:t xml:space="preserve"> und </w:t>
      </w:r>
      <w:proofErr w:type="spellStart"/>
      <w:r>
        <w:rPr>
          <w:rFonts w:hint="eastAsia"/>
        </w:rPr>
        <w:t>Gleichheit</w:t>
      </w:r>
      <w:proofErr w:type="spellEnd"/>
      <w:r>
        <w:rPr>
          <w:rFonts w:hint="eastAsia"/>
        </w:rPr>
        <w:t xml:space="preserve"> </w:t>
      </w:r>
      <w:proofErr w:type="spellStart"/>
      <w:r>
        <w:rPr>
          <w:rFonts w:hint="eastAsia"/>
        </w:rPr>
        <w:t>zu</w:t>
      </w:r>
      <w:proofErr w:type="spellEnd"/>
      <w:r>
        <w:rPr>
          <w:rFonts w:hint="eastAsia"/>
        </w:rPr>
        <w:t xml:space="preserve"> </w:t>
      </w:r>
      <w:proofErr w:type="spellStart"/>
      <w:proofErr w:type="gramStart"/>
      <w:r>
        <w:rPr>
          <w:rFonts w:hint="eastAsia"/>
        </w:rPr>
        <w:t>sprechen</w:t>
      </w:r>
      <w:proofErr w:type="spellEnd"/>
      <w:r>
        <w:rPr>
          <w:rFonts w:hint="eastAsia"/>
        </w:rPr>
        <w:t>.«</w:t>
      </w:r>
      <w:proofErr w:type="gramEnd"/>
      <w:r>
        <w:rPr>
          <w:rFonts w:hint="eastAsia"/>
        </w:rPr>
        <w:t xml:space="preserve"> </w:t>
      </w:r>
      <w:proofErr w:type="spellStart"/>
      <w:r>
        <w:rPr>
          <w:rFonts w:hint="eastAsia"/>
        </w:rPr>
        <w:t>Korsch</w:t>
      </w:r>
      <w:proofErr w:type="spellEnd"/>
      <w:r>
        <w:rPr>
          <w:rFonts w:hint="eastAsia"/>
        </w:rPr>
        <w:t xml:space="preserve"> 1c</w:t>
      </w:r>
      <w:r>
        <w:rPr>
          <w:rFonts w:hint="eastAsia"/>
        </w:rPr>
        <w:t>〈</w:t>
      </w:r>
      <w:r>
        <w:rPr>
          <w:rFonts w:hint="eastAsia"/>
        </w:rPr>
        <w:t>II</w:t>
      </w:r>
      <w:r>
        <w:rPr>
          <w:rFonts w:hint="eastAsia"/>
        </w:rPr>
        <w:t>〉</w:t>
      </w:r>
      <w:r>
        <w:rPr>
          <w:rFonts w:hint="eastAsia"/>
        </w:rPr>
        <w:t xml:space="preserve">p 75-77 </w:t>
      </w:r>
    </w:p>
    <w:p w14:paraId="63E0E508" w14:textId="4D893F6D" w:rsidR="00572209" w:rsidRDefault="00000000" w:rsidP="00EA67E3">
      <w:pPr>
        <w:spacing w:line="360" w:lineRule="auto"/>
        <w:jc w:val="right"/>
      </w:pPr>
      <w:r>
        <w:rPr>
          <w:rFonts w:hint="eastAsia"/>
        </w:rPr>
        <w:t>[X 8 a, 1]</w:t>
      </w:r>
    </w:p>
    <w:p w14:paraId="6872EFDA" w14:textId="77777777" w:rsidR="00EA67E3" w:rsidRDefault="00000000">
      <w:pPr>
        <w:spacing w:line="360" w:lineRule="auto"/>
      </w:pPr>
      <w:r>
        <w:rPr>
          <w:rFonts w:hint="eastAsia"/>
        </w:rPr>
        <w:t>“如果说在资产阶级观念中，‘经济’事物</w:t>
      </w:r>
      <w:r w:rsidR="00F3589D">
        <w:rPr>
          <w:rFonts w:hint="eastAsia"/>
        </w:rPr>
        <w:t>和关系</w:t>
      </w:r>
      <w:r>
        <w:rPr>
          <w:rFonts w:hint="eastAsia"/>
        </w:rPr>
        <w:t>仅作为外在物与个体公民相对立……那么根据新观念</w:t>
      </w:r>
      <w:r>
        <w:rPr>
          <w:rFonts w:hint="eastAsia"/>
        </w:rPr>
        <w:t>[</w:t>
      </w:r>
      <w:r>
        <w:rPr>
          <w:rFonts w:hint="eastAsia"/>
        </w:rPr>
        <w:t>唯物史观</w:t>
      </w:r>
      <w:r>
        <w:rPr>
          <w:rFonts w:hint="eastAsia"/>
        </w:rPr>
        <w:t>]</w:t>
      </w:r>
      <w:r>
        <w:rPr>
          <w:rFonts w:hint="eastAsia"/>
        </w:rPr>
        <w:t>，人类的一切行动自始便处于特定社会关系中——这些关系源于物质生产的特定发展阶段……资产阶级社会的理想，如‘自由自我决定的个体’、公民行使政治权利的‘自由平等’、法律面前的‘人人平等’，如今仅显现为从商品交换中派生出的拜物教配套观念……唯有通过对真实社会基本关系（资本家阶级与雇佣工人阶级间的剥削）的压抑，使之沉入无意识领域……唯有通过社会关系的拜物教式转化——将阶级压迫伪装成‘自由’</w:t>
      </w:r>
      <w:r w:rsidR="00D16B4F">
        <w:rPr>
          <w:rFonts w:hint="eastAsia"/>
        </w:rPr>
        <w:t>出售</w:t>
      </w:r>
      <w:r>
        <w:rPr>
          <w:rFonts w:hint="eastAsia"/>
        </w:rPr>
        <w:t>……‘劳动力商品’给‘资本所有者’……——才可能在此社会中空谈自由与平等。”科尔施</w:t>
      </w:r>
      <w:r>
        <w:rPr>
          <w:rFonts w:hint="eastAsia"/>
        </w:rPr>
        <w:t xml:space="preserve"> 1c</w:t>
      </w:r>
      <w:r>
        <w:rPr>
          <w:rFonts w:hint="eastAsia"/>
        </w:rPr>
        <w:t>〈第二卷〉，第</w:t>
      </w:r>
      <w:r>
        <w:rPr>
          <w:rFonts w:hint="eastAsia"/>
        </w:rPr>
        <w:t>75-77</w:t>
      </w:r>
      <w:r>
        <w:rPr>
          <w:rFonts w:hint="eastAsia"/>
        </w:rPr>
        <w:t>页</w:t>
      </w:r>
      <w:r>
        <w:rPr>
          <w:rFonts w:hint="eastAsia"/>
        </w:rPr>
        <w:t xml:space="preserve"> </w:t>
      </w:r>
    </w:p>
    <w:p w14:paraId="5A2B5AF2" w14:textId="5495E124" w:rsidR="00572209" w:rsidRDefault="00000000" w:rsidP="00EA67E3">
      <w:pPr>
        <w:spacing w:line="360" w:lineRule="auto"/>
        <w:jc w:val="right"/>
        <w:rPr>
          <w:rFonts w:hint="eastAsia"/>
        </w:rPr>
      </w:pPr>
      <w:r>
        <w:rPr>
          <w:rFonts w:hint="eastAsia"/>
        </w:rPr>
        <w:t>[X 8 a, 1]</w:t>
      </w:r>
    </w:p>
    <w:p w14:paraId="4C4CE57B" w14:textId="77777777" w:rsidR="00572209" w:rsidRDefault="00000000">
      <w:pPr>
        <w:spacing w:line="360" w:lineRule="auto"/>
      </w:pPr>
      <w:r>
        <w:rPr>
          <w:rFonts w:hint="eastAsia"/>
        </w:rPr>
        <w:t xml:space="preserve">»Das </w:t>
      </w:r>
      <w:proofErr w:type="spellStart"/>
      <w:r>
        <w:rPr>
          <w:rFonts w:hint="eastAsia"/>
        </w:rPr>
        <w:t>individuelle</w:t>
      </w:r>
      <w:proofErr w:type="spellEnd"/>
      <w:r>
        <w:rPr>
          <w:rFonts w:hint="eastAsia"/>
        </w:rPr>
        <w:t xml:space="preserve"> und </w:t>
      </w:r>
      <w:proofErr w:type="spellStart"/>
      <w:r>
        <w:rPr>
          <w:rFonts w:hint="eastAsia"/>
        </w:rPr>
        <w:t>kollektive</w:t>
      </w:r>
      <w:proofErr w:type="spellEnd"/>
      <w:r>
        <w:rPr>
          <w:rFonts w:hint="eastAsia"/>
        </w:rPr>
        <w:t xml:space="preserve"> </w:t>
      </w:r>
      <w:proofErr w:type="spellStart"/>
      <w:r>
        <w:rPr>
          <w:rFonts w:hint="eastAsia"/>
        </w:rPr>
        <w:t>Feilschen</w:t>
      </w:r>
      <w:proofErr w:type="spellEnd"/>
      <w:r>
        <w:rPr>
          <w:rFonts w:hint="eastAsia"/>
        </w:rPr>
        <w:t xml:space="preserve"> um die </w:t>
      </w:r>
      <w:proofErr w:type="spellStart"/>
      <w:r>
        <w:rPr>
          <w:rFonts w:hint="eastAsia"/>
        </w:rPr>
        <w:t>Verkaufsbedingungen</w:t>
      </w:r>
      <w:proofErr w:type="spellEnd"/>
      <w:r>
        <w:rPr>
          <w:rFonts w:hint="eastAsia"/>
        </w:rPr>
        <w:t xml:space="preserve"> der Ware </w:t>
      </w:r>
      <w:proofErr w:type="spellStart"/>
      <w:r>
        <w:rPr>
          <w:rFonts w:hint="eastAsia"/>
        </w:rPr>
        <w:t>Arbeitskraft</w:t>
      </w:r>
      <w:proofErr w:type="spellEnd"/>
      <w:r>
        <w:rPr>
          <w:rFonts w:hint="eastAsia"/>
        </w:rPr>
        <w:t xml:space="preserve"> </w:t>
      </w:r>
      <w:proofErr w:type="spellStart"/>
      <w:r>
        <w:rPr>
          <w:rFonts w:hint="eastAsia"/>
        </w:rPr>
        <w:t>gehört</w:t>
      </w:r>
      <w:proofErr w:type="spellEnd"/>
      <w:r>
        <w:rPr>
          <w:rFonts w:hint="eastAsia"/>
        </w:rPr>
        <w:t xml:space="preserve"> </w:t>
      </w:r>
      <w:proofErr w:type="spellStart"/>
      <w:r>
        <w:rPr>
          <w:rFonts w:hint="eastAsia"/>
        </w:rPr>
        <w:t>selbst</w:t>
      </w:r>
      <w:proofErr w:type="spellEnd"/>
      <w:r>
        <w:rPr>
          <w:rFonts w:hint="eastAsia"/>
        </w:rPr>
        <w:t xml:space="preserve"> </w:t>
      </w:r>
      <w:proofErr w:type="spellStart"/>
      <w:r>
        <w:rPr>
          <w:rFonts w:hint="eastAsia"/>
        </w:rPr>
        <w:t>noch</w:t>
      </w:r>
      <w:proofErr w:type="spellEnd"/>
      <w:r>
        <w:rPr>
          <w:rFonts w:hint="eastAsia"/>
        </w:rPr>
        <w:t xml:space="preserve"> </w:t>
      </w:r>
      <w:proofErr w:type="spellStart"/>
      <w:r>
        <w:rPr>
          <w:rFonts w:hint="eastAsia"/>
        </w:rPr>
        <w:t>ganz</w:t>
      </w:r>
      <w:proofErr w:type="spellEnd"/>
      <w:r>
        <w:rPr>
          <w:rFonts w:hint="eastAsia"/>
        </w:rPr>
        <w:t xml:space="preserve"> </w:t>
      </w:r>
      <w:proofErr w:type="spellStart"/>
      <w:r>
        <w:rPr>
          <w:rFonts w:hint="eastAsia"/>
        </w:rPr>
        <w:t>zu</w:t>
      </w:r>
      <w:proofErr w:type="spellEnd"/>
      <w:r>
        <w:rPr>
          <w:rFonts w:hint="eastAsia"/>
        </w:rPr>
        <w:t xml:space="preserve"> der Welt des </w:t>
      </w:r>
      <w:proofErr w:type="spellStart"/>
      <w:r>
        <w:rPr>
          <w:rFonts w:hint="eastAsia"/>
        </w:rPr>
        <w:t>fetischistischen</w:t>
      </w:r>
      <w:proofErr w:type="spellEnd"/>
      <w:r>
        <w:rPr>
          <w:rFonts w:hint="eastAsia"/>
        </w:rPr>
        <w:t xml:space="preserve"> </w:t>
      </w:r>
      <w:proofErr w:type="spellStart"/>
      <w:r>
        <w:rPr>
          <w:rFonts w:hint="eastAsia"/>
        </w:rPr>
        <w:t>Scheins</w:t>
      </w:r>
      <w:proofErr w:type="spellEnd"/>
      <w:r>
        <w:rPr>
          <w:rFonts w:hint="eastAsia"/>
        </w:rPr>
        <w:t xml:space="preserve">. </w:t>
      </w:r>
      <w:proofErr w:type="spellStart"/>
      <w:r>
        <w:rPr>
          <w:rFonts w:hint="eastAsia"/>
        </w:rPr>
        <w:t>Gesellschaftlich</w:t>
      </w:r>
      <w:proofErr w:type="spellEnd"/>
      <w:r>
        <w:rPr>
          <w:rFonts w:hint="eastAsia"/>
        </w:rPr>
        <w:t xml:space="preserve"> </w:t>
      </w:r>
      <w:proofErr w:type="spellStart"/>
      <w:r>
        <w:rPr>
          <w:rFonts w:hint="eastAsia"/>
        </w:rPr>
        <w:t>betrachtet</w:t>
      </w:r>
      <w:proofErr w:type="spellEnd"/>
      <w:r>
        <w:rPr>
          <w:rFonts w:hint="eastAsia"/>
        </w:rPr>
        <w:t xml:space="preserve">, </w:t>
      </w:r>
      <w:proofErr w:type="spellStart"/>
      <w:r>
        <w:rPr>
          <w:rFonts w:hint="eastAsia"/>
        </w:rPr>
        <w:t>sind</w:t>
      </w:r>
      <w:proofErr w:type="spellEnd"/>
      <w:r>
        <w:rPr>
          <w:rFonts w:hint="eastAsia"/>
        </w:rPr>
        <w:t xml:space="preserve"> </w:t>
      </w:r>
      <w:proofErr w:type="spellStart"/>
      <w:r>
        <w:rPr>
          <w:rFonts w:hint="eastAsia"/>
        </w:rPr>
        <w:t>mit</w:t>
      </w:r>
      <w:proofErr w:type="spellEnd"/>
      <w:r>
        <w:rPr>
          <w:rFonts w:hint="eastAsia"/>
        </w:rPr>
        <w:t xml:space="preserve"> den </w:t>
      </w:r>
      <w:proofErr w:type="spellStart"/>
      <w:r>
        <w:rPr>
          <w:rFonts w:hint="eastAsia"/>
        </w:rPr>
        <w:t>sachlichen</w:t>
      </w:r>
      <w:proofErr w:type="spellEnd"/>
      <w:r>
        <w:rPr>
          <w:rFonts w:hint="eastAsia"/>
        </w:rPr>
        <w:t xml:space="preserve"> </w:t>
      </w:r>
      <w:proofErr w:type="spellStart"/>
      <w:r>
        <w:rPr>
          <w:rFonts w:hint="eastAsia"/>
        </w:rPr>
        <w:t>Produktionsmitteln</w:t>
      </w:r>
      <w:proofErr w:type="spellEnd"/>
      <w:r>
        <w:rPr>
          <w:rFonts w:hint="eastAsia"/>
        </w:rPr>
        <w:t xml:space="preserve"> </w:t>
      </w:r>
      <w:proofErr w:type="spellStart"/>
      <w:r>
        <w:rPr>
          <w:rFonts w:hint="eastAsia"/>
        </w:rPr>
        <w:t>zugleich</w:t>
      </w:r>
      <w:proofErr w:type="spellEnd"/>
      <w:r>
        <w:rPr>
          <w:rFonts w:hint="eastAsia"/>
        </w:rPr>
        <w:t xml:space="preserve"> die </w:t>
      </w:r>
      <w:proofErr w:type="spellStart"/>
      <w:r>
        <w:rPr>
          <w:rFonts w:hint="eastAsia"/>
        </w:rPr>
        <w:t>besitzlosen</w:t>
      </w:r>
      <w:proofErr w:type="spellEnd"/>
      <w:r>
        <w:rPr>
          <w:rFonts w:hint="eastAsia"/>
        </w:rPr>
        <w:t xml:space="preserve"> </w:t>
      </w:r>
      <w:proofErr w:type="spellStart"/>
      <w:r>
        <w:rPr>
          <w:rFonts w:hint="eastAsia"/>
        </w:rPr>
        <w:t>Lohnarbeiter</w:t>
      </w:r>
      <w:proofErr w:type="spellEnd"/>
      <w:r>
        <w:rPr>
          <w:rFonts w:hint="eastAsia"/>
        </w:rPr>
        <w:t xml:space="preserve">, die </w:t>
      </w:r>
      <w:proofErr w:type="spellStart"/>
      <w:r>
        <w:rPr>
          <w:rFonts w:hint="eastAsia"/>
        </w:rPr>
        <w:t>als</w:t>
      </w:r>
      <w:proofErr w:type="spellEnd"/>
      <w:r>
        <w:rPr>
          <w:rFonts w:hint="eastAsia"/>
        </w:rPr>
        <w:t xml:space="preserve"> </w:t>
      </w:r>
      <w:proofErr w:type="spellStart"/>
      <w:r>
        <w:rPr>
          <w:rFonts w:hint="eastAsia"/>
        </w:rPr>
        <w:t>einzelne</w:t>
      </w:r>
      <w:proofErr w:type="spellEnd"/>
      <w:r>
        <w:rPr>
          <w:rFonts w:hint="eastAsia"/>
        </w:rPr>
        <w:t xml:space="preserve"> </w:t>
      </w:r>
      <w:proofErr w:type="spellStart"/>
      <w:r>
        <w:rPr>
          <w:rFonts w:hint="eastAsia"/>
        </w:rPr>
        <w:t>durch</w:t>
      </w:r>
      <w:proofErr w:type="spellEnd"/>
      <w:r>
        <w:rPr>
          <w:rFonts w:hint="eastAsia"/>
        </w:rPr>
        <w:t xml:space="preserve"> den </w:t>
      </w:r>
      <w:r>
        <w:rPr>
          <w:rFonts w:hint="eastAsia"/>
        </w:rPr>
        <w:t>›</w:t>
      </w:r>
      <w:proofErr w:type="spellStart"/>
      <w:r>
        <w:rPr>
          <w:rFonts w:hint="eastAsia"/>
        </w:rPr>
        <w:t>freien</w:t>
      </w:r>
      <w:proofErr w:type="spellEnd"/>
      <w:r>
        <w:rPr>
          <w:rFonts w:hint="eastAsia"/>
        </w:rPr>
        <w:t xml:space="preserve"> </w:t>
      </w:r>
      <w:proofErr w:type="spellStart"/>
      <w:r>
        <w:rPr>
          <w:rFonts w:hint="eastAsia"/>
        </w:rPr>
        <w:t>Arbeitsvertrag</w:t>
      </w:r>
      <w:proofErr w:type="spellEnd"/>
      <w:r>
        <w:rPr>
          <w:rFonts w:hint="eastAsia"/>
        </w:rPr>
        <w:t>‹</w:t>
      </w:r>
      <w:r>
        <w:rPr>
          <w:rFonts w:hint="eastAsia"/>
        </w:rPr>
        <w:t xml:space="preserve"> </w:t>
      </w:r>
      <w:proofErr w:type="spellStart"/>
      <w:r>
        <w:rPr>
          <w:rFonts w:hint="eastAsia"/>
        </w:rPr>
        <w:t>ihre</w:t>
      </w:r>
      <w:proofErr w:type="spellEnd"/>
      <w:r>
        <w:rPr>
          <w:rFonts w:hint="eastAsia"/>
        </w:rPr>
        <w:t xml:space="preserve"> </w:t>
      </w:r>
      <w:proofErr w:type="spellStart"/>
      <w:r>
        <w:rPr>
          <w:rFonts w:hint="eastAsia"/>
        </w:rPr>
        <w:t>Arbeitskraft</w:t>
      </w:r>
      <w:proofErr w:type="spellEnd"/>
      <w:r>
        <w:rPr>
          <w:rFonts w:hint="eastAsia"/>
        </w:rPr>
        <w:t xml:space="preserve"> auf Zeit an den </w:t>
      </w:r>
      <w:proofErr w:type="spellStart"/>
      <w:r>
        <w:rPr>
          <w:rFonts w:hint="eastAsia"/>
        </w:rPr>
        <w:t>kapitalistischen</w:t>
      </w:r>
      <w:proofErr w:type="spellEnd"/>
      <w:r>
        <w:rPr>
          <w:rFonts w:hint="eastAsia"/>
        </w:rPr>
        <w:t xml:space="preserve"> </w:t>
      </w:r>
      <w:proofErr w:type="spellStart"/>
      <w:r>
        <w:rPr>
          <w:rFonts w:hint="eastAsia"/>
        </w:rPr>
        <w:t>Unternehmer</w:t>
      </w:r>
      <w:proofErr w:type="spellEnd"/>
      <w:r>
        <w:rPr>
          <w:rFonts w:hint="eastAsia"/>
        </w:rPr>
        <w:t xml:space="preserve"> </w:t>
      </w:r>
      <w:proofErr w:type="spellStart"/>
      <w:r>
        <w:rPr>
          <w:rFonts w:hint="eastAsia"/>
        </w:rPr>
        <w:t>verkaufen</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Klasse</w:t>
      </w:r>
      <w:proofErr w:type="spellEnd"/>
      <w:r>
        <w:rPr>
          <w:rFonts w:hint="eastAsia"/>
        </w:rPr>
        <w:t xml:space="preserve"> von </w:t>
      </w:r>
      <w:proofErr w:type="spellStart"/>
      <w:r>
        <w:rPr>
          <w:rFonts w:hint="eastAsia"/>
        </w:rPr>
        <w:t>vornherein</w:t>
      </w:r>
      <w:proofErr w:type="spellEnd"/>
      <w:r>
        <w:rPr>
          <w:rFonts w:hint="eastAsia"/>
        </w:rPr>
        <w:t xml:space="preserve"> und f</w:t>
      </w:r>
      <w:r>
        <w:rPr>
          <w:rFonts w:hint="eastAsia"/>
        </w:rPr>
        <w:t>ü</w:t>
      </w:r>
      <w:r>
        <w:rPr>
          <w:rFonts w:hint="eastAsia"/>
        </w:rPr>
        <w:t xml:space="preserve">r </w:t>
      </w:r>
      <w:proofErr w:type="spellStart"/>
      <w:r>
        <w:rPr>
          <w:rFonts w:hint="eastAsia"/>
        </w:rPr>
        <w:t>immer</w:t>
      </w:r>
      <w:proofErr w:type="spellEnd"/>
      <w:r>
        <w:rPr>
          <w:rFonts w:hint="eastAsia"/>
        </w:rPr>
        <w:t xml:space="preserve"> das </w:t>
      </w:r>
      <w:proofErr w:type="spellStart"/>
      <w:r>
        <w:rPr>
          <w:rFonts w:hint="eastAsia"/>
        </w:rPr>
        <w:t>Eigentum</w:t>
      </w:r>
      <w:proofErr w:type="spellEnd"/>
      <w:r>
        <w:rPr>
          <w:rFonts w:hint="eastAsia"/>
        </w:rPr>
        <w:t xml:space="preserve"> der </w:t>
      </w:r>
      <w:r>
        <w:rPr>
          <w:rFonts w:hint="eastAsia"/>
        </w:rPr>
        <w:t>ü</w:t>
      </w:r>
      <w:proofErr w:type="spellStart"/>
      <w:r>
        <w:rPr>
          <w:rFonts w:hint="eastAsia"/>
        </w:rPr>
        <w:t>ber</w:t>
      </w:r>
      <w:proofErr w:type="spellEnd"/>
      <w:r>
        <w:rPr>
          <w:rFonts w:hint="eastAsia"/>
        </w:rPr>
        <w:t xml:space="preserve"> die </w:t>
      </w:r>
      <w:proofErr w:type="spellStart"/>
      <w:r>
        <w:rPr>
          <w:rFonts w:hint="eastAsia"/>
        </w:rPr>
        <w:t>sachlichen</w:t>
      </w:r>
      <w:proofErr w:type="spellEnd"/>
      <w:r>
        <w:rPr>
          <w:rFonts w:hint="eastAsia"/>
        </w:rPr>
        <w:t xml:space="preserve"> </w:t>
      </w:r>
      <w:proofErr w:type="spellStart"/>
      <w:r>
        <w:rPr>
          <w:rFonts w:hint="eastAsia"/>
        </w:rPr>
        <w:t>Arbeitsmittel</w:t>
      </w:r>
      <w:proofErr w:type="spellEnd"/>
      <w:r>
        <w:rPr>
          <w:rFonts w:hint="eastAsia"/>
        </w:rPr>
        <w:t xml:space="preserve"> </w:t>
      </w:r>
      <w:proofErr w:type="spellStart"/>
      <w:r>
        <w:rPr>
          <w:rFonts w:hint="eastAsia"/>
        </w:rPr>
        <w:t>verf</w:t>
      </w:r>
      <w:proofErr w:type="spellEnd"/>
      <w:r>
        <w:rPr>
          <w:rFonts w:hint="eastAsia"/>
        </w:rPr>
        <w:t>ü</w:t>
      </w:r>
      <w:proofErr w:type="spellStart"/>
      <w:r>
        <w:rPr>
          <w:rFonts w:hint="eastAsia"/>
        </w:rPr>
        <w:t>genden</w:t>
      </w:r>
      <w:proofErr w:type="spellEnd"/>
      <w:r>
        <w:rPr>
          <w:rFonts w:hint="eastAsia"/>
        </w:rPr>
        <w:t xml:space="preserve"> </w:t>
      </w:r>
      <w:proofErr w:type="spellStart"/>
      <w:r>
        <w:rPr>
          <w:rFonts w:hint="eastAsia"/>
        </w:rPr>
        <w:t>besitzenden</w:t>
      </w:r>
      <w:proofErr w:type="spellEnd"/>
      <w:r>
        <w:rPr>
          <w:rFonts w:hint="eastAsia"/>
        </w:rPr>
        <w:t xml:space="preserve"> </w:t>
      </w:r>
      <w:proofErr w:type="spellStart"/>
      <w:r>
        <w:rPr>
          <w:rFonts w:hint="eastAsia"/>
        </w:rPr>
        <w:t>Klasse</w:t>
      </w:r>
      <w:proofErr w:type="spellEnd"/>
      <w:r>
        <w:rPr>
          <w:rFonts w:hint="eastAsia"/>
        </w:rPr>
        <w:t xml:space="preserve">. Es war also </w:t>
      </w:r>
      <w:proofErr w:type="spellStart"/>
      <w:r>
        <w:rPr>
          <w:rFonts w:hint="eastAsia"/>
        </w:rPr>
        <w:t>nicht</w:t>
      </w:r>
      <w:proofErr w:type="spellEnd"/>
      <w:r>
        <w:rPr>
          <w:rFonts w:hint="eastAsia"/>
        </w:rPr>
        <w:t xml:space="preserve"> die </w:t>
      </w:r>
      <w:proofErr w:type="spellStart"/>
      <w:r>
        <w:rPr>
          <w:rFonts w:hint="eastAsia"/>
        </w:rPr>
        <w:t>volle</w:t>
      </w:r>
      <w:proofErr w:type="spellEnd"/>
      <w:r>
        <w:rPr>
          <w:rFonts w:hint="eastAsia"/>
        </w:rPr>
        <w:t xml:space="preserve"> </w:t>
      </w:r>
      <w:proofErr w:type="spellStart"/>
      <w:r>
        <w:rPr>
          <w:rFonts w:hint="eastAsia"/>
        </w:rPr>
        <w:t>Wahrheit</w:t>
      </w:r>
      <w:proofErr w:type="spellEnd"/>
      <w:r>
        <w:rPr>
          <w:rFonts w:hint="eastAsia"/>
        </w:rPr>
        <w:t xml:space="preserve">, was Marx </w:t>
      </w:r>
      <w:proofErr w:type="spellStart"/>
      <w:r>
        <w:rPr>
          <w:rFonts w:hint="eastAsia"/>
        </w:rPr>
        <w:t>noch</w:t>
      </w:r>
      <w:proofErr w:type="spellEnd"/>
      <w:r>
        <w:rPr>
          <w:rFonts w:hint="eastAsia"/>
        </w:rPr>
        <w:t xml:space="preserve"> </w:t>
      </w:r>
      <w:proofErr w:type="spellStart"/>
      <w:r>
        <w:rPr>
          <w:rFonts w:hint="eastAsia"/>
        </w:rPr>
        <w:t>im</w:t>
      </w:r>
      <w:proofErr w:type="spellEnd"/>
      <w:r>
        <w:rPr>
          <w:rFonts w:hint="eastAsia"/>
        </w:rPr>
        <w:t xml:space="preserve"> </w:t>
      </w:r>
      <w:proofErr w:type="spellStart"/>
      <w:r>
        <w:rPr>
          <w:rFonts w:hint="eastAsia"/>
        </w:rPr>
        <w:t>Kommunistischen</w:t>
      </w:r>
      <w:proofErr w:type="spellEnd"/>
      <w:r>
        <w:rPr>
          <w:rFonts w:hint="eastAsia"/>
        </w:rPr>
        <w:t xml:space="preserve"> Manifest </w:t>
      </w:r>
      <w:r>
        <w:rPr>
          <w:rFonts w:hint="eastAsia"/>
        </w:rPr>
        <w:t>…</w:t>
      </w:r>
      <w:proofErr w:type="spellStart"/>
      <w:r>
        <w:rPr>
          <w:rFonts w:hint="eastAsia"/>
        </w:rPr>
        <w:t>verk</w:t>
      </w:r>
      <w:proofErr w:type="spellEnd"/>
      <w:r>
        <w:rPr>
          <w:rFonts w:hint="eastAsia"/>
        </w:rPr>
        <w:t>ü</w:t>
      </w:r>
      <w:proofErr w:type="spellStart"/>
      <w:r>
        <w:rPr>
          <w:rFonts w:hint="eastAsia"/>
        </w:rPr>
        <w:t>ndet</w:t>
      </w:r>
      <w:proofErr w:type="spellEnd"/>
      <w:r>
        <w:rPr>
          <w:rFonts w:hint="eastAsia"/>
        </w:rPr>
        <w:t xml:space="preserve"> </w:t>
      </w:r>
      <w:proofErr w:type="spellStart"/>
      <w:r>
        <w:rPr>
          <w:rFonts w:hint="eastAsia"/>
        </w:rPr>
        <w:t>hatte</w:t>
      </w:r>
      <w:proofErr w:type="spellEnd"/>
      <w:r>
        <w:rPr>
          <w:rFonts w:hint="eastAsia"/>
        </w:rPr>
        <w:t xml:space="preserve">. Die Bourgeoisie hat... </w:t>
      </w:r>
      <w:proofErr w:type="spellStart"/>
      <w:r>
        <w:rPr>
          <w:rFonts w:hint="eastAsia"/>
        </w:rPr>
        <w:t>noch</w:t>
      </w:r>
      <w:proofErr w:type="spellEnd"/>
      <w:r>
        <w:rPr>
          <w:rFonts w:hint="eastAsia"/>
        </w:rPr>
        <w:t xml:space="preserve"> </w:t>
      </w:r>
      <w:proofErr w:type="spellStart"/>
      <w:r>
        <w:rPr>
          <w:rFonts w:hint="eastAsia"/>
        </w:rPr>
        <w:t>nicht</w:t>
      </w:r>
      <w:proofErr w:type="spellEnd"/>
    </w:p>
    <w:p w14:paraId="1744E73C" w14:textId="77777777" w:rsidR="00EA67E3" w:rsidRDefault="00000000">
      <w:pPr>
        <w:spacing w:line="360" w:lineRule="auto"/>
      </w:pPr>
      <w:r>
        <w:rPr>
          <w:rFonts w:hint="eastAsia"/>
        </w:rPr>
        <w:lastRenderedPageBreak/>
        <w:t xml:space="preserve">die </w:t>
      </w:r>
      <w:proofErr w:type="spellStart"/>
      <w:r>
        <w:rPr>
          <w:rFonts w:hint="eastAsia"/>
        </w:rPr>
        <w:t>unverh</w:t>
      </w:r>
      <w:proofErr w:type="spellEnd"/>
      <w:r>
        <w:rPr>
          <w:rFonts w:hint="eastAsia"/>
        </w:rPr>
        <w:t>ü</w:t>
      </w:r>
      <w:proofErr w:type="spellStart"/>
      <w:r>
        <w:rPr>
          <w:rFonts w:hint="eastAsia"/>
        </w:rPr>
        <w:t>llte</w:t>
      </w:r>
      <w:proofErr w:type="spellEnd"/>
      <w:r>
        <w:rPr>
          <w:rFonts w:hint="eastAsia"/>
        </w:rPr>
        <w:t xml:space="preserve"> </w:t>
      </w:r>
      <w:r>
        <w:rPr>
          <w:rFonts w:hint="eastAsia"/>
        </w:rPr>
        <w:t>›</w:t>
      </w:r>
      <w:proofErr w:type="spellStart"/>
      <w:r>
        <w:rPr>
          <w:rFonts w:hint="eastAsia"/>
        </w:rPr>
        <w:t>offene</w:t>
      </w:r>
      <w:proofErr w:type="spellEnd"/>
      <w:r>
        <w:rPr>
          <w:rFonts w:hint="eastAsia"/>
        </w:rPr>
        <w:t xml:space="preserve"> </w:t>
      </w:r>
      <w:proofErr w:type="spellStart"/>
      <w:r>
        <w:rPr>
          <w:rFonts w:hint="eastAsia"/>
        </w:rPr>
        <w:t>Ausbeutung</w:t>
      </w:r>
      <w:proofErr w:type="spellEnd"/>
      <w:r>
        <w:rPr>
          <w:rFonts w:hint="eastAsia"/>
        </w:rPr>
        <w:t>‹</w:t>
      </w:r>
      <w:r>
        <w:rPr>
          <w:rFonts w:hint="eastAsia"/>
        </w:rPr>
        <w:t xml:space="preserve">, </w:t>
      </w:r>
      <w:proofErr w:type="spellStart"/>
      <w:r>
        <w:rPr>
          <w:rFonts w:hint="eastAsia"/>
        </w:rPr>
        <w:t>sie</w:t>
      </w:r>
      <w:proofErr w:type="spellEnd"/>
      <w:r>
        <w:rPr>
          <w:rFonts w:hint="eastAsia"/>
        </w:rPr>
        <w:t xml:space="preserve"> hat </w:t>
      </w:r>
      <w:proofErr w:type="spellStart"/>
      <w:r>
        <w:rPr>
          <w:rFonts w:hint="eastAsia"/>
        </w:rPr>
        <w:t>nur</w:t>
      </w:r>
      <w:proofErr w:type="spellEnd"/>
      <w:r>
        <w:rPr>
          <w:rFonts w:hint="eastAsia"/>
        </w:rPr>
        <w:t xml:space="preserve"> an die Stelle der </w:t>
      </w:r>
      <w:proofErr w:type="spellStart"/>
      <w:r>
        <w:rPr>
          <w:rFonts w:hint="eastAsia"/>
        </w:rPr>
        <w:t>mit</w:t>
      </w:r>
      <w:proofErr w:type="spellEnd"/>
      <w:r>
        <w:rPr>
          <w:rFonts w:hint="eastAsia"/>
        </w:rPr>
        <w:t xml:space="preserve"> </w:t>
      </w:r>
      <w:proofErr w:type="spellStart"/>
      <w:r>
        <w:rPr>
          <w:rFonts w:hint="eastAsia"/>
        </w:rPr>
        <w:t>religiösen</w:t>
      </w:r>
      <w:proofErr w:type="spellEnd"/>
      <w:r>
        <w:rPr>
          <w:rFonts w:hint="eastAsia"/>
        </w:rPr>
        <w:t xml:space="preserve"> und </w:t>
      </w:r>
      <w:proofErr w:type="spellStart"/>
      <w:r>
        <w:rPr>
          <w:rFonts w:hint="eastAsia"/>
        </w:rPr>
        <w:t>politischen</w:t>
      </w:r>
      <w:proofErr w:type="spellEnd"/>
      <w:r>
        <w:rPr>
          <w:rFonts w:hint="eastAsia"/>
        </w:rPr>
        <w:t xml:space="preserve"> </w:t>
      </w:r>
      <w:proofErr w:type="spellStart"/>
      <w:r>
        <w:rPr>
          <w:rFonts w:hint="eastAsia"/>
        </w:rPr>
        <w:t>Illusionen</w:t>
      </w:r>
      <w:proofErr w:type="spellEnd"/>
      <w:r>
        <w:rPr>
          <w:rFonts w:hint="eastAsia"/>
        </w:rPr>
        <w:t xml:space="preserve"> </w:t>
      </w:r>
      <w:proofErr w:type="spellStart"/>
      <w:r>
        <w:rPr>
          <w:rFonts w:hint="eastAsia"/>
        </w:rPr>
        <w:t>verbrämten</w:t>
      </w:r>
      <w:proofErr w:type="spellEnd"/>
      <w:r>
        <w:rPr>
          <w:rFonts w:hint="eastAsia"/>
        </w:rPr>
        <w:t xml:space="preserve"> </w:t>
      </w:r>
      <w:proofErr w:type="spellStart"/>
      <w:r>
        <w:rPr>
          <w:rFonts w:hint="eastAsia"/>
        </w:rPr>
        <w:t>Ausbeutung</w:t>
      </w:r>
      <w:proofErr w:type="spellEnd"/>
      <w:r>
        <w:rPr>
          <w:rFonts w:hint="eastAsia"/>
        </w:rPr>
        <w:t xml:space="preserve">« [des </w:t>
      </w:r>
      <w:proofErr w:type="spellStart"/>
      <w:r>
        <w:rPr>
          <w:rFonts w:hint="eastAsia"/>
        </w:rPr>
        <w:t>Mittelalters</w:t>
      </w:r>
      <w:proofErr w:type="spellEnd"/>
      <w:r>
        <w:rPr>
          <w:rFonts w:hint="eastAsia"/>
        </w:rPr>
        <w:t>] »</w:t>
      </w:r>
      <w:proofErr w:type="spellStart"/>
      <w:r>
        <w:rPr>
          <w:rFonts w:hint="eastAsia"/>
        </w:rPr>
        <w:t>eine</w:t>
      </w:r>
      <w:proofErr w:type="spellEnd"/>
      <w:r>
        <w:rPr>
          <w:rFonts w:hint="eastAsia"/>
        </w:rPr>
        <w:t xml:space="preserve"> </w:t>
      </w:r>
      <w:proofErr w:type="spellStart"/>
      <w:r>
        <w:rPr>
          <w:rFonts w:hint="eastAsia"/>
        </w:rPr>
        <w:t>andere</w:t>
      </w:r>
      <w:proofErr w:type="spellEnd"/>
      <w:r>
        <w:rPr>
          <w:rFonts w:hint="eastAsia"/>
        </w:rPr>
        <w:t xml:space="preserve">, </w:t>
      </w:r>
      <w:proofErr w:type="spellStart"/>
      <w:r>
        <w:rPr>
          <w:rFonts w:hint="eastAsia"/>
        </w:rPr>
        <w:t>raffiniertere</w:t>
      </w:r>
      <w:proofErr w:type="spellEnd"/>
      <w:r>
        <w:rPr>
          <w:rFonts w:hint="eastAsia"/>
        </w:rPr>
        <w:t xml:space="preserve"> und </w:t>
      </w:r>
      <w:proofErr w:type="spellStart"/>
      <w:r>
        <w:rPr>
          <w:rFonts w:hint="eastAsia"/>
        </w:rPr>
        <w:t>schwerer</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entlarvende</w:t>
      </w:r>
      <w:proofErr w:type="spellEnd"/>
      <w:r>
        <w:rPr>
          <w:rFonts w:hint="eastAsia"/>
        </w:rPr>
        <w:t xml:space="preserve"> Form der </w:t>
      </w:r>
      <w:proofErr w:type="spellStart"/>
      <w:r>
        <w:rPr>
          <w:rFonts w:hint="eastAsia"/>
        </w:rPr>
        <w:t>verh</w:t>
      </w:r>
      <w:proofErr w:type="spellEnd"/>
      <w:r>
        <w:rPr>
          <w:rFonts w:hint="eastAsia"/>
        </w:rPr>
        <w:t>ü</w:t>
      </w:r>
      <w:proofErr w:type="spellStart"/>
      <w:r>
        <w:rPr>
          <w:rFonts w:hint="eastAsia"/>
        </w:rPr>
        <w:t>llten</w:t>
      </w:r>
      <w:proofErr w:type="spellEnd"/>
      <w:r>
        <w:rPr>
          <w:rFonts w:hint="eastAsia"/>
        </w:rPr>
        <w:t xml:space="preserve"> </w:t>
      </w:r>
      <w:proofErr w:type="spellStart"/>
      <w:r>
        <w:rPr>
          <w:rFonts w:hint="eastAsia"/>
        </w:rPr>
        <w:t>Ausbeutung</w:t>
      </w:r>
      <w:proofErr w:type="spellEnd"/>
      <w:r>
        <w:rPr>
          <w:rFonts w:hint="eastAsia"/>
        </w:rPr>
        <w:t xml:space="preserve"> </w:t>
      </w:r>
      <w:proofErr w:type="spellStart"/>
      <w:r>
        <w:rPr>
          <w:rFonts w:hint="eastAsia"/>
        </w:rPr>
        <w:t>gesetzt</w:t>
      </w:r>
      <w:proofErr w:type="spellEnd"/>
      <w:r>
        <w:rPr>
          <w:rFonts w:hint="eastAsia"/>
        </w:rPr>
        <w:t xml:space="preserve">. </w:t>
      </w:r>
      <w:proofErr w:type="spellStart"/>
      <w:r>
        <w:rPr>
          <w:rFonts w:hint="eastAsia"/>
        </w:rPr>
        <w:t>Wenn</w:t>
      </w:r>
      <w:proofErr w:type="spellEnd"/>
      <w:r>
        <w:rPr>
          <w:rFonts w:hint="eastAsia"/>
        </w:rPr>
        <w:t xml:space="preserve"> in </w:t>
      </w:r>
      <w:proofErr w:type="spellStart"/>
      <w:r>
        <w:rPr>
          <w:rFonts w:hint="eastAsia"/>
        </w:rPr>
        <w:t>fr</w:t>
      </w:r>
      <w:proofErr w:type="spellEnd"/>
      <w:r>
        <w:rPr>
          <w:rFonts w:hint="eastAsia"/>
        </w:rPr>
        <w:t>ü</w:t>
      </w:r>
      <w:proofErr w:type="spellStart"/>
      <w:r>
        <w:rPr>
          <w:rFonts w:hint="eastAsia"/>
        </w:rPr>
        <w:t>heren</w:t>
      </w:r>
      <w:proofErr w:type="spellEnd"/>
      <w:r>
        <w:rPr>
          <w:rFonts w:hint="eastAsia"/>
        </w:rPr>
        <w:t xml:space="preserve"> </w:t>
      </w:r>
      <w:proofErr w:type="spellStart"/>
      <w:r>
        <w:rPr>
          <w:rFonts w:hint="eastAsia"/>
        </w:rPr>
        <w:t>Epochen</w:t>
      </w:r>
      <w:proofErr w:type="spellEnd"/>
      <w:r>
        <w:rPr>
          <w:rFonts w:hint="eastAsia"/>
        </w:rPr>
        <w:t xml:space="preserve"> die </w:t>
      </w:r>
      <w:proofErr w:type="spellStart"/>
      <w:r>
        <w:rPr>
          <w:rFonts w:hint="eastAsia"/>
        </w:rPr>
        <w:t>offen</w:t>
      </w:r>
      <w:proofErr w:type="spellEnd"/>
      <w:r>
        <w:rPr>
          <w:rFonts w:hint="eastAsia"/>
        </w:rPr>
        <w:t xml:space="preserve"> </w:t>
      </w:r>
      <w:proofErr w:type="spellStart"/>
      <w:r>
        <w:rPr>
          <w:rFonts w:hint="eastAsia"/>
        </w:rPr>
        <w:t>proklamierten</w:t>
      </w:r>
      <w:proofErr w:type="spellEnd"/>
      <w:r>
        <w:rPr>
          <w:rFonts w:hint="eastAsia"/>
        </w:rPr>
        <w:t xml:space="preserve"> </w:t>
      </w:r>
      <w:proofErr w:type="spellStart"/>
      <w:r>
        <w:rPr>
          <w:rFonts w:hint="eastAsia"/>
        </w:rPr>
        <w:t>Herrschafts</w:t>
      </w:r>
      <w:proofErr w:type="spellEnd"/>
      <w:r>
        <w:rPr>
          <w:rFonts w:hint="eastAsia"/>
        </w:rPr>
        <w:t xml:space="preserve">- und </w:t>
      </w:r>
      <w:proofErr w:type="spellStart"/>
      <w:r>
        <w:rPr>
          <w:rFonts w:hint="eastAsia"/>
        </w:rPr>
        <w:t>Knechtschaftsverhältnisse</w:t>
      </w:r>
      <w:proofErr w:type="spellEnd"/>
      <w:r>
        <w:rPr>
          <w:rFonts w:hint="eastAsia"/>
        </w:rPr>
        <w:t xml:space="preserve"> </w:t>
      </w:r>
      <w:proofErr w:type="spellStart"/>
      <w:r>
        <w:rPr>
          <w:rFonts w:hint="eastAsia"/>
        </w:rPr>
        <w:t>als</w:t>
      </w:r>
      <w:proofErr w:type="spellEnd"/>
      <w:r>
        <w:rPr>
          <w:rFonts w:hint="eastAsia"/>
        </w:rPr>
        <w:t xml:space="preserve"> die </w:t>
      </w:r>
      <w:proofErr w:type="spellStart"/>
      <w:r>
        <w:rPr>
          <w:rFonts w:hint="eastAsia"/>
        </w:rPr>
        <w:t>unmittelbaren</w:t>
      </w:r>
      <w:proofErr w:type="spellEnd"/>
      <w:r>
        <w:rPr>
          <w:rFonts w:hint="eastAsia"/>
        </w:rPr>
        <w:t xml:space="preserve"> </w:t>
      </w:r>
      <w:proofErr w:type="spellStart"/>
      <w:r>
        <w:rPr>
          <w:rFonts w:hint="eastAsia"/>
        </w:rPr>
        <w:t>Triebfedern</w:t>
      </w:r>
      <w:proofErr w:type="spellEnd"/>
      <w:r>
        <w:rPr>
          <w:rFonts w:hint="eastAsia"/>
        </w:rPr>
        <w:t xml:space="preserve"> der Produktion </w:t>
      </w:r>
      <w:proofErr w:type="spellStart"/>
      <w:r>
        <w:rPr>
          <w:rFonts w:hint="eastAsia"/>
        </w:rPr>
        <w:t>erschienen</w:t>
      </w:r>
      <w:proofErr w:type="spellEnd"/>
      <w:r>
        <w:rPr>
          <w:rFonts w:hint="eastAsia"/>
        </w:rPr>
        <w:t xml:space="preserve">, so </w:t>
      </w:r>
      <w:proofErr w:type="spellStart"/>
      <w:r>
        <w:rPr>
          <w:rFonts w:hint="eastAsia"/>
        </w:rPr>
        <w:t>ist</w:t>
      </w:r>
      <w:proofErr w:type="spellEnd"/>
      <w:r>
        <w:rPr>
          <w:rFonts w:hint="eastAsia"/>
        </w:rPr>
        <w:t xml:space="preserve"> </w:t>
      </w:r>
      <w:proofErr w:type="spellStart"/>
      <w:r>
        <w:rPr>
          <w:rFonts w:hint="eastAsia"/>
        </w:rPr>
        <w:t>im</w:t>
      </w:r>
      <w:proofErr w:type="spellEnd"/>
      <w:r>
        <w:rPr>
          <w:rFonts w:hint="eastAsia"/>
        </w:rPr>
        <w:t xml:space="preserve"> b</w:t>
      </w:r>
      <w:r>
        <w:rPr>
          <w:rFonts w:hint="eastAsia"/>
        </w:rPr>
        <w:t>ü</w:t>
      </w:r>
      <w:proofErr w:type="spellStart"/>
      <w:r>
        <w:rPr>
          <w:rFonts w:hint="eastAsia"/>
        </w:rPr>
        <w:t>rgerlichen</w:t>
      </w:r>
      <w:proofErr w:type="spellEnd"/>
      <w:r>
        <w:rPr>
          <w:rFonts w:hint="eastAsia"/>
        </w:rPr>
        <w:t xml:space="preserve"> </w:t>
      </w:r>
      <w:proofErr w:type="spellStart"/>
      <w:r>
        <w:rPr>
          <w:rFonts w:hint="eastAsia"/>
        </w:rPr>
        <w:t>Zeitalter</w:t>
      </w:r>
      <w:proofErr w:type="spellEnd"/>
      <w:r>
        <w:rPr>
          <w:rFonts w:hint="eastAsia"/>
        </w:rPr>
        <w:t xml:space="preserve"> ... </w:t>
      </w:r>
      <w:proofErr w:type="spellStart"/>
      <w:r>
        <w:rPr>
          <w:rFonts w:hint="eastAsia"/>
        </w:rPr>
        <w:t>umgekehrt</w:t>
      </w:r>
      <w:proofErr w:type="spellEnd"/>
      <w:r>
        <w:rPr>
          <w:rFonts w:hint="eastAsia"/>
        </w:rPr>
        <w:t xml:space="preserve"> die Produktion ... </w:t>
      </w:r>
      <w:proofErr w:type="spellStart"/>
      <w:r>
        <w:rPr>
          <w:rFonts w:hint="eastAsia"/>
        </w:rPr>
        <w:t>Vorwand</w:t>
      </w:r>
      <w:proofErr w:type="spellEnd"/>
      <w:r>
        <w:rPr>
          <w:rFonts w:hint="eastAsia"/>
        </w:rPr>
        <w:t xml:space="preserve"> </w:t>
      </w:r>
      <w:r>
        <w:rPr>
          <w:rFonts w:hint="eastAsia"/>
        </w:rPr>
        <w:t>…</w:t>
      </w:r>
      <w:r>
        <w:rPr>
          <w:rFonts w:hint="eastAsia"/>
        </w:rPr>
        <w:t>f</w:t>
      </w:r>
      <w:r>
        <w:rPr>
          <w:rFonts w:hint="eastAsia"/>
        </w:rPr>
        <w:t>ü</w:t>
      </w:r>
      <w:r>
        <w:rPr>
          <w:rFonts w:hint="eastAsia"/>
        </w:rPr>
        <w:t xml:space="preserve">r die </w:t>
      </w:r>
      <w:proofErr w:type="spellStart"/>
      <w:proofErr w:type="gramStart"/>
      <w:r>
        <w:rPr>
          <w:rFonts w:hint="eastAsia"/>
        </w:rPr>
        <w:t>Ausbeutungsverhältnisse</w:t>
      </w:r>
      <w:proofErr w:type="spellEnd"/>
      <w:r>
        <w:rPr>
          <w:rFonts w:hint="eastAsia"/>
        </w:rPr>
        <w:t>.«</w:t>
      </w:r>
      <w:proofErr w:type="gramEnd"/>
      <w:r>
        <w:rPr>
          <w:rFonts w:hint="eastAsia"/>
        </w:rPr>
        <w:t xml:space="preserve"> (</w:t>
      </w:r>
      <w:proofErr w:type="spellStart"/>
      <w:r>
        <w:rPr>
          <w:rFonts w:hint="eastAsia"/>
        </w:rPr>
        <w:t>Korsch</w:t>
      </w:r>
      <w:proofErr w:type="spellEnd"/>
      <w:r>
        <w:rPr>
          <w:rFonts w:hint="eastAsia"/>
        </w:rPr>
        <w:t>) 1c</w:t>
      </w:r>
      <w:r>
        <w:rPr>
          <w:rFonts w:hint="eastAsia"/>
        </w:rPr>
        <w:t>〈</w:t>
      </w:r>
      <w:r>
        <w:rPr>
          <w:rFonts w:hint="eastAsia"/>
        </w:rPr>
        <w:t>II</w:t>
      </w:r>
      <w:r>
        <w:rPr>
          <w:rFonts w:hint="eastAsia"/>
        </w:rPr>
        <w:t>〉</w:t>
      </w:r>
      <w:r>
        <w:rPr>
          <w:rFonts w:hint="eastAsia"/>
        </w:rPr>
        <w:t xml:space="preserve"> p64/5 </w:t>
      </w:r>
    </w:p>
    <w:p w14:paraId="3D0C8B48" w14:textId="14EB05A9" w:rsidR="00572209" w:rsidRDefault="00000000" w:rsidP="00EA67E3">
      <w:pPr>
        <w:spacing w:line="360" w:lineRule="auto"/>
        <w:jc w:val="right"/>
      </w:pPr>
      <w:r>
        <w:rPr>
          <w:rFonts w:hint="eastAsia"/>
        </w:rPr>
        <w:t>[X 8 a, 2]</w:t>
      </w:r>
    </w:p>
    <w:p w14:paraId="2705798D" w14:textId="77777777" w:rsidR="00EA67E3" w:rsidRDefault="00000000">
      <w:pPr>
        <w:spacing w:line="360" w:lineRule="auto"/>
      </w:pPr>
      <w:r>
        <w:rPr>
          <w:rFonts w:hint="eastAsia"/>
        </w:rPr>
        <w:t>“个体和集体就劳动力商品的出售条件进行的讨价还价本身仍然完全属于拜物教表象的世界。从社会角度看，拥有物质生产资料的同时，无产的雇佣劳动者——他们作为个体通过‘自由劳动契约’将其劳动力暂时卖给资本主义企业家——</w:t>
      </w:r>
      <w:r w:rsidRPr="00D16B4F">
        <w:rPr>
          <w:rFonts w:hint="eastAsia"/>
          <w:highlight w:val="darkGray"/>
        </w:rPr>
        <w:t>作为阶级从一开始</w:t>
      </w:r>
      <w:r w:rsidR="00D16B4F" w:rsidRPr="00D16B4F">
        <w:rPr>
          <w:rFonts w:hint="eastAsia"/>
          <w:highlight w:val="darkGray"/>
        </w:rPr>
        <w:t>就是</w:t>
      </w:r>
      <w:r w:rsidRPr="00D16B4F">
        <w:rPr>
          <w:rFonts w:hint="eastAsia"/>
          <w:highlight w:val="darkGray"/>
        </w:rPr>
        <w:t>并且永远是有产阶级（他们支配着物质劳动资料）的财产。</w:t>
      </w:r>
      <w:r>
        <w:rPr>
          <w:rFonts w:hint="eastAsia"/>
        </w:rPr>
        <w:t>因此，马克思在《共产党宣言》中……所宣告的并非全部真相。资产阶级……还没有实现赤裸裸的‘公开剥削’，它只是用另一种更精巧、更难揭露的隐蔽剥削形式取代了</w:t>
      </w:r>
      <w:r>
        <w:rPr>
          <w:rFonts w:hint="eastAsia"/>
        </w:rPr>
        <w:t>[</w:t>
      </w:r>
      <w:r>
        <w:rPr>
          <w:rFonts w:hint="eastAsia"/>
        </w:rPr>
        <w:t>中世纪的</w:t>
      </w:r>
      <w:r>
        <w:rPr>
          <w:rFonts w:hint="eastAsia"/>
        </w:rPr>
        <w:t>]</w:t>
      </w:r>
      <w:r>
        <w:rPr>
          <w:rFonts w:hint="eastAsia"/>
        </w:rPr>
        <w:t>那种用宗教和政治幻想装饰起来的剥削……如果在以前的时代，公开宣告的统治和奴役关系表现为生产的直接推动力，那么在资产阶级时代……相反，生产……成了剥削关系的托辞。”（科尔施）</w:t>
      </w:r>
      <w:r>
        <w:rPr>
          <w:rFonts w:hint="eastAsia"/>
        </w:rPr>
        <w:t>1c</w:t>
      </w:r>
      <w:r>
        <w:rPr>
          <w:rFonts w:hint="eastAsia"/>
        </w:rPr>
        <w:t>〈第二卷〉，第</w:t>
      </w:r>
      <w:r>
        <w:rPr>
          <w:rFonts w:hint="eastAsia"/>
        </w:rPr>
        <w:t>64/5</w:t>
      </w:r>
      <w:r>
        <w:rPr>
          <w:rFonts w:hint="eastAsia"/>
        </w:rPr>
        <w:t>页</w:t>
      </w:r>
      <w:r>
        <w:rPr>
          <w:rFonts w:hint="eastAsia"/>
        </w:rPr>
        <w:t xml:space="preserve"> </w:t>
      </w:r>
    </w:p>
    <w:p w14:paraId="5A81ED2C" w14:textId="1814E487" w:rsidR="00572209" w:rsidRDefault="00000000" w:rsidP="00EA67E3">
      <w:pPr>
        <w:spacing w:line="360" w:lineRule="auto"/>
        <w:jc w:val="right"/>
        <w:rPr>
          <w:rFonts w:hint="eastAsia"/>
        </w:rPr>
      </w:pPr>
      <w:r>
        <w:rPr>
          <w:rFonts w:hint="eastAsia"/>
        </w:rPr>
        <w:t>[X 8 a, 2]</w:t>
      </w:r>
    </w:p>
    <w:p w14:paraId="49152646" w14:textId="77777777" w:rsidR="00EA67E3" w:rsidRDefault="00000000">
      <w:pPr>
        <w:spacing w:line="360" w:lineRule="auto"/>
      </w:pPr>
      <w:r>
        <w:rPr>
          <w:rFonts w:hint="eastAsia"/>
        </w:rPr>
        <w:t xml:space="preserve">Zur </w:t>
      </w:r>
      <w:proofErr w:type="spellStart"/>
      <w:r>
        <w:rPr>
          <w:rFonts w:hint="eastAsia"/>
        </w:rPr>
        <w:t>Lehre</w:t>
      </w:r>
      <w:proofErr w:type="spellEnd"/>
      <w:r>
        <w:rPr>
          <w:rFonts w:hint="eastAsia"/>
        </w:rPr>
        <w:t xml:space="preserve"> </w:t>
      </w:r>
      <w:proofErr w:type="spellStart"/>
      <w:r>
        <w:rPr>
          <w:rFonts w:hint="eastAsia"/>
        </w:rPr>
        <w:t>vom</w:t>
      </w:r>
      <w:proofErr w:type="spellEnd"/>
      <w:r>
        <w:rPr>
          <w:rFonts w:hint="eastAsia"/>
        </w:rPr>
        <w:t xml:space="preserve"> Wert: »Die </w:t>
      </w:r>
      <w:r>
        <w:rPr>
          <w:rFonts w:hint="eastAsia"/>
        </w:rPr>
        <w:t>›</w:t>
      </w:r>
      <w:proofErr w:type="spellStart"/>
      <w:r>
        <w:rPr>
          <w:rFonts w:hint="eastAsia"/>
        </w:rPr>
        <w:t>Gleichheit</w:t>
      </w:r>
      <w:proofErr w:type="spellEnd"/>
      <w:r>
        <w:rPr>
          <w:rFonts w:hint="eastAsia"/>
        </w:rPr>
        <w:t>‹</w:t>
      </w:r>
      <w:r>
        <w:rPr>
          <w:rFonts w:hint="eastAsia"/>
        </w:rPr>
        <w:t xml:space="preserve"> der </w:t>
      </w:r>
      <w:proofErr w:type="spellStart"/>
      <w:r>
        <w:rPr>
          <w:rFonts w:hint="eastAsia"/>
        </w:rPr>
        <w:t>qualitativ</w:t>
      </w:r>
      <w:proofErr w:type="spellEnd"/>
      <w:r>
        <w:rPr>
          <w:rFonts w:hint="eastAsia"/>
        </w:rPr>
        <w:t xml:space="preserve"> </w:t>
      </w:r>
      <w:proofErr w:type="spellStart"/>
      <w:r>
        <w:rPr>
          <w:rFonts w:hint="eastAsia"/>
        </w:rPr>
        <w:t>verschiedenen</w:t>
      </w:r>
      <w:proofErr w:type="spellEnd"/>
      <w:r>
        <w:rPr>
          <w:rFonts w:hint="eastAsia"/>
        </w:rPr>
        <w:t xml:space="preserve"> </w:t>
      </w:r>
      <w:proofErr w:type="spellStart"/>
      <w:r>
        <w:rPr>
          <w:rFonts w:hint="eastAsia"/>
        </w:rPr>
        <w:t>Arbeiten</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bloß</w:t>
      </w:r>
      <w:proofErr w:type="spellEnd"/>
      <w:r>
        <w:rPr>
          <w:rFonts w:hint="eastAsia"/>
        </w:rPr>
        <w:t xml:space="preserve"> </w:t>
      </w:r>
      <w:proofErr w:type="spellStart"/>
      <w:r>
        <w:rPr>
          <w:rFonts w:hint="eastAsia"/>
        </w:rPr>
        <w:t>quantitativ</w:t>
      </w:r>
      <w:proofErr w:type="spellEnd"/>
      <w:r>
        <w:rPr>
          <w:rFonts w:hint="eastAsia"/>
        </w:rPr>
        <w:t xml:space="preserve"> </w:t>
      </w:r>
      <w:proofErr w:type="spellStart"/>
      <w:r>
        <w:rPr>
          <w:rFonts w:hint="eastAsia"/>
        </w:rPr>
        <w:t>verschiedene</w:t>
      </w:r>
      <w:proofErr w:type="spellEnd"/>
      <w:r>
        <w:rPr>
          <w:rFonts w:hint="eastAsia"/>
        </w:rPr>
        <w:t xml:space="preserve"> </w:t>
      </w:r>
      <w:proofErr w:type="spellStart"/>
      <w:r>
        <w:rPr>
          <w:rFonts w:hint="eastAsia"/>
        </w:rPr>
        <w:t>Teilmengen</w:t>
      </w:r>
      <w:proofErr w:type="spellEnd"/>
      <w:r>
        <w:rPr>
          <w:rFonts w:hint="eastAsia"/>
        </w:rPr>
        <w:t xml:space="preserve"> </w:t>
      </w:r>
      <w:proofErr w:type="spellStart"/>
      <w:r>
        <w:rPr>
          <w:rFonts w:hint="eastAsia"/>
        </w:rPr>
        <w:t>einer</w:t>
      </w:r>
      <w:proofErr w:type="spellEnd"/>
      <w:r>
        <w:rPr>
          <w:rFonts w:hint="eastAsia"/>
        </w:rPr>
        <w:t xml:space="preserve"> </w:t>
      </w:r>
      <w:proofErr w:type="spellStart"/>
      <w:r>
        <w:rPr>
          <w:rFonts w:hint="eastAsia"/>
        </w:rPr>
        <w:t>Gesamtmenge</w:t>
      </w:r>
      <w:proofErr w:type="spellEnd"/>
      <w:r>
        <w:rPr>
          <w:rFonts w:hint="eastAsia"/>
        </w:rPr>
        <w:t xml:space="preserve"> von </w:t>
      </w:r>
      <w:r>
        <w:rPr>
          <w:rFonts w:hint="eastAsia"/>
        </w:rPr>
        <w:t>›</w:t>
      </w:r>
      <w:r>
        <w:rPr>
          <w:rFonts w:hint="eastAsia"/>
        </w:rPr>
        <w:t xml:space="preserve">Arbeit </w:t>
      </w:r>
      <w:r>
        <w:rPr>
          <w:rFonts w:hint="eastAsia"/>
        </w:rPr>
        <w:t>ü</w:t>
      </w:r>
      <w:proofErr w:type="spellStart"/>
      <w:r>
        <w:rPr>
          <w:rFonts w:hint="eastAsia"/>
        </w:rPr>
        <w:t>berhaupt</w:t>
      </w:r>
      <w:proofErr w:type="spellEnd"/>
      <w:r>
        <w:rPr>
          <w:rFonts w:hint="eastAsia"/>
        </w:rPr>
        <w:t>‹</w:t>
      </w:r>
      <w:r>
        <w:rPr>
          <w:rFonts w:hint="eastAsia"/>
        </w:rPr>
        <w:t xml:space="preserve"> die dem </w:t>
      </w:r>
      <w:proofErr w:type="spellStart"/>
      <w:r>
        <w:rPr>
          <w:rFonts w:hint="eastAsia"/>
        </w:rPr>
        <w:t>Ökonomischen</w:t>
      </w:r>
      <w:proofErr w:type="spellEnd"/>
      <w:r>
        <w:rPr>
          <w:rFonts w:hint="eastAsia"/>
        </w:rPr>
        <w:t xml:space="preserve"> </w:t>
      </w:r>
      <w:proofErr w:type="spellStart"/>
      <w:r>
        <w:rPr>
          <w:rFonts w:hint="eastAsia"/>
        </w:rPr>
        <w:t>Begriff</w:t>
      </w:r>
      <w:proofErr w:type="spellEnd"/>
      <w:r>
        <w:rPr>
          <w:rFonts w:hint="eastAsia"/>
        </w:rPr>
        <w:t xml:space="preserve"> des </w:t>
      </w:r>
      <w:proofErr w:type="spellStart"/>
      <w:r>
        <w:rPr>
          <w:rFonts w:hint="eastAsia"/>
        </w:rPr>
        <w:t>Werts</w:t>
      </w:r>
      <w:proofErr w:type="spellEnd"/>
      <w:r>
        <w:rPr>
          <w:rFonts w:hint="eastAsia"/>
        </w:rPr>
        <w:t xml:space="preserve"> </w:t>
      </w:r>
      <w:proofErr w:type="spellStart"/>
      <w:r>
        <w:rPr>
          <w:rFonts w:hint="eastAsia"/>
        </w:rPr>
        <w:t>zugrunde</w:t>
      </w:r>
      <w:proofErr w:type="spellEnd"/>
      <w:r>
        <w:rPr>
          <w:rFonts w:hint="eastAsia"/>
        </w:rPr>
        <w:t xml:space="preserve"> </w:t>
      </w:r>
      <w:proofErr w:type="spellStart"/>
      <w:r>
        <w:rPr>
          <w:rFonts w:hint="eastAsia"/>
        </w:rPr>
        <w:t>liegt</w:t>
      </w:r>
      <w:proofErr w:type="spellEnd"/>
      <w:r>
        <w:rPr>
          <w:rFonts w:hint="eastAsia"/>
        </w:rPr>
        <w:t xml:space="preserve">, </w:t>
      </w:r>
      <w:proofErr w:type="spellStart"/>
      <w:r>
        <w:rPr>
          <w:rFonts w:hint="eastAsia"/>
        </w:rPr>
        <w:t>bildet</w:t>
      </w:r>
      <w:proofErr w:type="spellEnd"/>
      <w:r>
        <w:rPr>
          <w:rFonts w:hint="eastAsia"/>
        </w:rPr>
        <w:t xml:space="preserve"> so </w:t>
      </w:r>
      <w:proofErr w:type="spellStart"/>
      <w:r>
        <w:rPr>
          <w:rFonts w:hint="eastAsia"/>
        </w:rPr>
        <w:t>wenig</w:t>
      </w:r>
      <w:proofErr w:type="spellEnd"/>
      <w:r>
        <w:rPr>
          <w:rFonts w:hint="eastAsia"/>
        </w:rPr>
        <w:t xml:space="preserve"> </w:t>
      </w:r>
      <w:proofErr w:type="spellStart"/>
      <w:r>
        <w:rPr>
          <w:rFonts w:hint="eastAsia"/>
        </w:rPr>
        <w:t>eine</w:t>
      </w:r>
      <w:proofErr w:type="spellEnd"/>
      <w:r>
        <w:rPr>
          <w:rFonts w:hint="eastAsia"/>
        </w:rPr>
        <w:t xml:space="preserve"> </w:t>
      </w:r>
      <w:proofErr w:type="spellStart"/>
      <w:r>
        <w:rPr>
          <w:rFonts w:hint="eastAsia"/>
        </w:rPr>
        <w:t>Naturbedingung</w:t>
      </w:r>
      <w:proofErr w:type="spellEnd"/>
      <w:r>
        <w:rPr>
          <w:rFonts w:hint="eastAsia"/>
        </w:rPr>
        <w:t xml:space="preserve"> der </w:t>
      </w:r>
      <w:proofErr w:type="spellStart"/>
      <w:r>
        <w:rPr>
          <w:rFonts w:hint="eastAsia"/>
        </w:rPr>
        <w:t>Warenproduktion</w:t>
      </w:r>
      <w:proofErr w:type="spellEnd"/>
      <w:r>
        <w:rPr>
          <w:rFonts w:hint="eastAsia"/>
        </w:rPr>
        <w:t xml:space="preserve">, </w:t>
      </w:r>
      <w:proofErr w:type="spellStart"/>
      <w:r>
        <w:rPr>
          <w:rFonts w:hint="eastAsia"/>
        </w:rPr>
        <w:t>daß</w:t>
      </w:r>
      <w:proofErr w:type="spellEnd"/>
      <w:r>
        <w:rPr>
          <w:rFonts w:hint="eastAsia"/>
        </w:rPr>
        <w:t xml:space="preserve"> </w:t>
      </w:r>
      <w:proofErr w:type="spellStart"/>
      <w:r>
        <w:rPr>
          <w:rFonts w:hint="eastAsia"/>
        </w:rPr>
        <w:t>sie</w:t>
      </w:r>
      <w:proofErr w:type="spellEnd"/>
      <w:r>
        <w:rPr>
          <w:rFonts w:hint="eastAsia"/>
        </w:rPr>
        <w:t xml:space="preserve"> </w:t>
      </w:r>
      <w:proofErr w:type="spellStart"/>
      <w:r>
        <w:rPr>
          <w:rFonts w:hint="eastAsia"/>
        </w:rPr>
        <w:t>vielmehr</w:t>
      </w:r>
      <w:proofErr w:type="spellEnd"/>
      <w:r>
        <w:rPr>
          <w:rFonts w:hint="eastAsia"/>
        </w:rPr>
        <w:t xml:space="preserve"> </w:t>
      </w:r>
      <w:proofErr w:type="spellStart"/>
      <w:r>
        <w:rPr>
          <w:rFonts w:hint="eastAsia"/>
        </w:rPr>
        <w:t>umgekehrt</w:t>
      </w:r>
      <w:proofErr w:type="spellEnd"/>
      <w:r>
        <w:rPr>
          <w:rFonts w:hint="eastAsia"/>
        </w:rPr>
        <w:t xml:space="preserve"> </w:t>
      </w:r>
      <w:proofErr w:type="spellStart"/>
      <w:r>
        <w:rPr>
          <w:rFonts w:hint="eastAsia"/>
        </w:rPr>
        <w:t>durch</w:t>
      </w:r>
      <w:proofErr w:type="spellEnd"/>
      <w:r>
        <w:rPr>
          <w:rFonts w:hint="eastAsia"/>
        </w:rPr>
        <w:t xml:space="preserve"> den </w:t>
      </w:r>
      <w:proofErr w:type="spellStart"/>
      <w:r>
        <w:rPr>
          <w:rFonts w:hint="eastAsia"/>
        </w:rPr>
        <w:t>allgemeinen</w:t>
      </w:r>
      <w:proofErr w:type="spellEnd"/>
      <w:r>
        <w:rPr>
          <w:rFonts w:hint="eastAsia"/>
        </w:rPr>
        <w:t xml:space="preserve"> </w:t>
      </w:r>
      <w:proofErr w:type="spellStart"/>
      <w:r>
        <w:rPr>
          <w:rFonts w:hint="eastAsia"/>
        </w:rPr>
        <w:t>Austausch</w:t>
      </w:r>
      <w:proofErr w:type="spellEnd"/>
      <w:r>
        <w:rPr>
          <w:rFonts w:hint="eastAsia"/>
        </w:rPr>
        <w:t xml:space="preserve"> und die Produktion der </w:t>
      </w:r>
      <w:proofErr w:type="spellStart"/>
      <w:r>
        <w:rPr>
          <w:rFonts w:hint="eastAsia"/>
        </w:rPr>
        <w:t>Bedarfsg</w:t>
      </w:r>
      <w:proofErr w:type="spellEnd"/>
      <w:r>
        <w:rPr>
          <w:rFonts w:hint="eastAsia"/>
        </w:rPr>
        <w:t>ü</w:t>
      </w:r>
      <w:proofErr w:type="spellStart"/>
      <w:r>
        <w:rPr>
          <w:rFonts w:hint="eastAsia"/>
        </w:rPr>
        <w:t>ter</w:t>
      </w:r>
      <w:proofErr w:type="spellEnd"/>
      <w:r>
        <w:rPr>
          <w:rFonts w:hint="eastAsia"/>
        </w:rPr>
        <w:t xml:space="preserve"> </w:t>
      </w:r>
      <w:proofErr w:type="spellStart"/>
      <w:r>
        <w:rPr>
          <w:rFonts w:hint="eastAsia"/>
        </w:rPr>
        <w:t>als</w:t>
      </w:r>
      <w:proofErr w:type="spellEnd"/>
      <w:r>
        <w:rPr>
          <w:rFonts w:hint="eastAsia"/>
        </w:rPr>
        <w:t xml:space="preserve"> Ware </w:t>
      </w:r>
      <w:r>
        <w:rPr>
          <w:rFonts w:hint="eastAsia"/>
        </w:rPr>
        <w:t>ü</w:t>
      </w:r>
      <w:proofErr w:type="spellStart"/>
      <w:r>
        <w:rPr>
          <w:rFonts w:hint="eastAsia"/>
        </w:rPr>
        <w:t>berhaupt</w:t>
      </w:r>
      <w:proofErr w:type="spellEnd"/>
      <w:r>
        <w:rPr>
          <w:rFonts w:hint="eastAsia"/>
        </w:rPr>
        <w:t xml:space="preserve"> erst </w:t>
      </w:r>
      <w:proofErr w:type="spellStart"/>
      <w:r>
        <w:rPr>
          <w:rFonts w:hint="eastAsia"/>
        </w:rPr>
        <w:t>zustande</w:t>
      </w:r>
      <w:proofErr w:type="spellEnd"/>
      <w:r>
        <w:rPr>
          <w:rFonts w:hint="eastAsia"/>
        </w:rPr>
        <w:t xml:space="preserve"> </w:t>
      </w:r>
      <w:proofErr w:type="spellStart"/>
      <w:r>
        <w:rPr>
          <w:rFonts w:hint="eastAsia"/>
        </w:rPr>
        <w:t>gebracht</w:t>
      </w:r>
      <w:proofErr w:type="spellEnd"/>
      <w:r>
        <w:rPr>
          <w:rFonts w:hint="eastAsia"/>
        </w:rPr>
        <w:t xml:space="preserve"> </w:t>
      </w:r>
      <w:proofErr w:type="spellStart"/>
      <w:r>
        <w:rPr>
          <w:rFonts w:hint="eastAsia"/>
        </w:rPr>
        <w:t>wird</w:t>
      </w:r>
      <w:proofErr w:type="spellEnd"/>
      <w:r>
        <w:rPr>
          <w:rFonts w:hint="eastAsia"/>
        </w:rPr>
        <w:t xml:space="preserve"> und </w:t>
      </w:r>
      <w:proofErr w:type="spellStart"/>
      <w:r>
        <w:rPr>
          <w:rFonts w:hint="eastAsia"/>
        </w:rPr>
        <w:t>auch</w:t>
      </w:r>
      <w:proofErr w:type="spellEnd"/>
      <w:r>
        <w:rPr>
          <w:rFonts w:hint="eastAsia"/>
        </w:rPr>
        <w:t xml:space="preserve"> </w:t>
      </w:r>
      <w:proofErr w:type="spellStart"/>
      <w:r>
        <w:rPr>
          <w:rFonts w:hint="eastAsia"/>
        </w:rPr>
        <w:t>tatsächlich</w:t>
      </w:r>
      <w:proofErr w:type="spellEnd"/>
      <w:r>
        <w:rPr>
          <w:rFonts w:hint="eastAsia"/>
          <w:i/>
          <w:iCs/>
        </w:rPr>
        <w:t xml:space="preserve"> </w:t>
      </w:r>
      <w:proofErr w:type="spellStart"/>
      <w:r>
        <w:rPr>
          <w:rFonts w:hint="eastAsia"/>
          <w:i/>
          <w:iCs/>
        </w:rPr>
        <w:t>nirgend</w:t>
      </w:r>
      <w:proofErr w:type="spellEnd"/>
      <w:r>
        <w:rPr>
          <w:rFonts w:hint="eastAsia"/>
          <w:i/>
          <w:iCs/>
        </w:rPr>
        <w:t xml:space="preserve"> </w:t>
      </w:r>
      <w:proofErr w:type="spellStart"/>
      <w:r>
        <w:rPr>
          <w:rFonts w:hint="eastAsia"/>
          <w:i/>
          <w:iCs/>
        </w:rPr>
        <w:t>anders</w:t>
      </w:r>
      <w:proofErr w:type="spellEnd"/>
      <w:r>
        <w:rPr>
          <w:rFonts w:hint="eastAsia"/>
          <w:i/>
          <w:iCs/>
        </w:rPr>
        <w:t xml:space="preserve"> </w:t>
      </w:r>
      <w:proofErr w:type="spellStart"/>
      <w:r>
        <w:rPr>
          <w:rFonts w:hint="eastAsia"/>
          <w:i/>
          <w:iCs/>
        </w:rPr>
        <w:t>als</w:t>
      </w:r>
      <w:proofErr w:type="spellEnd"/>
      <w:r>
        <w:rPr>
          <w:rFonts w:hint="eastAsia"/>
          <w:i/>
          <w:iCs/>
        </w:rPr>
        <w:t xml:space="preserve"> </w:t>
      </w:r>
      <w:proofErr w:type="spellStart"/>
      <w:r>
        <w:rPr>
          <w:rFonts w:hint="eastAsia"/>
          <w:i/>
          <w:iCs/>
        </w:rPr>
        <w:t>im</w:t>
      </w:r>
      <w:proofErr w:type="spellEnd"/>
      <w:r>
        <w:rPr>
          <w:rFonts w:hint="eastAsia"/>
          <w:i/>
          <w:iCs/>
        </w:rPr>
        <w:t xml:space="preserve"> </w:t>
      </w:r>
      <w:r>
        <w:rPr>
          <w:rFonts w:hint="eastAsia"/>
          <w:i/>
          <w:iCs/>
        </w:rPr>
        <w:t>›</w:t>
      </w:r>
      <w:r>
        <w:rPr>
          <w:rFonts w:hint="eastAsia"/>
          <w:i/>
          <w:iCs/>
        </w:rPr>
        <w:t>Wert</w:t>
      </w:r>
      <w:r>
        <w:rPr>
          <w:rFonts w:hint="eastAsia"/>
          <w:i/>
          <w:iCs/>
        </w:rPr>
        <w:t>‹</w:t>
      </w:r>
      <w:r>
        <w:rPr>
          <w:rFonts w:hint="eastAsia"/>
          <w:i/>
          <w:iCs/>
        </w:rPr>
        <w:t xml:space="preserve"> der </w:t>
      </w:r>
      <w:proofErr w:type="spellStart"/>
      <w:r>
        <w:rPr>
          <w:rFonts w:hint="eastAsia"/>
          <w:i/>
          <w:iCs/>
        </w:rPr>
        <w:t>Waren</w:t>
      </w:r>
      <w:proofErr w:type="spellEnd"/>
      <w:r>
        <w:rPr>
          <w:rFonts w:hint="eastAsia"/>
        </w:rPr>
        <w:t xml:space="preserve"> </w:t>
      </w:r>
      <w:proofErr w:type="spellStart"/>
      <w:r>
        <w:rPr>
          <w:rFonts w:hint="eastAsia"/>
        </w:rPr>
        <w:t>erscheint</w:t>
      </w:r>
      <w:proofErr w:type="spellEnd"/>
      <w:r>
        <w:rPr>
          <w:rFonts w:hint="eastAsia"/>
        </w:rPr>
        <w:t xml:space="preserve">. Schon </w:t>
      </w:r>
      <w:proofErr w:type="spellStart"/>
      <w:r>
        <w:rPr>
          <w:rFonts w:hint="eastAsia"/>
        </w:rPr>
        <w:t>bei</w:t>
      </w:r>
      <w:proofErr w:type="spellEnd"/>
      <w:r>
        <w:rPr>
          <w:rFonts w:hint="eastAsia"/>
        </w:rPr>
        <w:t xml:space="preserve"> den </w:t>
      </w:r>
      <w:proofErr w:type="spellStart"/>
      <w:r>
        <w:rPr>
          <w:rFonts w:hint="eastAsia"/>
        </w:rPr>
        <w:t>klassischen</w:t>
      </w:r>
      <w:proofErr w:type="spellEnd"/>
      <w:r>
        <w:rPr>
          <w:rFonts w:hint="eastAsia"/>
        </w:rPr>
        <w:t xml:space="preserve"> </w:t>
      </w:r>
      <w:proofErr w:type="spellStart"/>
      <w:r>
        <w:rPr>
          <w:rFonts w:hint="eastAsia"/>
        </w:rPr>
        <w:t>Ökonomen</w:t>
      </w:r>
      <w:proofErr w:type="spellEnd"/>
      <w:r>
        <w:rPr>
          <w:rFonts w:hint="eastAsia"/>
        </w:rPr>
        <w:t xml:space="preserve"> </w:t>
      </w:r>
      <w:proofErr w:type="spellStart"/>
      <w:r>
        <w:rPr>
          <w:rFonts w:hint="eastAsia"/>
        </w:rPr>
        <w:t>beruhte</w:t>
      </w:r>
      <w:proofErr w:type="spellEnd"/>
      <w:r>
        <w:rPr>
          <w:rFonts w:hint="eastAsia"/>
        </w:rPr>
        <w:t xml:space="preserve"> die Zur</w:t>
      </w:r>
      <w:r>
        <w:rPr>
          <w:rFonts w:hint="eastAsia"/>
        </w:rPr>
        <w:t>ü</w:t>
      </w:r>
      <w:proofErr w:type="spellStart"/>
      <w:r>
        <w:rPr>
          <w:rFonts w:hint="eastAsia"/>
        </w:rPr>
        <w:t>ckf</w:t>
      </w:r>
      <w:proofErr w:type="spellEnd"/>
      <w:r>
        <w:rPr>
          <w:rFonts w:hint="eastAsia"/>
        </w:rPr>
        <w:t>ü</w:t>
      </w:r>
      <w:proofErr w:type="spellStart"/>
      <w:r>
        <w:rPr>
          <w:rFonts w:hint="eastAsia"/>
        </w:rPr>
        <w:t>hrung</w:t>
      </w:r>
      <w:proofErr w:type="spellEnd"/>
      <w:r>
        <w:rPr>
          <w:rFonts w:hint="eastAsia"/>
        </w:rPr>
        <w:t xml:space="preserve"> des </w:t>
      </w:r>
      <w:r>
        <w:rPr>
          <w:rFonts w:hint="eastAsia"/>
        </w:rPr>
        <w:t>›</w:t>
      </w:r>
      <w:proofErr w:type="spellStart"/>
      <w:r>
        <w:rPr>
          <w:rFonts w:hint="eastAsia"/>
        </w:rPr>
        <w:t>Werts</w:t>
      </w:r>
      <w:proofErr w:type="spellEnd"/>
      <w:r>
        <w:rPr>
          <w:rFonts w:hint="eastAsia"/>
        </w:rPr>
        <w:t>‹</w:t>
      </w:r>
      <w:r>
        <w:rPr>
          <w:rFonts w:hint="eastAsia"/>
        </w:rPr>
        <w:t xml:space="preserve"> der </w:t>
      </w:r>
      <w:proofErr w:type="spellStart"/>
      <w:r>
        <w:rPr>
          <w:rFonts w:hint="eastAsia"/>
        </w:rPr>
        <w:t>Waren</w:t>
      </w:r>
      <w:proofErr w:type="spellEnd"/>
      <w:r>
        <w:rPr>
          <w:rFonts w:hint="eastAsia"/>
        </w:rPr>
        <w:t xml:space="preserve"> auf die </w:t>
      </w:r>
      <w:proofErr w:type="spellStart"/>
      <w:r>
        <w:rPr>
          <w:rFonts w:hint="eastAsia"/>
        </w:rPr>
        <w:t>darin</w:t>
      </w:r>
      <w:proofErr w:type="spellEnd"/>
      <w:r>
        <w:rPr>
          <w:rFonts w:hint="eastAsia"/>
        </w:rPr>
        <w:t xml:space="preserve"> </w:t>
      </w:r>
      <w:proofErr w:type="spellStart"/>
      <w:r>
        <w:rPr>
          <w:rFonts w:hint="eastAsia"/>
        </w:rPr>
        <w:t>verkörperten</w:t>
      </w:r>
      <w:proofErr w:type="spellEnd"/>
      <w:r>
        <w:rPr>
          <w:rFonts w:hint="eastAsia"/>
        </w:rPr>
        <w:t xml:space="preserve"> Mengen von </w:t>
      </w:r>
      <w:r>
        <w:rPr>
          <w:rFonts w:hint="eastAsia"/>
        </w:rPr>
        <w:t>›</w:t>
      </w:r>
      <w:r>
        <w:rPr>
          <w:rFonts w:hint="eastAsia"/>
        </w:rPr>
        <w:t>Arbeit</w:t>
      </w:r>
      <w:r>
        <w:rPr>
          <w:rFonts w:hint="eastAsia"/>
        </w:rPr>
        <w:t>‹</w:t>
      </w:r>
      <w:r>
        <w:rPr>
          <w:rFonts w:hint="eastAsia"/>
        </w:rPr>
        <w:t xml:space="preserve"> </w:t>
      </w:r>
      <w:proofErr w:type="spellStart"/>
      <w:r>
        <w:rPr>
          <w:rFonts w:hint="eastAsia"/>
        </w:rPr>
        <w:t>nicht</w:t>
      </w:r>
      <w:proofErr w:type="spellEnd"/>
      <w:r>
        <w:rPr>
          <w:rFonts w:hint="eastAsia"/>
        </w:rPr>
        <w:t xml:space="preserve"> auf </w:t>
      </w:r>
      <w:proofErr w:type="spellStart"/>
      <w:r>
        <w:rPr>
          <w:rFonts w:hint="eastAsia"/>
        </w:rPr>
        <w:t>einer</w:t>
      </w:r>
      <w:proofErr w:type="spellEnd"/>
      <w:r>
        <w:rPr>
          <w:rFonts w:hint="eastAsia"/>
        </w:rPr>
        <w:t xml:space="preserve"> </w:t>
      </w:r>
      <w:proofErr w:type="spellStart"/>
      <w:r>
        <w:rPr>
          <w:rFonts w:hint="eastAsia"/>
        </w:rPr>
        <w:t>naturwissenschaftlichen</w:t>
      </w:r>
      <w:proofErr w:type="spellEnd"/>
      <w:r>
        <w:rPr>
          <w:rFonts w:hint="eastAsia"/>
        </w:rPr>
        <w:t xml:space="preserve">, </w:t>
      </w:r>
      <w:proofErr w:type="spellStart"/>
      <w:r>
        <w:rPr>
          <w:rFonts w:hint="eastAsia"/>
        </w:rPr>
        <w:t>sondern</w:t>
      </w:r>
      <w:proofErr w:type="spellEnd"/>
      <w:r>
        <w:rPr>
          <w:rFonts w:hint="eastAsia"/>
        </w:rPr>
        <w:t xml:space="preserve"> auf </w:t>
      </w:r>
      <w:proofErr w:type="spellStart"/>
      <w:r>
        <w:rPr>
          <w:rFonts w:hint="eastAsia"/>
        </w:rPr>
        <w:t>jener</w:t>
      </w:r>
      <w:proofErr w:type="spellEnd"/>
      <w:r>
        <w:rPr>
          <w:rFonts w:hint="eastAsia"/>
        </w:rPr>
        <w:t xml:space="preserve"> (den </w:t>
      </w:r>
      <w:proofErr w:type="spellStart"/>
      <w:r>
        <w:rPr>
          <w:rFonts w:hint="eastAsia"/>
        </w:rPr>
        <w:t>Ökonomen</w:t>
      </w:r>
      <w:proofErr w:type="spellEnd"/>
      <w:r>
        <w:rPr>
          <w:rFonts w:hint="eastAsia"/>
        </w:rPr>
        <w:t xml:space="preserve"> </w:t>
      </w:r>
      <w:proofErr w:type="spellStart"/>
      <w:r>
        <w:rPr>
          <w:rFonts w:hint="eastAsia"/>
        </w:rPr>
        <w:t>freilich</w:t>
      </w:r>
      <w:proofErr w:type="spellEnd"/>
      <w:r>
        <w:rPr>
          <w:rFonts w:hint="eastAsia"/>
        </w:rPr>
        <w:t xml:space="preserve"> </w:t>
      </w:r>
      <w:proofErr w:type="spellStart"/>
      <w:r>
        <w:rPr>
          <w:rFonts w:hint="eastAsia"/>
        </w:rPr>
        <w:t>unbewußten</w:t>
      </w:r>
      <w:proofErr w:type="spellEnd"/>
      <w:r>
        <w:rPr>
          <w:rFonts w:hint="eastAsia"/>
        </w:rPr>
        <w:t xml:space="preserve">) </w:t>
      </w:r>
      <w:proofErr w:type="spellStart"/>
      <w:r>
        <w:rPr>
          <w:rFonts w:hint="eastAsia"/>
        </w:rPr>
        <w:t>geschichtlichen</w:t>
      </w:r>
      <w:proofErr w:type="spellEnd"/>
      <w:r>
        <w:rPr>
          <w:rFonts w:hint="eastAsia"/>
        </w:rPr>
        <w:t xml:space="preserve">, und </w:t>
      </w:r>
      <w:proofErr w:type="spellStart"/>
      <w:r>
        <w:rPr>
          <w:rFonts w:hint="eastAsia"/>
        </w:rPr>
        <w:t>politischen</w:t>
      </w:r>
      <w:proofErr w:type="spellEnd"/>
      <w:r>
        <w:rPr>
          <w:rFonts w:hint="eastAsia"/>
        </w:rPr>
        <w:t xml:space="preserve"> </w:t>
      </w:r>
      <w:proofErr w:type="spellStart"/>
      <w:r>
        <w:rPr>
          <w:rFonts w:hint="eastAsia"/>
        </w:rPr>
        <w:t>Voraussetzung</w:t>
      </w:r>
      <w:proofErr w:type="spellEnd"/>
      <w:r>
        <w:rPr>
          <w:rFonts w:hint="eastAsia"/>
        </w:rPr>
        <w:t xml:space="preserve">. Die </w:t>
      </w:r>
      <w:proofErr w:type="spellStart"/>
      <w:r>
        <w:rPr>
          <w:rFonts w:hint="eastAsia"/>
        </w:rPr>
        <w:t>ökonomische</w:t>
      </w:r>
      <w:proofErr w:type="spellEnd"/>
      <w:r>
        <w:rPr>
          <w:rFonts w:hint="eastAsia"/>
        </w:rPr>
        <w:t xml:space="preserve"> </w:t>
      </w:r>
      <w:proofErr w:type="spellStart"/>
      <w:r>
        <w:rPr>
          <w:rFonts w:hint="eastAsia"/>
        </w:rPr>
        <w:t>Theorie</w:t>
      </w:r>
      <w:proofErr w:type="spellEnd"/>
      <w:r>
        <w:rPr>
          <w:rFonts w:hint="eastAsia"/>
        </w:rPr>
        <w:t xml:space="preserve"> des </w:t>
      </w:r>
      <w:r>
        <w:rPr>
          <w:rFonts w:hint="eastAsia"/>
        </w:rPr>
        <w:t>›</w:t>
      </w:r>
      <w:proofErr w:type="spellStart"/>
      <w:r>
        <w:rPr>
          <w:rFonts w:hint="eastAsia"/>
        </w:rPr>
        <w:t>Arbeitswerts</w:t>
      </w:r>
      <w:proofErr w:type="spellEnd"/>
      <w:r>
        <w:rPr>
          <w:rFonts w:hint="eastAsia"/>
        </w:rPr>
        <w:t>‹</w:t>
      </w:r>
      <w:r>
        <w:rPr>
          <w:rFonts w:hint="eastAsia"/>
        </w:rPr>
        <w:t xml:space="preserve"> </w:t>
      </w:r>
      <w:proofErr w:type="spellStart"/>
      <w:r>
        <w:rPr>
          <w:rFonts w:hint="eastAsia"/>
        </w:rPr>
        <w:t>entspricht</w:t>
      </w:r>
      <w:proofErr w:type="spellEnd"/>
      <w:r>
        <w:rPr>
          <w:rFonts w:hint="eastAsia"/>
        </w:rPr>
        <w:t xml:space="preserve"> </w:t>
      </w:r>
      <w:proofErr w:type="spellStart"/>
      <w:r>
        <w:rPr>
          <w:rFonts w:hint="eastAsia"/>
        </w:rPr>
        <w:t>einer</w:t>
      </w:r>
      <w:proofErr w:type="spellEnd"/>
      <w:r>
        <w:rPr>
          <w:rFonts w:hint="eastAsia"/>
        </w:rPr>
        <w:t xml:space="preserve"> </w:t>
      </w:r>
      <w:proofErr w:type="spellStart"/>
      <w:r>
        <w:rPr>
          <w:rFonts w:hint="eastAsia"/>
        </w:rPr>
        <w:t>Entwicklungsstufe</w:t>
      </w:r>
      <w:proofErr w:type="spellEnd"/>
      <w:r>
        <w:rPr>
          <w:rFonts w:hint="eastAsia"/>
        </w:rPr>
        <w:t xml:space="preserve"> der </w:t>
      </w:r>
      <w:proofErr w:type="spellStart"/>
      <w:r>
        <w:rPr>
          <w:rFonts w:hint="eastAsia"/>
        </w:rPr>
        <w:t>gesellschaftlichen</w:t>
      </w:r>
      <w:proofErr w:type="spellEnd"/>
      <w:r>
        <w:rPr>
          <w:rFonts w:hint="eastAsia"/>
        </w:rPr>
        <w:t xml:space="preserve"> Produktion, </w:t>
      </w:r>
      <w:r>
        <w:rPr>
          <w:rFonts w:hint="eastAsia"/>
        </w:rPr>
        <w:lastRenderedPageBreak/>
        <w:t xml:space="preserve">auf der die </w:t>
      </w:r>
      <w:proofErr w:type="spellStart"/>
      <w:r>
        <w:rPr>
          <w:rFonts w:hint="eastAsia"/>
        </w:rPr>
        <w:t>menschliche</w:t>
      </w:r>
      <w:proofErr w:type="spellEnd"/>
      <w:r>
        <w:rPr>
          <w:rFonts w:hint="eastAsia"/>
        </w:rPr>
        <w:t xml:space="preserve"> Arbeit </w:t>
      </w:r>
      <w:proofErr w:type="spellStart"/>
      <w:r>
        <w:rPr>
          <w:rFonts w:hint="eastAsia"/>
        </w:rPr>
        <w:t>nicht</w:t>
      </w:r>
      <w:proofErr w:type="spellEnd"/>
      <w:r>
        <w:rPr>
          <w:rFonts w:hint="eastAsia"/>
        </w:rPr>
        <w:t xml:space="preserve"> </w:t>
      </w:r>
      <w:proofErr w:type="spellStart"/>
      <w:r>
        <w:rPr>
          <w:rFonts w:hint="eastAsia"/>
        </w:rPr>
        <w:t>nur</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Kategorie</w:t>
      </w:r>
      <w:proofErr w:type="spellEnd"/>
      <w:r>
        <w:rPr>
          <w:rFonts w:hint="eastAsia"/>
        </w:rPr>
        <w:t xml:space="preserve"> </w:t>
      </w:r>
      <w:proofErr w:type="spellStart"/>
      <w:r>
        <w:rPr>
          <w:rFonts w:hint="eastAsia"/>
        </w:rPr>
        <w:t>sondern</w:t>
      </w:r>
      <w:proofErr w:type="spellEnd"/>
      <w:r>
        <w:rPr>
          <w:rFonts w:hint="eastAsia"/>
        </w:rPr>
        <w:t xml:space="preserve"> </w:t>
      </w:r>
      <w:proofErr w:type="spellStart"/>
      <w:r>
        <w:rPr>
          <w:rFonts w:hint="eastAsia"/>
        </w:rPr>
        <w:t>auch</w:t>
      </w:r>
      <w:proofErr w:type="spellEnd"/>
      <w:r>
        <w:rPr>
          <w:rFonts w:hint="eastAsia"/>
        </w:rPr>
        <w:t xml:space="preserve"> in der </w:t>
      </w:r>
      <w:proofErr w:type="spellStart"/>
      <w:r>
        <w:rPr>
          <w:rFonts w:hint="eastAsia"/>
        </w:rPr>
        <w:t>Wirklichkeit</w:t>
      </w:r>
      <w:proofErr w:type="spellEnd"/>
      <w:r>
        <w:rPr>
          <w:rFonts w:hint="eastAsia"/>
        </w:rPr>
        <w:t xml:space="preserve"> </w:t>
      </w:r>
      <w:proofErr w:type="spellStart"/>
      <w:r>
        <w:rPr>
          <w:rFonts w:hint="eastAsia"/>
        </w:rPr>
        <w:t>aufgehört</w:t>
      </w:r>
      <w:proofErr w:type="spellEnd"/>
      <w:r>
        <w:rPr>
          <w:rFonts w:hint="eastAsia"/>
        </w:rPr>
        <w:t xml:space="preserve"> hat, </w:t>
      </w:r>
      <w:proofErr w:type="spellStart"/>
      <w:r>
        <w:rPr>
          <w:rFonts w:hint="eastAsia"/>
        </w:rPr>
        <w:t>mit</w:t>
      </w:r>
      <w:proofErr w:type="spellEnd"/>
      <w:r>
        <w:rPr>
          <w:rFonts w:hint="eastAsia"/>
        </w:rPr>
        <w:t xml:space="preserve"> dem Individuum </w:t>
      </w:r>
      <w:proofErr w:type="spellStart"/>
      <w:r>
        <w:rPr>
          <w:rFonts w:hint="eastAsia"/>
        </w:rPr>
        <w:t>oder</w:t>
      </w:r>
      <w:proofErr w:type="spellEnd"/>
      <w:r>
        <w:rPr>
          <w:rFonts w:hint="eastAsia"/>
        </w:rPr>
        <w:t xml:space="preserve"> </w:t>
      </w:r>
      <w:proofErr w:type="spellStart"/>
      <w:r>
        <w:rPr>
          <w:rFonts w:hint="eastAsia"/>
        </w:rPr>
        <w:t>mit</w:t>
      </w:r>
      <w:proofErr w:type="spellEnd"/>
      <w:r>
        <w:rPr>
          <w:rFonts w:hint="eastAsia"/>
        </w:rPr>
        <w:t xml:space="preserve"> </w:t>
      </w:r>
      <w:proofErr w:type="spellStart"/>
      <w:r>
        <w:rPr>
          <w:rFonts w:hint="eastAsia"/>
        </w:rPr>
        <w:t>engeren</w:t>
      </w:r>
      <w:proofErr w:type="spellEnd"/>
      <w:r>
        <w:rPr>
          <w:rFonts w:hint="eastAsia"/>
        </w:rPr>
        <w:t xml:space="preserve"> Gruppen </w:t>
      </w:r>
      <w:proofErr w:type="spellStart"/>
      <w:r>
        <w:rPr>
          <w:rFonts w:hint="eastAsia"/>
        </w:rPr>
        <w:t>gleichsam</w:t>
      </w:r>
      <w:proofErr w:type="spellEnd"/>
      <w:r>
        <w:rPr>
          <w:rFonts w:hint="eastAsia"/>
        </w:rPr>
        <w:t xml:space="preserve"> </w:t>
      </w:r>
      <w:proofErr w:type="spellStart"/>
      <w:r>
        <w:rPr>
          <w:rFonts w:hint="eastAsia"/>
        </w:rPr>
        <w:t>organisch</w:t>
      </w:r>
      <w:proofErr w:type="spellEnd"/>
      <w:r>
        <w:rPr>
          <w:rFonts w:hint="eastAsia"/>
        </w:rPr>
        <w:t xml:space="preserve"> </w:t>
      </w:r>
      <w:proofErr w:type="spellStart"/>
      <w:r>
        <w:rPr>
          <w:rFonts w:hint="eastAsia"/>
        </w:rPr>
        <w:t>verwachsen</w:t>
      </w:r>
      <w:proofErr w:type="spellEnd"/>
      <w:r>
        <w:rPr>
          <w:rFonts w:hint="eastAsia"/>
        </w:rPr>
        <w:t xml:space="preserve"> </w:t>
      </w:r>
      <w:proofErr w:type="spellStart"/>
      <w:r>
        <w:rPr>
          <w:rFonts w:hint="eastAsia"/>
        </w:rPr>
        <w:t>zu</w:t>
      </w:r>
      <w:proofErr w:type="spellEnd"/>
      <w:r>
        <w:rPr>
          <w:rFonts w:hint="eastAsia"/>
        </w:rPr>
        <w:t xml:space="preserve"> sein, und auf der nun, </w:t>
      </w:r>
      <w:proofErr w:type="spellStart"/>
      <w:r>
        <w:rPr>
          <w:rFonts w:hint="eastAsia"/>
        </w:rPr>
        <w:t>nach</w:t>
      </w:r>
      <w:proofErr w:type="spellEnd"/>
      <w:r>
        <w:rPr>
          <w:rFonts w:hint="eastAsia"/>
        </w:rPr>
        <w:t xml:space="preserve"> </w:t>
      </w:r>
      <w:proofErr w:type="spellStart"/>
      <w:r>
        <w:rPr>
          <w:rFonts w:hint="eastAsia"/>
        </w:rPr>
        <w:t>Beseitigung</w:t>
      </w:r>
      <w:proofErr w:type="spellEnd"/>
      <w:r>
        <w:rPr>
          <w:rFonts w:hint="eastAsia"/>
        </w:rPr>
        <w:t xml:space="preserve"> der z</w:t>
      </w:r>
      <w:r>
        <w:rPr>
          <w:rFonts w:hint="eastAsia"/>
        </w:rPr>
        <w:t>ü</w:t>
      </w:r>
      <w:proofErr w:type="spellStart"/>
      <w:r>
        <w:rPr>
          <w:rFonts w:hint="eastAsia"/>
        </w:rPr>
        <w:t>nftlerischen</w:t>
      </w:r>
      <w:proofErr w:type="spellEnd"/>
      <w:r>
        <w:rPr>
          <w:rFonts w:hint="eastAsia"/>
        </w:rPr>
        <w:t xml:space="preserve"> </w:t>
      </w:r>
      <w:proofErr w:type="spellStart"/>
      <w:r>
        <w:rPr>
          <w:rFonts w:hint="eastAsia"/>
        </w:rPr>
        <w:t>Schranken</w:t>
      </w:r>
      <w:proofErr w:type="spellEnd"/>
      <w:r>
        <w:rPr>
          <w:rFonts w:hint="eastAsia"/>
        </w:rPr>
        <w:t xml:space="preserve">, </w:t>
      </w:r>
      <w:proofErr w:type="spellStart"/>
      <w:r>
        <w:rPr>
          <w:rFonts w:hint="eastAsia"/>
        </w:rPr>
        <w:t>im</w:t>
      </w:r>
      <w:proofErr w:type="spellEnd"/>
      <w:r>
        <w:rPr>
          <w:rFonts w:hint="eastAsia"/>
        </w:rPr>
        <w:t xml:space="preserve"> </w:t>
      </w:r>
      <w:proofErr w:type="spellStart"/>
      <w:r>
        <w:rPr>
          <w:rFonts w:hint="eastAsia"/>
        </w:rPr>
        <w:t>Zeichen</w:t>
      </w:r>
      <w:proofErr w:type="spellEnd"/>
      <w:r>
        <w:rPr>
          <w:rFonts w:hint="eastAsia"/>
        </w:rPr>
        <w:t xml:space="preserve"> der b</w:t>
      </w:r>
      <w:r>
        <w:rPr>
          <w:rFonts w:hint="eastAsia"/>
        </w:rPr>
        <w:t>ü</w:t>
      </w:r>
      <w:proofErr w:type="spellStart"/>
      <w:r>
        <w:rPr>
          <w:rFonts w:hint="eastAsia"/>
        </w:rPr>
        <w:t>rgerlichen</w:t>
      </w:r>
      <w:proofErr w:type="spellEnd"/>
      <w:r>
        <w:rPr>
          <w:rFonts w:hint="eastAsia"/>
        </w:rPr>
        <w:t xml:space="preserve"> »</w:t>
      </w:r>
      <w:proofErr w:type="spellStart"/>
      <w:r>
        <w:rPr>
          <w:rFonts w:hint="eastAsia"/>
        </w:rPr>
        <w:t>Handelsfreiheit</w:t>
      </w:r>
      <w:proofErr w:type="spellEnd"/>
      <w:r>
        <w:rPr>
          <w:rFonts w:hint="eastAsia"/>
        </w:rPr>
        <w:t xml:space="preserve">? von </w:t>
      </w:r>
      <w:proofErr w:type="spellStart"/>
      <w:r>
        <w:rPr>
          <w:rFonts w:hint="eastAsia"/>
        </w:rPr>
        <w:t>Rechts</w:t>
      </w:r>
      <w:proofErr w:type="spellEnd"/>
      <w:r>
        <w:rPr>
          <w:rFonts w:hint="eastAsia"/>
        </w:rPr>
        <w:t xml:space="preserve"> </w:t>
      </w:r>
      <w:proofErr w:type="spellStart"/>
      <w:r>
        <w:rPr>
          <w:rFonts w:hint="eastAsia"/>
        </w:rPr>
        <w:t>wegen</w:t>
      </w:r>
      <w:proofErr w:type="spellEnd"/>
      <w:r>
        <w:rPr>
          <w:rFonts w:hint="eastAsia"/>
        </w:rPr>
        <w:t xml:space="preserve"> </w:t>
      </w:r>
      <w:proofErr w:type="spellStart"/>
      <w:r>
        <w:rPr>
          <w:rFonts w:hint="eastAsia"/>
        </w:rPr>
        <w:t>jede</w:t>
      </w:r>
      <w:proofErr w:type="spellEnd"/>
      <w:r>
        <w:rPr>
          <w:rFonts w:hint="eastAsia"/>
        </w:rPr>
        <w:t xml:space="preserve"> </w:t>
      </w:r>
      <w:proofErr w:type="spellStart"/>
      <w:r>
        <w:rPr>
          <w:rFonts w:hint="eastAsia"/>
        </w:rPr>
        <w:t>besondere</w:t>
      </w:r>
      <w:proofErr w:type="spellEnd"/>
      <w:r>
        <w:rPr>
          <w:rFonts w:hint="eastAsia"/>
        </w:rPr>
        <w:t xml:space="preserve"> Arbeit </w:t>
      </w:r>
      <w:proofErr w:type="spellStart"/>
      <w:r>
        <w:rPr>
          <w:rFonts w:hint="eastAsia"/>
        </w:rPr>
        <w:t>jeder</w:t>
      </w:r>
      <w:proofErr w:type="spellEnd"/>
      <w:r>
        <w:rPr>
          <w:rFonts w:hint="eastAsia"/>
        </w:rPr>
        <w:t xml:space="preserve"> </w:t>
      </w:r>
      <w:proofErr w:type="spellStart"/>
      <w:r>
        <w:rPr>
          <w:rFonts w:hint="eastAsia"/>
        </w:rPr>
        <w:t>anderen</w:t>
      </w:r>
      <w:proofErr w:type="spellEnd"/>
      <w:r>
        <w:rPr>
          <w:rFonts w:hint="eastAsia"/>
        </w:rPr>
        <w:t xml:space="preserve"> </w:t>
      </w:r>
      <w:proofErr w:type="spellStart"/>
      <w:r>
        <w:rPr>
          <w:rFonts w:hint="eastAsia"/>
        </w:rPr>
        <w:t>besonderen</w:t>
      </w:r>
      <w:proofErr w:type="spellEnd"/>
      <w:r>
        <w:rPr>
          <w:rFonts w:hint="eastAsia"/>
        </w:rPr>
        <w:t xml:space="preserve"> Arbeit </w:t>
      </w:r>
      <w:proofErr w:type="spellStart"/>
      <w:r>
        <w:rPr>
          <w:rFonts w:hint="eastAsia"/>
          <w:i/>
          <w:iCs/>
        </w:rPr>
        <w:t>gleich</w:t>
      </w:r>
      <w:proofErr w:type="spellEnd"/>
      <w:r>
        <w:rPr>
          <w:rFonts w:hint="eastAsia"/>
          <w:i/>
          <w:iCs/>
        </w:rPr>
        <w:t xml:space="preserve"> </w:t>
      </w:r>
      <w:proofErr w:type="spellStart"/>
      <w:r>
        <w:rPr>
          <w:rFonts w:hint="eastAsia"/>
          <w:i/>
          <w:iCs/>
        </w:rPr>
        <w:t>geht</w:t>
      </w:r>
      <w:proofErr w:type="spellEnd"/>
      <w:r>
        <w:rPr>
          <w:rFonts w:hint="eastAsia"/>
          <w:i/>
          <w:iCs/>
        </w:rPr>
        <w:t xml:space="preserve"> </w:t>
      </w:r>
      <w:r>
        <w:rPr>
          <w:rFonts w:hint="eastAsia"/>
        </w:rPr>
        <w:t xml:space="preserve">... </w:t>
      </w:r>
      <w:proofErr w:type="spellStart"/>
      <w:r>
        <w:rPr>
          <w:rFonts w:hint="eastAsia"/>
        </w:rPr>
        <w:t>Wenn</w:t>
      </w:r>
      <w:proofErr w:type="spellEnd"/>
      <w:r>
        <w:rPr>
          <w:rFonts w:hint="eastAsia"/>
        </w:rPr>
        <w:t xml:space="preserve"> also die an so1che K</w:t>
      </w:r>
      <w:r>
        <w:rPr>
          <w:rFonts w:hint="eastAsia"/>
        </w:rPr>
        <w:t>ü</w:t>
      </w:r>
      <w:proofErr w:type="spellStart"/>
      <w:r>
        <w:rPr>
          <w:rFonts w:hint="eastAsia"/>
        </w:rPr>
        <w:t>hnheit</w:t>
      </w:r>
      <w:proofErr w:type="spellEnd"/>
      <w:r>
        <w:rPr>
          <w:rFonts w:hint="eastAsia"/>
        </w:rPr>
        <w:t xml:space="preserve"> des </w:t>
      </w:r>
      <w:proofErr w:type="spellStart"/>
      <w:r>
        <w:rPr>
          <w:rFonts w:hint="eastAsia"/>
        </w:rPr>
        <w:t>wissenschaftlichen</w:t>
      </w:r>
      <w:proofErr w:type="spellEnd"/>
      <w:r>
        <w:rPr>
          <w:rFonts w:hint="eastAsia"/>
        </w:rPr>
        <w:t xml:space="preserve"> </w:t>
      </w:r>
      <w:proofErr w:type="spellStart"/>
      <w:r>
        <w:rPr>
          <w:rFonts w:hint="eastAsia"/>
        </w:rPr>
        <w:t>Denkens</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mehr</w:t>
      </w:r>
      <w:proofErr w:type="spellEnd"/>
      <w:r>
        <w:rPr>
          <w:rFonts w:hint="eastAsia"/>
        </w:rPr>
        <w:t xml:space="preserve"> </w:t>
      </w:r>
      <w:proofErr w:type="spellStart"/>
      <w:r>
        <w:rPr>
          <w:rFonts w:hint="eastAsia"/>
        </w:rPr>
        <w:t>gewöhnten</w:t>
      </w:r>
      <w:proofErr w:type="spellEnd"/>
      <w:r>
        <w:rPr>
          <w:rFonts w:hint="eastAsia"/>
        </w:rPr>
        <w:t xml:space="preserve"> </w:t>
      </w:r>
      <w:proofErr w:type="spellStart"/>
      <w:r>
        <w:rPr>
          <w:rFonts w:hint="eastAsia"/>
        </w:rPr>
        <w:t>Epigonen</w:t>
      </w:r>
      <w:proofErr w:type="spellEnd"/>
      <w:r>
        <w:rPr>
          <w:rFonts w:hint="eastAsia"/>
        </w:rPr>
        <w:t xml:space="preserve"> in der </w:t>
      </w:r>
      <w:proofErr w:type="spellStart"/>
      <w:r>
        <w:rPr>
          <w:rFonts w:hint="eastAsia"/>
        </w:rPr>
        <w:t>späteren</w:t>
      </w:r>
      <w:proofErr w:type="spellEnd"/>
      <w:r>
        <w:rPr>
          <w:rFonts w:hint="eastAsia"/>
        </w:rPr>
        <w:t xml:space="preserve"> Zeit so </w:t>
      </w:r>
      <w:proofErr w:type="spellStart"/>
      <w:r>
        <w:rPr>
          <w:rFonts w:hint="eastAsia"/>
        </w:rPr>
        <w:t>beweglich</w:t>
      </w:r>
      <w:proofErr w:type="spellEnd"/>
      <w:r>
        <w:rPr>
          <w:rFonts w:hint="eastAsia"/>
        </w:rPr>
        <w:t xml:space="preserve"> </w:t>
      </w:r>
      <w:r>
        <w:rPr>
          <w:rFonts w:hint="eastAsia"/>
        </w:rPr>
        <w:t>ü</w:t>
      </w:r>
      <w:proofErr w:type="spellStart"/>
      <w:r>
        <w:rPr>
          <w:rFonts w:hint="eastAsia"/>
        </w:rPr>
        <w:t>ber</w:t>
      </w:r>
      <w:proofErr w:type="spellEnd"/>
      <w:r>
        <w:rPr>
          <w:rFonts w:hint="eastAsia"/>
        </w:rPr>
        <w:t xml:space="preserve"> die »</w:t>
      </w:r>
      <w:proofErr w:type="spellStart"/>
      <w:r>
        <w:rPr>
          <w:rFonts w:hint="eastAsia"/>
        </w:rPr>
        <w:t>gewaltsame</w:t>
      </w:r>
      <w:proofErr w:type="spellEnd"/>
      <w:r>
        <w:rPr>
          <w:rFonts w:hint="eastAsia"/>
        </w:rPr>
        <w:t xml:space="preserve"> </w:t>
      </w:r>
      <w:proofErr w:type="spellStart"/>
      <w:r>
        <w:rPr>
          <w:rFonts w:hint="eastAsia"/>
        </w:rPr>
        <w:t>Abstraktion</w:t>
      </w:r>
      <w:proofErr w:type="spellEnd"/>
      <w:r>
        <w:rPr>
          <w:rFonts w:hint="eastAsia"/>
        </w:rPr>
        <w:t xml:space="preserve">« </w:t>
      </w:r>
      <w:proofErr w:type="spellStart"/>
      <w:r>
        <w:rPr>
          <w:rFonts w:hint="eastAsia"/>
        </w:rPr>
        <w:t>geklagt</w:t>
      </w:r>
      <w:proofErr w:type="spellEnd"/>
      <w:r>
        <w:rPr>
          <w:rFonts w:hint="eastAsia"/>
        </w:rPr>
        <w:t xml:space="preserve"> </w:t>
      </w:r>
      <w:proofErr w:type="spellStart"/>
      <w:r>
        <w:rPr>
          <w:rFonts w:hint="eastAsia"/>
        </w:rPr>
        <w:t>haben</w:t>
      </w:r>
      <w:proofErr w:type="spellEnd"/>
      <w:r>
        <w:rPr>
          <w:rFonts w:hint="eastAsia"/>
        </w:rPr>
        <w:t xml:space="preserve">, </w:t>
      </w:r>
      <w:proofErr w:type="spellStart"/>
      <w:r>
        <w:rPr>
          <w:rFonts w:hint="eastAsia"/>
        </w:rPr>
        <w:t>mit</w:t>
      </w:r>
      <w:proofErr w:type="spellEnd"/>
      <w:r>
        <w:rPr>
          <w:rFonts w:hint="eastAsia"/>
        </w:rPr>
        <w:t xml:space="preserve"> der die </w:t>
      </w:r>
      <w:proofErr w:type="spellStart"/>
      <w:r>
        <w:rPr>
          <w:rFonts w:hint="eastAsia"/>
        </w:rPr>
        <w:t>klassischen</w:t>
      </w:r>
      <w:proofErr w:type="spellEnd"/>
      <w:r>
        <w:rPr>
          <w:rFonts w:hint="eastAsia"/>
        </w:rPr>
        <w:t xml:space="preserve"> </w:t>
      </w:r>
      <w:proofErr w:type="spellStart"/>
      <w:r>
        <w:rPr>
          <w:rFonts w:hint="eastAsia"/>
        </w:rPr>
        <w:t>Ökonomen</w:t>
      </w:r>
      <w:proofErr w:type="spellEnd"/>
      <w:r>
        <w:rPr>
          <w:rFonts w:hint="eastAsia"/>
        </w:rPr>
        <w:t xml:space="preserve"> und die </w:t>
      </w:r>
      <w:proofErr w:type="spellStart"/>
      <w:r>
        <w:rPr>
          <w:rFonts w:hint="eastAsia"/>
        </w:rPr>
        <w:t>Marxisten</w:t>
      </w:r>
      <w:proofErr w:type="spellEnd"/>
      <w:r>
        <w:rPr>
          <w:rFonts w:hint="eastAsia"/>
        </w:rPr>
        <w:t xml:space="preserve"> </w:t>
      </w:r>
      <w:proofErr w:type="spellStart"/>
      <w:r>
        <w:rPr>
          <w:rFonts w:hint="eastAsia"/>
        </w:rPr>
        <w:t>bei</w:t>
      </w:r>
      <w:proofErr w:type="spellEnd"/>
      <w:r>
        <w:rPr>
          <w:rFonts w:hint="eastAsia"/>
        </w:rPr>
        <w:t xml:space="preserve"> der Zur</w:t>
      </w:r>
      <w:r>
        <w:rPr>
          <w:rFonts w:hint="eastAsia"/>
        </w:rPr>
        <w:t>ü</w:t>
      </w:r>
      <w:proofErr w:type="spellStart"/>
      <w:r>
        <w:rPr>
          <w:rFonts w:hint="eastAsia"/>
        </w:rPr>
        <w:t>ckf</w:t>
      </w:r>
      <w:proofErr w:type="spellEnd"/>
      <w:r>
        <w:rPr>
          <w:rFonts w:hint="eastAsia"/>
        </w:rPr>
        <w:t>ü</w:t>
      </w:r>
      <w:proofErr w:type="spellStart"/>
      <w:r>
        <w:rPr>
          <w:rFonts w:hint="eastAsia"/>
        </w:rPr>
        <w:t>hrung</w:t>
      </w:r>
      <w:proofErr w:type="spellEnd"/>
      <w:r>
        <w:rPr>
          <w:rFonts w:hint="eastAsia"/>
        </w:rPr>
        <w:t xml:space="preserve"> der </w:t>
      </w:r>
      <w:proofErr w:type="spellStart"/>
      <w:r>
        <w:rPr>
          <w:rFonts w:hint="eastAsia"/>
        </w:rPr>
        <w:t>Wertverhältnisse</w:t>
      </w:r>
      <w:proofErr w:type="spellEnd"/>
      <w:r>
        <w:rPr>
          <w:rFonts w:hint="eastAsia"/>
        </w:rPr>
        <w:t xml:space="preserve"> der </w:t>
      </w:r>
      <w:proofErr w:type="spellStart"/>
      <w:r>
        <w:rPr>
          <w:rFonts w:hint="eastAsia"/>
        </w:rPr>
        <w:t>Waren</w:t>
      </w:r>
      <w:proofErr w:type="spellEnd"/>
      <w:r>
        <w:rPr>
          <w:rFonts w:hint="eastAsia"/>
        </w:rPr>
        <w:t xml:space="preserve"> auf die </w:t>
      </w:r>
      <w:proofErr w:type="spellStart"/>
      <w:r>
        <w:rPr>
          <w:rFonts w:hint="eastAsia"/>
        </w:rPr>
        <w:t>darin</w:t>
      </w:r>
      <w:proofErr w:type="spellEnd"/>
      <w:r>
        <w:rPr>
          <w:rFonts w:hint="eastAsia"/>
        </w:rPr>
        <w:t xml:space="preserve"> </w:t>
      </w:r>
      <w:proofErr w:type="spellStart"/>
      <w:r>
        <w:rPr>
          <w:rFonts w:hint="eastAsia"/>
        </w:rPr>
        <w:t>verkörperten</w:t>
      </w:r>
      <w:proofErr w:type="spellEnd"/>
      <w:r>
        <w:rPr>
          <w:rFonts w:hint="eastAsia"/>
        </w:rPr>
        <w:t xml:space="preserve"> </w:t>
      </w:r>
      <w:proofErr w:type="spellStart"/>
      <w:r>
        <w:rPr>
          <w:rFonts w:hint="eastAsia"/>
        </w:rPr>
        <w:t>Arbeitsmengen</w:t>
      </w:r>
      <w:proofErr w:type="spellEnd"/>
      <w:r>
        <w:rPr>
          <w:rFonts w:hint="eastAsia"/>
        </w:rPr>
        <w:t xml:space="preserve"> </w:t>
      </w:r>
      <w:proofErr w:type="spellStart"/>
      <w:r>
        <w:rPr>
          <w:rFonts w:hint="eastAsia"/>
        </w:rPr>
        <w:t>Ungleiches</w:t>
      </w:r>
      <w:proofErr w:type="spellEnd"/>
      <w:r>
        <w:rPr>
          <w:rFonts w:hint="eastAsia"/>
        </w:rPr>
        <w:t xml:space="preserve"> </w:t>
      </w:r>
      <w:proofErr w:type="spellStart"/>
      <w:r>
        <w:rPr>
          <w:rFonts w:hint="eastAsia"/>
        </w:rPr>
        <w:t>gleich</w:t>
      </w:r>
      <w:proofErr w:type="spellEnd"/>
      <w:r>
        <w:rPr>
          <w:rFonts w:hint="eastAsia"/>
        </w:rPr>
        <w:t xml:space="preserve"> </w:t>
      </w:r>
      <w:proofErr w:type="spellStart"/>
      <w:r>
        <w:rPr>
          <w:rFonts w:hint="eastAsia"/>
        </w:rPr>
        <w:t>gesetzt</w:t>
      </w:r>
      <w:proofErr w:type="spellEnd"/>
      <w:r>
        <w:rPr>
          <w:rFonts w:hint="eastAsia"/>
        </w:rPr>
        <w:t xml:space="preserve"> </w:t>
      </w:r>
      <w:proofErr w:type="spellStart"/>
      <w:r>
        <w:rPr>
          <w:rFonts w:hint="eastAsia"/>
        </w:rPr>
        <w:t>haben</w:t>
      </w:r>
      <w:proofErr w:type="spellEnd"/>
      <w:r>
        <w:rPr>
          <w:rFonts w:hint="eastAsia"/>
        </w:rPr>
        <w:t xml:space="preserve">, so </w:t>
      </w:r>
      <w:proofErr w:type="spellStart"/>
      <w:r>
        <w:rPr>
          <w:rFonts w:hint="eastAsia"/>
        </w:rPr>
        <w:t>ist</w:t>
      </w:r>
      <w:proofErr w:type="spellEnd"/>
      <w:r>
        <w:rPr>
          <w:rFonts w:hint="eastAsia"/>
        </w:rPr>
        <w:t xml:space="preserve"> </w:t>
      </w:r>
      <w:proofErr w:type="spellStart"/>
      <w:r>
        <w:rPr>
          <w:rFonts w:hint="eastAsia"/>
        </w:rPr>
        <w:t>darauf</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erwidern</w:t>
      </w:r>
      <w:proofErr w:type="spellEnd"/>
      <w:r>
        <w:rPr>
          <w:rFonts w:hint="eastAsia"/>
        </w:rPr>
        <w:t xml:space="preserve">, </w:t>
      </w:r>
      <w:proofErr w:type="spellStart"/>
      <w:r>
        <w:rPr>
          <w:rFonts w:hint="eastAsia"/>
        </w:rPr>
        <w:t>daß</w:t>
      </w:r>
      <w:proofErr w:type="spellEnd"/>
      <w:r>
        <w:rPr>
          <w:rFonts w:hint="eastAsia"/>
        </w:rPr>
        <w:t xml:space="preserve"> </w:t>
      </w:r>
      <w:proofErr w:type="spellStart"/>
      <w:r>
        <w:rPr>
          <w:rFonts w:hint="eastAsia"/>
        </w:rPr>
        <w:t>diese</w:t>
      </w:r>
      <w:proofErr w:type="spellEnd"/>
      <w:r>
        <w:rPr>
          <w:rFonts w:hint="eastAsia"/>
        </w:rPr>
        <w:t xml:space="preserve"> </w:t>
      </w:r>
      <w:r>
        <w:rPr>
          <w:rFonts w:hint="eastAsia"/>
        </w:rPr>
        <w:t>›</w:t>
      </w:r>
      <w:proofErr w:type="spellStart"/>
      <w:r>
        <w:rPr>
          <w:rFonts w:hint="eastAsia"/>
        </w:rPr>
        <w:t>gewaltsame</w:t>
      </w:r>
      <w:proofErr w:type="spellEnd"/>
      <w:r>
        <w:rPr>
          <w:rFonts w:hint="eastAsia"/>
        </w:rPr>
        <w:t xml:space="preserve"> </w:t>
      </w:r>
      <w:proofErr w:type="spellStart"/>
      <w:r>
        <w:rPr>
          <w:rFonts w:hint="eastAsia"/>
        </w:rPr>
        <w:t>Abstraktion</w:t>
      </w:r>
      <w:proofErr w:type="spellEnd"/>
      <w:r>
        <w:rPr>
          <w:rFonts w:hint="eastAsia"/>
        </w:rPr>
        <w:t>‹</w:t>
      </w:r>
      <w:r>
        <w:rPr>
          <w:rFonts w:hint="eastAsia"/>
        </w:rPr>
        <w:t xml:space="preserve"> gar </w:t>
      </w:r>
      <w:proofErr w:type="spellStart"/>
      <w:r>
        <w:rPr>
          <w:rFonts w:hint="eastAsia"/>
        </w:rPr>
        <w:t>nicht</w:t>
      </w:r>
      <w:proofErr w:type="spellEnd"/>
      <w:r>
        <w:rPr>
          <w:rFonts w:hint="eastAsia"/>
        </w:rPr>
        <w:t xml:space="preserve"> </w:t>
      </w:r>
      <w:proofErr w:type="spellStart"/>
      <w:r>
        <w:rPr>
          <w:rFonts w:hint="eastAsia"/>
        </w:rPr>
        <w:t>zuerst</w:t>
      </w:r>
      <w:proofErr w:type="spellEnd"/>
      <w:r>
        <w:rPr>
          <w:rFonts w:hint="eastAsia"/>
        </w:rPr>
        <w:t xml:space="preserve"> ... </w:t>
      </w:r>
      <w:proofErr w:type="spellStart"/>
      <w:r>
        <w:rPr>
          <w:rFonts w:hint="eastAsia"/>
        </w:rPr>
        <w:t>aus</w:t>
      </w:r>
      <w:proofErr w:type="spellEnd"/>
      <w:r>
        <w:rPr>
          <w:rFonts w:hint="eastAsia"/>
        </w:rPr>
        <w:t xml:space="preserve"> ... der </w:t>
      </w:r>
      <w:proofErr w:type="spellStart"/>
      <w:r>
        <w:rPr>
          <w:rFonts w:hint="eastAsia"/>
        </w:rPr>
        <w:t>ökonomischen</w:t>
      </w:r>
      <w:proofErr w:type="spellEnd"/>
      <w:r>
        <w:rPr>
          <w:rFonts w:hint="eastAsia"/>
        </w:rPr>
        <w:t xml:space="preserve"> Wissenschaft, </w:t>
      </w:r>
      <w:proofErr w:type="spellStart"/>
      <w:r>
        <w:rPr>
          <w:rFonts w:hint="eastAsia"/>
        </w:rPr>
        <w:t>sondern</w:t>
      </w:r>
      <w:proofErr w:type="spellEnd"/>
      <w:r>
        <w:rPr>
          <w:rFonts w:hint="eastAsia"/>
        </w:rPr>
        <w:t xml:space="preserve"> </w:t>
      </w:r>
      <w:proofErr w:type="spellStart"/>
      <w:r>
        <w:rPr>
          <w:rFonts w:hint="eastAsia"/>
        </w:rPr>
        <w:t>aus</w:t>
      </w:r>
      <w:proofErr w:type="spellEnd"/>
      <w:r>
        <w:rPr>
          <w:rFonts w:hint="eastAsia"/>
        </w:rPr>
        <w:t xml:space="preserve"> dem </w:t>
      </w:r>
      <w:proofErr w:type="spellStart"/>
      <w:r>
        <w:rPr>
          <w:rFonts w:hint="eastAsia"/>
        </w:rPr>
        <w:t>tatsächlichen</w:t>
      </w:r>
      <w:proofErr w:type="spellEnd"/>
      <w:r>
        <w:rPr>
          <w:rFonts w:hint="eastAsia"/>
        </w:rPr>
        <w:t xml:space="preserve"> </w:t>
      </w:r>
      <w:proofErr w:type="spellStart"/>
      <w:r>
        <w:rPr>
          <w:rFonts w:hint="eastAsia"/>
        </w:rPr>
        <w:t>Charakter</w:t>
      </w:r>
      <w:proofErr w:type="spellEnd"/>
      <w:r>
        <w:rPr>
          <w:rFonts w:hint="eastAsia"/>
        </w:rPr>
        <w:t xml:space="preserve"> der </w:t>
      </w:r>
      <w:proofErr w:type="spellStart"/>
      <w:r>
        <w:rPr>
          <w:rFonts w:hint="eastAsia"/>
        </w:rPr>
        <w:t>kapitalistischen</w:t>
      </w:r>
      <w:proofErr w:type="spellEnd"/>
      <w:r>
        <w:rPr>
          <w:rFonts w:hint="eastAsia"/>
        </w:rPr>
        <w:t xml:space="preserve"> </w:t>
      </w:r>
      <w:proofErr w:type="spellStart"/>
      <w:r>
        <w:rPr>
          <w:rFonts w:hint="eastAsia"/>
        </w:rPr>
        <w:t>Warenproduktion</w:t>
      </w:r>
      <w:proofErr w:type="spellEnd"/>
      <w:r>
        <w:rPr>
          <w:rFonts w:hint="eastAsia"/>
        </w:rPr>
        <w:t xml:space="preserve"> </w:t>
      </w:r>
      <w:proofErr w:type="spellStart"/>
      <w:r>
        <w:rPr>
          <w:rFonts w:hint="eastAsia"/>
        </w:rPr>
        <w:t>entspringt</w:t>
      </w:r>
      <w:proofErr w:type="spellEnd"/>
      <w:r>
        <w:rPr>
          <w:rFonts w:hint="eastAsia"/>
        </w:rPr>
        <w:t xml:space="preserve">. </w:t>
      </w:r>
      <w:r>
        <w:rPr>
          <w:rFonts w:hint="eastAsia"/>
          <w:i/>
          <w:iCs/>
        </w:rPr>
        <w:t xml:space="preserve">Die Ware </w:t>
      </w:r>
      <w:proofErr w:type="spellStart"/>
      <w:r>
        <w:rPr>
          <w:rFonts w:hint="eastAsia"/>
          <w:i/>
          <w:iCs/>
        </w:rPr>
        <w:t>ist</w:t>
      </w:r>
      <w:proofErr w:type="spellEnd"/>
      <w:r>
        <w:rPr>
          <w:rFonts w:hint="eastAsia"/>
          <w:i/>
          <w:iCs/>
        </w:rPr>
        <w:t xml:space="preserve"> der </w:t>
      </w:r>
      <w:proofErr w:type="spellStart"/>
      <w:r>
        <w:rPr>
          <w:rFonts w:hint="eastAsia"/>
          <w:i/>
          <w:iCs/>
        </w:rPr>
        <w:t>geborene</w:t>
      </w:r>
      <w:proofErr w:type="spellEnd"/>
      <w:r>
        <w:rPr>
          <w:rFonts w:hint="eastAsia"/>
          <w:i/>
          <w:iCs/>
        </w:rPr>
        <w:t xml:space="preserve"> </w:t>
      </w:r>
      <w:proofErr w:type="spellStart"/>
      <w:proofErr w:type="gramStart"/>
      <w:r>
        <w:rPr>
          <w:rFonts w:hint="eastAsia"/>
          <w:i/>
          <w:iCs/>
        </w:rPr>
        <w:t>leveller</w:t>
      </w:r>
      <w:proofErr w:type="spellEnd"/>
      <w:r>
        <w:rPr>
          <w:rFonts w:hint="eastAsia"/>
          <w:i/>
          <w:iCs/>
        </w:rPr>
        <w:t>.</w:t>
      </w:r>
      <w:r>
        <w:rPr>
          <w:rFonts w:hint="eastAsia"/>
        </w:rPr>
        <w:t>«</w:t>
      </w:r>
      <w:proofErr w:type="gramEnd"/>
      <w:r>
        <w:rPr>
          <w:rFonts w:hint="eastAsia"/>
        </w:rPr>
        <w:t xml:space="preserve"> </w:t>
      </w:r>
      <w:proofErr w:type="spellStart"/>
      <w:r>
        <w:rPr>
          <w:rFonts w:hint="eastAsia"/>
        </w:rPr>
        <w:t>Korsch</w:t>
      </w:r>
      <w:proofErr w:type="spellEnd"/>
      <w:r>
        <w:rPr>
          <w:rFonts w:hint="eastAsia"/>
        </w:rPr>
        <w:t xml:space="preserve"> 1c II p 66-68 - In »</w:t>
      </w:r>
      <w:proofErr w:type="spellStart"/>
      <w:r>
        <w:rPr>
          <w:rFonts w:hint="eastAsia"/>
        </w:rPr>
        <w:t>Wirklichkeit</w:t>
      </w:r>
      <w:proofErr w:type="spellEnd"/>
      <w:r>
        <w:rPr>
          <w:rFonts w:hint="eastAsia"/>
        </w:rPr>
        <w:t xml:space="preserve">« </w:t>
      </w:r>
      <w:proofErr w:type="spellStart"/>
      <w:r>
        <w:rPr>
          <w:rFonts w:hint="eastAsia"/>
        </w:rPr>
        <w:t>sind</w:t>
      </w:r>
      <w:proofErr w:type="spellEnd"/>
      <w:r>
        <w:rPr>
          <w:rFonts w:hint="eastAsia"/>
        </w:rPr>
        <w:t xml:space="preserve"> </w:t>
      </w:r>
      <w:proofErr w:type="spellStart"/>
      <w:r>
        <w:rPr>
          <w:rFonts w:hint="eastAsia"/>
        </w:rPr>
        <w:t>nat</w:t>
      </w:r>
      <w:proofErr w:type="spellEnd"/>
      <w:r>
        <w:rPr>
          <w:rFonts w:hint="eastAsia"/>
        </w:rPr>
        <w:t>ü</w:t>
      </w:r>
      <w:proofErr w:type="spellStart"/>
      <w:r>
        <w:rPr>
          <w:rFonts w:hint="eastAsia"/>
        </w:rPr>
        <w:t>rlich</w:t>
      </w:r>
      <w:proofErr w:type="spellEnd"/>
      <w:r>
        <w:rPr>
          <w:rFonts w:hint="eastAsia"/>
        </w:rPr>
        <w:t xml:space="preserve"> f</w:t>
      </w:r>
      <w:r>
        <w:rPr>
          <w:rFonts w:hint="eastAsia"/>
        </w:rPr>
        <w:t>ü</w:t>
      </w:r>
      <w:r>
        <w:rPr>
          <w:rFonts w:hint="eastAsia"/>
        </w:rPr>
        <w:t xml:space="preserve">r Marx »die </w:t>
      </w:r>
      <w:proofErr w:type="spellStart"/>
      <w:r>
        <w:rPr>
          <w:rFonts w:hint="eastAsia"/>
        </w:rPr>
        <w:t>zur</w:t>
      </w:r>
      <w:proofErr w:type="spellEnd"/>
      <w:r>
        <w:rPr>
          <w:rFonts w:hint="eastAsia"/>
        </w:rPr>
        <w:t xml:space="preserve"> Produktion der </w:t>
      </w:r>
      <w:proofErr w:type="spellStart"/>
      <w:r>
        <w:rPr>
          <w:rFonts w:hint="eastAsia"/>
        </w:rPr>
        <w:t>verschiedenen</w:t>
      </w:r>
      <w:proofErr w:type="spellEnd"/>
      <w:r>
        <w:rPr>
          <w:rFonts w:hint="eastAsia"/>
        </w:rPr>
        <w:t xml:space="preserve"> </w:t>
      </w:r>
      <w:proofErr w:type="spellStart"/>
      <w:r>
        <w:rPr>
          <w:rFonts w:hint="eastAsia"/>
        </w:rPr>
        <w:t>Gebrauchsg</w:t>
      </w:r>
      <w:proofErr w:type="spellEnd"/>
      <w:r>
        <w:rPr>
          <w:rFonts w:hint="eastAsia"/>
        </w:rPr>
        <w:t>ü</w:t>
      </w:r>
      <w:proofErr w:type="spellStart"/>
      <w:r>
        <w:rPr>
          <w:rFonts w:hint="eastAsia"/>
        </w:rPr>
        <w:t>ter</w:t>
      </w:r>
      <w:proofErr w:type="spellEnd"/>
      <w:r>
        <w:rPr>
          <w:rFonts w:hint="eastAsia"/>
        </w:rPr>
        <w:t xml:space="preserve"> </w:t>
      </w:r>
      <w:proofErr w:type="spellStart"/>
      <w:r>
        <w:rPr>
          <w:rFonts w:hint="eastAsia"/>
        </w:rPr>
        <w:t>geleisteten</w:t>
      </w:r>
      <w:proofErr w:type="spellEnd"/>
      <w:r>
        <w:rPr>
          <w:rFonts w:hint="eastAsia"/>
        </w:rPr>
        <w:t xml:space="preserve"> </w:t>
      </w:r>
      <w:proofErr w:type="spellStart"/>
      <w:r>
        <w:rPr>
          <w:rFonts w:hint="eastAsia"/>
        </w:rPr>
        <w:t>Arbeiten</w:t>
      </w:r>
      <w:proofErr w:type="spellEnd"/>
      <w:r>
        <w:rPr>
          <w:rFonts w:hint="eastAsia"/>
        </w:rPr>
        <w:t xml:space="preserve"> </w:t>
      </w:r>
      <w:proofErr w:type="spellStart"/>
      <w:r>
        <w:rPr>
          <w:rFonts w:hint="eastAsia"/>
        </w:rPr>
        <w:t>auch</w:t>
      </w:r>
      <w:proofErr w:type="spellEnd"/>
      <w:r>
        <w:rPr>
          <w:rFonts w:hint="eastAsia"/>
        </w:rPr>
        <w:t xml:space="preserve"> </w:t>
      </w:r>
      <w:proofErr w:type="spellStart"/>
      <w:r>
        <w:rPr>
          <w:rFonts w:hint="eastAsia"/>
        </w:rPr>
        <w:t>unter</w:t>
      </w:r>
      <w:proofErr w:type="spellEnd"/>
      <w:r>
        <w:rPr>
          <w:rFonts w:hint="eastAsia"/>
        </w:rPr>
        <w:t xml:space="preserve"> der </w:t>
      </w:r>
      <w:proofErr w:type="spellStart"/>
      <w:r>
        <w:rPr>
          <w:rFonts w:hint="eastAsia"/>
        </w:rPr>
        <w:t>Herrschaft</w:t>
      </w:r>
      <w:proofErr w:type="spellEnd"/>
      <w:r>
        <w:rPr>
          <w:rFonts w:hint="eastAsia"/>
        </w:rPr>
        <w:t xml:space="preserve"> des </w:t>
      </w:r>
      <w:proofErr w:type="spellStart"/>
      <w:r>
        <w:rPr>
          <w:rFonts w:hint="eastAsia"/>
        </w:rPr>
        <w:t>Wertgesetzes</w:t>
      </w:r>
      <w:proofErr w:type="spellEnd"/>
      <w:r>
        <w:rPr>
          <w:rFonts w:hint="eastAsia"/>
        </w:rPr>
        <w:t xml:space="preserve"> </w:t>
      </w:r>
      <w:proofErr w:type="spellStart"/>
      <w:r>
        <w:rPr>
          <w:rFonts w:hint="eastAsia"/>
        </w:rPr>
        <w:t>tatsächlich</w:t>
      </w:r>
      <w:proofErr w:type="spellEnd"/>
      <w:r>
        <w:rPr>
          <w:rFonts w:hint="eastAsia"/>
        </w:rPr>
        <w:t xml:space="preserve"> </w:t>
      </w:r>
      <w:proofErr w:type="spellStart"/>
      <w:r>
        <w:rPr>
          <w:rFonts w:hint="eastAsia"/>
        </w:rPr>
        <w:t>verschieden</w:t>
      </w:r>
      <w:proofErr w:type="spellEnd"/>
      <w:r>
        <w:rPr>
          <w:rFonts w:hint="eastAsia"/>
        </w:rPr>
        <w:t xml:space="preserve">«. 1c II p 68 Dies </w:t>
      </w:r>
      <w:proofErr w:type="spellStart"/>
      <w:r>
        <w:rPr>
          <w:rFonts w:hint="eastAsia"/>
        </w:rPr>
        <w:t>gegen</w:t>
      </w:r>
      <w:proofErr w:type="spellEnd"/>
      <w:r>
        <w:rPr>
          <w:rFonts w:hint="eastAsia"/>
        </w:rPr>
        <w:t xml:space="preserve"> Simmel </w:t>
      </w:r>
      <w:proofErr w:type="spellStart"/>
      <w:r>
        <w:rPr>
          <w:rFonts w:hint="eastAsia"/>
        </w:rPr>
        <w:t>vgl</w:t>
      </w:r>
      <w:proofErr w:type="spellEnd"/>
      <w:r>
        <w:rPr>
          <w:rFonts w:hint="eastAsia"/>
        </w:rPr>
        <w:t xml:space="preserve"> X 6 a, 1 </w:t>
      </w:r>
    </w:p>
    <w:p w14:paraId="45748B46" w14:textId="748FBB66" w:rsidR="00572209" w:rsidRDefault="00000000" w:rsidP="00EA67E3">
      <w:pPr>
        <w:spacing w:line="360" w:lineRule="auto"/>
        <w:jc w:val="right"/>
      </w:pPr>
      <w:r>
        <w:rPr>
          <w:rFonts w:hint="eastAsia"/>
        </w:rPr>
        <w:t>[X9]</w:t>
      </w:r>
    </w:p>
    <w:p w14:paraId="43440CCE" w14:textId="77777777" w:rsidR="00EA67E3" w:rsidRDefault="00000000">
      <w:pPr>
        <w:spacing w:line="360" w:lineRule="auto"/>
      </w:pPr>
      <w:r>
        <w:rPr>
          <w:rFonts w:hint="eastAsia"/>
        </w:rPr>
        <w:t>论价值学说：“‘劳动一般’（</w:t>
      </w:r>
      <w:r>
        <w:rPr>
          <w:rFonts w:hint="eastAsia"/>
        </w:rPr>
        <w:t xml:space="preserve">Arbeit </w:t>
      </w:r>
      <w:r>
        <w:rPr>
          <w:rFonts w:hint="eastAsia"/>
        </w:rPr>
        <w:t>ü</w:t>
      </w:r>
      <w:proofErr w:type="spellStart"/>
      <w:r>
        <w:rPr>
          <w:rFonts w:hint="eastAsia"/>
        </w:rPr>
        <w:t>berhaupt</w:t>
      </w:r>
      <w:proofErr w:type="spellEnd"/>
      <w:r>
        <w:rPr>
          <w:rFonts w:hint="eastAsia"/>
        </w:rPr>
        <w:t>）</w:t>
      </w:r>
      <w:r>
        <w:rPr>
          <w:rStyle w:val="af"/>
          <w:rFonts w:hint="eastAsia"/>
        </w:rPr>
        <w:footnoteReference w:id="49"/>
      </w:r>
      <w:r>
        <w:rPr>
          <w:rFonts w:hint="eastAsia"/>
        </w:rPr>
        <w:t>的总量中，性质各异的具体劳动被化约为纯粹量上不同的部分量——这种作为价值概念基础的‘平等’，绝非商品生产的自然条件；恰恰相反，它正是通过普遍交换与商品化生产才得以生成，且仅显现于商品的‘价值’之中。即便在古典经济学家那里，将商品‘价值’归结于其中所体现的‘劳动’量，也并非基于自然科学前提，而是根植于（他们未能自觉的）历史与政治前提。‘劳动价值论’对应着社会生产的发展阶段：在此阶段，</w:t>
      </w:r>
      <w:r w:rsidRPr="00FE167C">
        <w:rPr>
          <w:rFonts w:hint="eastAsia"/>
          <w:highlight w:val="darkGray"/>
        </w:rPr>
        <w:t>人类劳动不仅作为范畴、更在现实中已不再与个体或小群体有机融合；</w:t>
      </w:r>
      <w:r>
        <w:rPr>
          <w:rFonts w:hint="eastAsia"/>
        </w:rPr>
        <w:t>行会桎梏被破除后，在资产阶级‘贸易自由’旗帜下，任何特殊劳动在法权层面皆与他者等同……若后世那些不习惯科学思维胆识的庸人们，喋喋不休地抱怨古典经济学家与马克思主义者‘暴力抽象’——指其将商品价值关系化约为劳动量时‘将不平等强行等同’——那么必须反驳：这种‘暴力抽象’首先并非源于经济学理论，而是资本主义商品生产的现实本质。商品乃是‘天生的平等派（</w:t>
      </w:r>
      <w:proofErr w:type="spellStart"/>
      <w:r>
        <w:rPr>
          <w:rFonts w:hint="eastAsia"/>
          <w:i/>
          <w:iCs/>
        </w:rPr>
        <w:t>leveller</w:t>
      </w:r>
      <w:proofErr w:type="spellEnd"/>
      <w:r>
        <w:rPr>
          <w:rFonts w:hint="eastAsia"/>
        </w:rPr>
        <w:t>）</w:t>
      </w:r>
      <w:r>
        <w:rPr>
          <w:rStyle w:val="af"/>
          <w:rFonts w:hint="eastAsia"/>
        </w:rPr>
        <w:lastRenderedPageBreak/>
        <w:footnoteReference w:id="50"/>
      </w:r>
      <w:r>
        <w:rPr>
          <w:rFonts w:hint="eastAsia"/>
        </w:rPr>
        <w:t>’。”科尔施</w:t>
      </w:r>
      <w:r>
        <w:rPr>
          <w:rFonts w:hint="eastAsia"/>
        </w:rPr>
        <w:t xml:space="preserve">1c </w:t>
      </w:r>
      <w:r>
        <w:rPr>
          <w:rFonts w:hint="eastAsia"/>
        </w:rPr>
        <w:t>第二卷，第</w:t>
      </w:r>
      <w:r>
        <w:rPr>
          <w:rFonts w:hint="eastAsia"/>
        </w:rPr>
        <w:t>68</w:t>
      </w:r>
      <w:r>
        <w:rPr>
          <w:rFonts w:hint="eastAsia"/>
        </w:rPr>
        <w:t>页。“实际上”，对马克思而言，“在价值规律统治下，生产不同使用价值的劳动现实中仍是异质的”。</w:t>
      </w:r>
      <w:r>
        <w:rPr>
          <w:rFonts w:hint="eastAsia"/>
        </w:rPr>
        <w:t xml:space="preserve">1c </w:t>
      </w:r>
      <w:r>
        <w:rPr>
          <w:rFonts w:hint="eastAsia"/>
        </w:rPr>
        <w:t>第二卷，第</w:t>
      </w:r>
      <w:r>
        <w:rPr>
          <w:rFonts w:hint="eastAsia"/>
        </w:rPr>
        <w:t>68</w:t>
      </w:r>
      <w:r>
        <w:rPr>
          <w:rFonts w:hint="eastAsia"/>
        </w:rPr>
        <w:t>页。此论反对齐美尔，参见</w:t>
      </w:r>
      <w:r>
        <w:rPr>
          <w:rFonts w:hint="eastAsia"/>
        </w:rPr>
        <w:t xml:space="preserve">X 6 a, 1 </w:t>
      </w:r>
    </w:p>
    <w:p w14:paraId="30E6CEE3" w14:textId="24AC1E1E" w:rsidR="00572209" w:rsidRDefault="00000000" w:rsidP="00EA67E3">
      <w:pPr>
        <w:spacing w:line="360" w:lineRule="auto"/>
        <w:jc w:val="right"/>
        <w:rPr>
          <w:rFonts w:hint="eastAsia"/>
        </w:rPr>
      </w:pPr>
      <w:r>
        <w:rPr>
          <w:rFonts w:hint="eastAsia"/>
        </w:rPr>
        <w:t>[X 9]</w:t>
      </w:r>
    </w:p>
    <w:p w14:paraId="40EF9FEE" w14:textId="77777777" w:rsidR="00EA67E3" w:rsidRDefault="00000000">
      <w:pPr>
        <w:spacing w:line="360" w:lineRule="auto"/>
        <w:rPr>
          <w:lang w:val="fr-CA"/>
        </w:rPr>
      </w:pPr>
      <w:r>
        <w:rPr>
          <w:rFonts w:hint="eastAsia"/>
        </w:rPr>
        <w:t xml:space="preserve">»Marx </w:t>
      </w:r>
      <w:proofErr w:type="spellStart"/>
      <w:r>
        <w:rPr>
          <w:rFonts w:hint="eastAsia"/>
        </w:rPr>
        <w:t>und</w:t>
      </w:r>
      <w:proofErr w:type="spellEnd"/>
      <w:r>
        <w:rPr>
          <w:rFonts w:hint="eastAsia"/>
        </w:rPr>
        <w:t xml:space="preserve"> Engels </w:t>
      </w:r>
      <w:r>
        <w:rPr>
          <w:rFonts w:hint="eastAsia"/>
        </w:rPr>
        <w:t>…</w:t>
      </w:r>
      <w:proofErr w:type="spellStart"/>
      <w:r>
        <w:rPr>
          <w:rFonts w:hint="eastAsia"/>
        </w:rPr>
        <w:t>haben</w:t>
      </w:r>
      <w:proofErr w:type="spellEnd"/>
      <w:r>
        <w:rPr>
          <w:rFonts w:hint="eastAsia"/>
        </w:rPr>
        <w:t xml:space="preserve"> </w:t>
      </w:r>
      <w:proofErr w:type="spellStart"/>
      <w:r>
        <w:rPr>
          <w:rFonts w:hint="eastAsia"/>
        </w:rPr>
        <w:t>darauf</w:t>
      </w:r>
      <w:proofErr w:type="spellEnd"/>
      <w:r>
        <w:rPr>
          <w:rFonts w:hint="eastAsia"/>
        </w:rPr>
        <w:t xml:space="preserve"> </w:t>
      </w:r>
      <w:proofErr w:type="spellStart"/>
      <w:r>
        <w:rPr>
          <w:rFonts w:hint="eastAsia"/>
        </w:rPr>
        <w:t>hingewiesen</w:t>
      </w:r>
      <w:proofErr w:type="spellEnd"/>
      <w:r>
        <w:rPr>
          <w:rFonts w:hint="eastAsia"/>
        </w:rPr>
        <w:t xml:space="preserve">, </w:t>
      </w:r>
      <w:proofErr w:type="spellStart"/>
      <w:r>
        <w:rPr>
          <w:rFonts w:hint="eastAsia"/>
        </w:rPr>
        <w:t>daß</w:t>
      </w:r>
      <w:proofErr w:type="spellEnd"/>
      <w:r>
        <w:rPr>
          <w:rFonts w:hint="eastAsia"/>
        </w:rPr>
        <w:t xml:space="preserve"> das </w:t>
      </w:r>
      <w:proofErr w:type="spellStart"/>
      <w:r>
        <w:rPr>
          <w:rFonts w:hint="eastAsia"/>
        </w:rPr>
        <w:t>Gleichheitsideal</w:t>
      </w:r>
      <w:proofErr w:type="spellEnd"/>
      <w:r>
        <w:rPr>
          <w:rFonts w:hint="eastAsia"/>
        </w:rPr>
        <w:t xml:space="preserve">, we1ches </w:t>
      </w:r>
      <w:proofErr w:type="spellStart"/>
      <w:r>
        <w:rPr>
          <w:rFonts w:hint="eastAsia"/>
        </w:rPr>
        <w:t>sich</w:t>
      </w:r>
      <w:proofErr w:type="spellEnd"/>
      <w:r>
        <w:rPr>
          <w:rFonts w:hint="eastAsia"/>
        </w:rPr>
        <w:t xml:space="preserve"> in der </w:t>
      </w:r>
      <w:proofErr w:type="spellStart"/>
      <w:r>
        <w:rPr>
          <w:rFonts w:hint="eastAsia"/>
        </w:rPr>
        <w:t>Epoche</w:t>
      </w:r>
      <w:proofErr w:type="spellEnd"/>
      <w:r>
        <w:rPr>
          <w:rFonts w:hint="eastAsia"/>
        </w:rPr>
        <w:t xml:space="preserve"> der b</w:t>
      </w:r>
      <w:r>
        <w:rPr>
          <w:rFonts w:hint="eastAsia"/>
        </w:rPr>
        <w:t>ü</w:t>
      </w:r>
      <w:proofErr w:type="spellStart"/>
      <w:r>
        <w:rPr>
          <w:rFonts w:hint="eastAsia"/>
        </w:rPr>
        <w:t>rgerlichen</w:t>
      </w:r>
      <w:proofErr w:type="spellEnd"/>
      <w:r>
        <w:rPr>
          <w:rFonts w:hint="eastAsia"/>
        </w:rPr>
        <w:t xml:space="preserve"> </w:t>
      </w:r>
      <w:proofErr w:type="spellStart"/>
      <w:r>
        <w:rPr>
          <w:rFonts w:hint="eastAsia"/>
        </w:rPr>
        <w:t>Warenproduktion</w:t>
      </w:r>
      <w:proofErr w:type="spellEnd"/>
      <w:r>
        <w:rPr>
          <w:rFonts w:hint="eastAsia"/>
        </w:rPr>
        <w:t xml:space="preserve"> </w:t>
      </w:r>
      <w:proofErr w:type="spellStart"/>
      <w:r>
        <w:rPr>
          <w:rFonts w:hint="eastAsia"/>
        </w:rPr>
        <w:t>ausgebildet</w:t>
      </w:r>
      <w:proofErr w:type="spellEnd"/>
      <w:r>
        <w:rPr>
          <w:rFonts w:hint="eastAsia"/>
        </w:rPr>
        <w:t xml:space="preserve"> hat und </w:t>
      </w:r>
      <w:proofErr w:type="spellStart"/>
      <w:r>
        <w:rPr>
          <w:rFonts w:hint="eastAsia"/>
        </w:rPr>
        <w:t>ökonomisch</w:t>
      </w:r>
      <w:proofErr w:type="spellEnd"/>
      <w:r>
        <w:rPr>
          <w:rFonts w:hint="eastAsia"/>
        </w:rPr>
        <w:t xml:space="preserve"> in dem </w:t>
      </w:r>
      <w:r>
        <w:rPr>
          <w:rFonts w:hint="eastAsia"/>
        </w:rPr>
        <w:t>›</w:t>
      </w:r>
      <w:proofErr w:type="spellStart"/>
      <w:r>
        <w:rPr>
          <w:rFonts w:hint="eastAsia"/>
        </w:rPr>
        <w:t>Wertgesetz</w:t>
      </w:r>
      <w:proofErr w:type="spellEnd"/>
      <w:r>
        <w:rPr>
          <w:rFonts w:hint="eastAsia"/>
        </w:rPr>
        <w:t>‹</w:t>
      </w:r>
      <w:r>
        <w:rPr>
          <w:rFonts w:hint="eastAsia"/>
        </w:rPr>
        <w:t xml:space="preserve"> der b</w:t>
      </w:r>
      <w:r>
        <w:rPr>
          <w:rFonts w:hint="eastAsia"/>
        </w:rPr>
        <w:t>ü</w:t>
      </w:r>
      <w:proofErr w:type="spellStart"/>
      <w:r>
        <w:rPr>
          <w:rFonts w:hint="eastAsia"/>
        </w:rPr>
        <w:t>rgerlichen</w:t>
      </w:r>
      <w:proofErr w:type="spellEnd"/>
      <w:r>
        <w:rPr>
          <w:rFonts w:hint="eastAsia"/>
        </w:rPr>
        <w:t xml:space="preserve"> </w:t>
      </w:r>
      <w:proofErr w:type="spellStart"/>
      <w:r>
        <w:rPr>
          <w:rFonts w:hint="eastAsia"/>
        </w:rPr>
        <w:t>Klassiker</w:t>
      </w:r>
      <w:proofErr w:type="spellEnd"/>
      <w:r>
        <w:rPr>
          <w:rFonts w:hint="eastAsia"/>
        </w:rPr>
        <w:t xml:space="preserve"> </w:t>
      </w:r>
      <w:proofErr w:type="spellStart"/>
      <w:r>
        <w:rPr>
          <w:rFonts w:hint="eastAsia"/>
        </w:rPr>
        <w:t>zum</w:t>
      </w:r>
      <w:proofErr w:type="spellEnd"/>
      <w:r>
        <w:rPr>
          <w:rFonts w:hint="eastAsia"/>
        </w:rPr>
        <w:t xml:space="preserve"> </w:t>
      </w:r>
      <w:proofErr w:type="spellStart"/>
      <w:r>
        <w:rPr>
          <w:rFonts w:hint="eastAsia"/>
        </w:rPr>
        <w:t>Ausdruck</w:t>
      </w:r>
      <w:proofErr w:type="spellEnd"/>
      <w:r>
        <w:rPr>
          <w:rFonts w:hint="eastAsia"/>
        </w:rPr>
        <w:t xml:space="preserve"> </w:t>
      </w:r>
      <w:proofErr w:type="spellStart"/>
      <w:r>
        <w:rPr>
          <w:rFonts w:hint="eastAsia"/>
        </w:rPr>
        <w:t>kommt</w:t>
      </w:r>
      <w:proofErr w:type="spellEnd"/>
      <w:r>
        <w:rPr>
          <w:rFonts w:hint="eastAsia"/>
        </w:rPr>
        <w:t xml:space="preserve">, </w:t>
      </w:r>
      <w:proofErr w:type="spellStart"/>
      <w:r>
        <w:rPr>
          <w:rFonts w:hint="eastAsia"/>
        </w:rPr>
        <w:t>als</w:t>
      </w:r>
      <w:proofErr w:type="spellEnd"/>
      <w:r>
        <w:rPr>
          <w:rFonts w:hint="eastAsia"/>
        </w:rPr>
        <w:t xml:space="preserve"> so1ches </w:t>
      </w:r>
      <w:proofErr w:type="spellStart"/>
      <w:r>
        <w:rPr>
          <w:rFonts w:hint="eastAsia"/>
        </w:rPr>
        <w:t>noch</w:t>
      </w:r>
      <w:proofErr w:type="spellEnd"/>
      <w:r>
        <w:rPr>
          <w:rFonts w:hint="eastAsia"/>
        </w:rPr>
        <w:t xml:space="preserve"> b</w:t>
      </w:r>
      <w:r>
        <w:rPr>
          <w:rFonts w:hint="eastAsia"/>
        </w:rPr>
        <w:t>ü</w:t>
      </w:r>
      <w:proofErr w:type="spellStart"/>
      <w:r>
        <w:rPr>
          <w:rFonts w:hint="eastAsia"/>
        </w:rPr>
        <w:t>rgerlichen</w:t>
      </w:r>
      <w:proofErr w:type="spellEnd"/>
      <w:r>
        <w:rPr>
          <w:rFonts w:hint="eastAsia"/>
        </w:rPr>
        <w:t xml:space="preserve"> </w:t>
      </w:r>
      <w:proofErr w:type="spellStart"/>
      <w:r>
        <w:rPr>
          <w:rFonts w:hint="eastAsia"/>
        </w:rPr>
        <w:t>Charakter</w:t>
      </w:r>
      <w:proofErr w:type="spellEnd"/>
      <w:r>
        <w:rPr>
          <w:rFonts w:hint="eastAsia"/>
        </w:rPr>
        <w:t xml:space="preserve"> hat und </w:t>
      </w:r>
      <w:proofErr w:type="spellStart"/>
      <w:r>
        <w:rPr>
          <w:rFonts w:hint="eastAsia"/>
        </w:rPr>
        <w:t>darum</w:t>
      </w:r>
      <w:proofErr w:type="spellEnd"/>
      <w:r>
        <w:rPr>
          <w:rFonts w:hint="eastAsia"/>
        </w:rPr>
        <w:t xml:space="preserve"> </w:t>
      </w:r>
      <w:proofErr w:type="spellStart"/>
      <w:r>
        <w:rPr>
          <w:rFonts w:hint="eastAsia"/>
        </w:rPr>
        <w:t>mit</w:t>
      </w:r>
      <w:proofErr w:type="spellEnd"/>
      <w:r>
        <w:rPr>
          <w:rFonts w:hint="eastAsia"/>
        </w:rPr>
        <w:t xml:space="preserve"> der </w:t>
      </w:r>
      <w:proofErr w:type="spellStart"/>
      <w:r>
        <w:rPr>
          <w:rFonts w:hint="eastAsia"/>
        </w:rPr>
        <w:t>Ausbeutung</w:t>
      </w:r>
      <w:proofErr w:type="spellEnd"/>
      <w:r>
        <w:rPr>
          <w:rFonts w:hint="eastAsia"/>
        </w:rPr>
        <w:t xml:space="preserve"> der </w:t>
      </w:r>
      <w:proofErr w:type="spellStart"/>
      <w:r>
        <w:rPr>
          <w:rFonts w:hint="eastAsia"/>
        </w:rPr>
        <w:t>Arbeiterklasse</w:t>
      </w:r>
      <w:proofErr w:type="spellEnd"/>
      <w:r>
        <w:rPr>
          <w:rFonts w:hint="eastAsia"/>
        </w:rPr>
        <w:t xml:space="preserve"> </w:t>
      </w:r>
      <w:proofErr w:type="spellStart"/>
      <w:r>
        <w:rPr>
          <w:rFonts w:hint="eastAsia"/>
        </w:rPr>
        <w:t>durch</w:t>
      </w:r>
      <w:proofErr w:type="spellEnd"/>
      <w:r>
        <w:rPr>
          <w:rFonts w:hint="eastAsia"/>
        </w:rPr>
        <w:t xml:space="preserve"> das Kapital </w:t>
      </w:r>
      <w:proofErr w:type="spellStart"/>
      <w:r>
        <w:rPr>
          <w:rFonts w:hint="eastAsia"/>
        </w:rPr>
        <w:t>nur</w:t>
      </w:r>
      <w:proofErr w:type="spellEnd"/>
      <w:r>
        <w:rPr>
          <w:rFonts w:hint="eastAsia"/>
        </w:rPr>
        <w:t xml:space="preserve"> </w:t>
      </w:r>
      <w:proofErr w:type="spellStart"/>
      <w:r>
        <w:rPr>
          <w:rFonts w:hint="eastAsia"/>
        </w:rPr>
        <w:t>ideologisch</w:t>
      </w:r>
      <w:proofErr w:type="spellEnd"/>
      <w:r>
        <w:rPr>
          <w:rFonts w:hint="eastAsia"/>
        </w:rPr>
        <w:t xml:space="preserve">, </w:t>
      </w:r>
      <w:proofErr w:type="spellStart"/>
      <w:r>
        <w:rPr>
          <w:rFonts w:hint="eastAsia"/>
        </w:rPr>
        <w:t>aber</w:t>
      </w:r>
      <w:proofErr w:type="spellEnd"/>
      <w:r>
        <w:rPr>
          <w:rFonts w:hint="eastAsia"/>
        </w:rPr>
        <w:t xml:space="preserve"> </w:t>
      </w:r>
      <w:proofErr w:type="spellStart"/>
      <w:r>
        <w:rPr>
          <w:rFonts w:hint="eastAsia"/>
        </w:rPr>
        <w:t>nicht</w:t>
      </w:r>
      <w:proofErr w:type="spellEnd"/>
      <w:r>
        <w:rPr>
          <w:rFonts w:hint="eastAsia"/>
        </w:rPr>
        <w:t xml:space="preserve"> in </w:t>
      </w:r>
      <w:proofErr w:type="spellStart"/>
      <w:r>
        <w:rPr>
          <w:rFonts w:hint="eastAsia"/>
        </w:rPr>
        <w:t>Wirklichkeit</w:t>
      </w:r>
      <w:proofErr w:type="spellEnd"/>
      <w:r>
        <w:rPr>
          <w:rFonts w:hint="eastAsia"/>
        </w:rPr>
        <w:t xml:space="preserve"> </w:t>
      </w:r>
      <w:proofErr w:type="spellStart"/>
      <w:r>
        <w:rPr>
          <w:rFonts w:hint="eastAsia"/>
        </w:rPr>
        <w:t>unverträglich</w:t>
      </w:r>
      <w:proofErr w:type="spellEnd"/>
      <w:r>
        <w:rPr>
          <w:rFonts w:hint="eastAsia"/>
        </w:rPr>
        <w:t xml:space="preserve"> </w:t>
      </w:r>
      <w:proofErr w:type="spellStart"/>
      <w:r>
        <w:rPr>
          <w:rFonts w:hint="eastAsia"/>
        </w:rPr>
        <w:t>ist</w:t>
      </w:r>
      <w:proofErr w:type="spellEnd"/>
      <w:r>
        <w:rPr>
          <w:rFonts w:hint="eastAsia"/>
        </w:rPr>
        <w:t xml:space="preserve">. </w:t>
      </w:r>
      <w:r>
        <w:rPr>
          <w:rFonts w:hint="eastAsia"/>
          <w:lang w:val="fr-CA"/>
        </w:rPr>
        <w:t xml:space="preserve">Wenn die sozialistischen Ricardianer sich einbildeten, ... auf Grund des ökonomischen Prinzips, daß </w:t>
      </w:r>
      <w:r>
        <w:rPr>
          <w:rFonts w:hint="eastAsia"/>
          <w:lang w:val="fr-CA"/>
        </w:rPr>
        <w:t>›</w:t>
      </w:r>
      <w:r>
        <w:rPr>
          <w:rFonts w:hint="eastAsia"/>
          <w:lang w:val="fr-CA"/>
        </w:rPr>
        <w:t>nur die Arbeit Wert schafft</w:t>
      </w:r>
      <w:r>
        <w:rPr>
          <w:rFonts w:hint="eastAsia"/>
          <w:lang w:val="fr-CA"/>
        </w:rPr>
        <w:t>‹</w:t>
      </w:r>
      <w:r>
        <w:rPr>
          <w:rFonts w:hint="eastAsia"/>
          <w:lang w:val="fr-CA"/>
        </w:rPr>
        <w:t xml:space="preserve">, alle Menschen in unmittelbare, gleiche Arbeitsmengen austauschende Arbeiter verwandeln« zu können, »so entgegnete Marx ..., daß </w:t>
      </w:r>
      <w:r>
        <w:rPr>
          <w:rFonts w:hint="eastAsia"/>
          <w:lang w:val="fr-CA"/>
        </w:rPr>
        <w:t>›</w:t>
      </w:r>
      <w:r>
        <w:rPr>
          <w:rFonts w:hint="eastAsia"/>
          <w:lang w:val="fr-CA"/>
        </w:rPr>
        <w:t xml:space="preserve">ce rapport </w:t>
      </w:r>
      <w:r>
        <w:rPr>
          <w:rFonts w:hint="eastAsia"/>
          <w:lang w:val="fr-CA"/>
        </w:rPr>
        <w:t>é</w:t>
      </w:r>
      <w:r>
        <w:rPr>
          <w:rFonts w:hint="eastAsia"/>
          <w:lang w:val="fr-CA"/>
        </w:rPr>
        <w:t>galitaire ... n</w:t>
      </w:r>
      <w:proofErr w:type="gramStart"/>
      <w:r>
        <w:rPr>
          <w:lang w:val="fr-CA"/>
        </w:rPr>
        <w:t>’</w:t>
      </w:r>
      <w:proofErr w:type="gramEnd"/>
      <w:r>
        <w:rPr>
          <w:rFonts w:hint="eastAsia"/>
          <w:lang w:val="fr-CA"/>
        </w:rPr>
        <w:t>est lui-m</w:t>
      </w:r>
      <w:r>
        <w:rPr>
          <w:rFonts w:hint="eastAsia"/>
          <w:lang w:val="fr-CA"/>
        </w:rPr>
        <w:t>ê</w:t>
      </w:r>
      <w:r>
        <w:rPr>
          <w:rFonts w:hint="eastAsia"/>
          <w:lang w:val="fr-CA"/>
        </w:rPr>
        <w:t>me que le reflet du monde actuel, et qu</w:t>
      </w:r>
      <w:proofErr w:type="gramStart"/>
      <w:r>
        <w:rPr>
          <w:lang w:val="fr-CA"/>
        </w:rPr>
        <w:t>’</w:t>
      </w:r>
      <w:proofErr w:type="gramEnd"/>
      <w:r>
        <w:rPr>
          <w:rFonts w:hint="eastAsia"/>
          <w:lang w:val="fr-CA"/>
        </w:rPr>
        <w:t>il est par cons</w:t>
      </w:r>
      <w:r>
        <w:rPr>
          <w:rFonts w:hint="eastAsia"/>
          <w:lang w:val="fr-CA"/>
        </w:rPr>
        <w:t>é</w:t>
      </w:r>
      <w:r>
        <w:rPr>
          <w:rFonts w:hint="eastAsia"/>
          <w:lang w:val="fr-CA"/>
        </w:rPr>
        <w:t>quent totalement impossible de reconstituer la soci</w:t>
      </w:r>
      <w:r>
        <w:rPr>
          <w:rFonts w:hint="eastAsia"/>
          <w:lang w:val="fr-CA"/>
        </w:rPr>
        <w:t>é</w:t>
      </w:r>
      <w:r>
        <w:rPr>
          <w:rFonts w:hint="eastAsia"/>
          <w:lang w:val="fr-CA"/>
        </w:rPr>
        <w:t>t</w:t>
      </w:r>
      <w:r>
        <w:rPr>
          <w:rFonts w:hint="eastAsia"/>
          <w:lang w:val="fr-CA"/>
        </w:rPr>
        <w:t>é</w:t>
      </w:r>
      <w:r>
        <w:rPr>
          <w:rFonts w:hint="eastAsia"/>
          <w:lang w:val="fr-CA"/>
        </w:rPr>
        <w:t xml:space="preserve"> sur une base qui n</w:t>
      </w:r>
      <w:proofErr w:type="gramStart"/>
      <w:r>
        <w:rPr>
          <w:lang w:val="fr-CA"/>
        </w:rPr>
        <w:t>’</w:t>
      </w:r>
      <w:proofErr w:type="gramEnd"/>
      <w:r>
        <w:rPr>
          <w:rFonts w:hint="eastAsia"/>
          <w:lang w:val="fr-CA"/>
        </w:rPr>
        <w:t>en est qu</w:t>
      </w:r>
      <w:proofErr w:type="gramStart"/>
      <w:r>
        <w:rPr>
          <w:lang w:val="fr-CA"/>
        </w:rPr>
        <w:t>’</w:t>
      </w:r>
      <w:proofErr w:type="gramEnd"/>
      <w:r>
        <w:rPr>
          <w:rFonts w:hint="eastAsia"/>
          <w:lang w:val="fr-CA"/>
        </w:rPr>
        <w:t>une ombre embellie. À mesure que l</w:t>
      </w:r>
      <w:proofErr w:type="gramStart"/>
      <w:r>
        <w:rPr>
          <w:lang w:val="fr-CA"/>
        </w:rPr>
        <w:t>’</w:t>
      </w:r>
      <w:proofErr w:type="gramEnd"/>
      <w:r>
        <w:rPr>
          <w:rFonts w:hint="eastAsia"/>
          <w:lang w:val="fr-CA"/>
        </w:rPr>
        <w:t>ombre redevient corps, on s</w:t>
      </w:r>
      <w:proofErr w:type="gramStart"/>
      <w:r>
        <w:rPr>
          <w:rFonts w:hint="eastAsia"/>
          <w:lang w:val="fr-CA"/>
        </w:rPr>
        <w:t>’</w:t>
      </w:r>
      <w:proofErr w:type="gramEnd"/>
      <w:r>
        <w:rPr>
          <w:rFonts w:hint="eastAsia"/>
          <w:lang w:val="fr-CA"/>
        </w:rPr>
        <w:t>aperçoit que ce corps, loin d</w:t>
      </w:r>
      <w:proofErr w:type="gramStart"/>
      <w:r>
        <w:rPr>
          <w:rFonts w:hint="eastAsia"/>
          <w:lang w:val="fr-CA"/>
        </w:rPr>
        <w:t>’</w:t>
      </w:r>
      <w:proofErr w:type="gramEnd"/>
      <w:r>
        <w:rPr>
          <w:rFonts w:hint="eastAsia"/>
          <w:lang w:val="fr-CA"/>
        </w:rPr>
        <w:t xml:space="preserve">en </w:t>
      </w:r>
      <w:r>
        <w:rPr>
          <w:rFonts w:hint="eastAsia"/>
          <w:lang w:val="fr-CA"/>
        </w:rPr>
        <w:t>ê</w:t>
      </w:r>
      <w:r>
        <w:rPr>
          <w:rFonts w:hint="eastAsia"/>
          <w:lang w:val="fr-CA"/>
        </w:rPr>
        <w:t>tre la transfiguration r</w:t>
      </w:r>
      <w:r>
        <w:rPr>
          <w:rFonts w:hint="eastAsia"/>
          <w:lang w:val="fr-CA"/>
        </w:rPr>
        <w:t>ê</w:t>
      </w:r>
      <w:r>
        <w:rPr>
          <w:rFonts w:hint="eastAsia"/>
          <w:lang w:val="fr-CA"/>
        </w:rPr>
        <w:t>v</w:t>
      </w:r>
      <w:r>
        <w:rPr>
          <w:rFonts w:hint="eastAsia"/>
          <w:lang w:val="fr-CA"/>
        </w:rPr>
        <w:t>é</w:t>
      </w:r>
      <w:r>
        <w:rPr>
          <w:rFonts w:hint="eastAsia"/>
          <w:lang w:val="fr-CA"/>
        </w:rPr>
        <w:t>e, est le corps actuel de la soci</w:t>
      </w:r>
      <w:r>
        <w:rPr>
          <w:rFonts w:hint="eastAsia"/>
          <w:lang w:val="fr-CA"/>
        </w:rPr>
        <w:t>é</w:t>
      </w:r>
      <w:r>
        <w:rPr>
          <w:rFonts w:hint="eastAsia"/>
          <w:lang w:val="fr-CA"/>
        </w:rPr>
        <w:t>t</w:t>
      </w:r>
      <w:r>
        <w:rPr>
          <w:rFonts w:hint="eastAsia"/>
          <w:lang w:val="fr-CA"/>
        </w:rPr>
        <w:t>é</w:t>
      </w:r>
      <w:r>
        <w:rPr>
          <w:rFonts w:hint="eastAsia"/>
          <w:lang w:val="fr-CA"/>
        </w:rPr>
        <w:t>.</w:t>
      </w:r>
      <w:r>
        <w:rPr>
          <w:rFonts w:hint="eastAsia"/>
          <w:lang w:val="fr-CA"/>
        </w:rPr>
        <w:t>‹</w:t>
      </w:r>
      <w:r>
        <w:rPr>
          <w:rFonts w:hint="eastAsia"/>
          <w:lang w:val="fr-CA"/>
        </w:rPr>
        <w:t>« Das Zitat aus La mis</w:t>
      </w:r>
      <w:r>
        <w:rPr>
          <w:rFonts w:hint="eastAsia"/>
          <w:lang w:val="fr-CA"/>
        </w:rPr>
        <w:t>è</w:t>
      </w:r>
      <w:r>
        <w:rPr>
          <w:rFonts w:hint="eastAsia"/>
          <w:lang w:val="fr-CA"/>
        </w:rPr>
        <w:t xml:space="preserve">re de la philosophie Korsch II p 4 </w:t>
      </w:r>
    </w:p>
    <w:p w14:paraId="219BAAF1" w14:textId="7A0C3239" w:rsidR="00572209" w:rsidRDefault="00000000" w:rsidP="00EA67E3">
      <w:pPr>
        <w:spacing w:line="360" w:lineRule="auto"/>
        <w:jc w:val="right"/>
        <w:rPr>
          <w:lang w:val="fr-CA"/>
        </w:rPr>
      </w:pPr>
      <w:r>
        <w:rPr>
          <w:rFonts w:hint="eastAsia"/>
          <w:lang w:val="fr-CA"/>
        </w:rPr>
        <w:t>[X 9 a, 1]</w:t>
      </w:r>
    </w:p>
    <w:p w14:paraId="346FAB4D" w14:textId="77777777" w:rsidR="00EA67E3" w:rsidRDefault="00000000">
      <w:pPr>
        <w:spacing w:line="360" w:lineRule="auto"/>
      </w:pPr>
      <w:r>
        <w:rPr>
          <w:rFonts w:hint="eastAsia"/>
        </w:rPr>
        <w:t>“马克思和恩格斯……曾指出，在资产阶级商品生产时代形成的平等理想，其在经济学上表现在资产阶级古典学派的‘价值规律’中，本身仍具有资产阶级性质，因此它与资本对工人阶级的剥削</w:t>
      </w:r>
      <w:r w:rsidR="00FA40D1">
        <w:rPr>
          <w:rFonts w:hint="eastAsia"/>
        </w:rPr>
        <w:t>仅仅</w:t>
      </w:r>
      <w:r w:rsidR="00FA40D1" w:rsidRPr="00FA40D1">
        <w:rPr>
          <w:rFonts w:hint="eastAsia"/>
        </w:rPr>
        <w:t>在意识形态上不相容，而在现实中并不矛盾</w:t>
      </w:r>
      <w:r>
        <w:rPr>
          <w:rFonts w:hint="eastAsia"/>
        </w:rPr>
        <w:t>。”当社会主义李嘉图学派（</w:t>
      </w:r>
      <w:proofErr w:type="spellStart"/>
      <w:r>
        <w:rPr>
          <w:rFonts w:hint="eastAsia"/>
        </w:rPr>
        <w:t>sozialistischer</w:t>
      </w:r>
      <w:proofErr w:type="spellEnd"/>
      <w:r>
        <w:rPr>
          <w:rFonts w:hint="eastAsia"/>
        </w:rPr>
        <w:t xml:space="preserve"> </w:t>
      </w:r>
      <w:proofErr w:type="spellStart"/>
      <w:r>
        <w:rPr>
          <w:rFonts w:hint="eastAsia"/>
        </w:rPr>
        <w:t>Ricardianer</w:t>
      </w:r>
      <w:proofErr w:type="spellEnd"/>
      <w:r>
        <w:rPr>
          <w:rFonts w:hint="eastAsia"/>
        </w:rPr>
        <w:t>）</w:t>
      </w:r>
      <w:r>
        <w:rPr>
          <w:rStyle w:val="af"/>
          <w:rFonts w:hint="eastAsia"/>
        </w:rPr>
        <w:footnoteReference w:id="51"/>
      </w:r>
      <w:r>
        <w:rPr>
          <w:rFonts w:hint="eastAsia"/>
        </w:rPr>
        <w:t>幻想，……基于‘只有劳动创造价值’的经济学原则，把所有人“转变成直接的、交换等量劳动的工人”，马克思反驳道，……“这种平等关系……本身不过是现存世界的反映，因此在一个其美化了的阴影的基础上重建社会是完全不可能的。随着阴影重新变为实体，人们就发现这个实体，远非想象中的变化，而是现存社会的实体。”引文</w:t>
      </w:r>
      <w:r>
        <w:rPr>
          <w:rFonts w:hint="eastAsia"/>
        </w:rPr>
        <w:lastRenderedPageBreak/>
        <w:t>出自《哲学的贫困》（</w:t>
      </w:r>
      <w:r>
        <w:rPr>
          <w:rFonts w:hint="eastAsia"/>
          <w:i/>
          <w:iCs/>
        </w:rPr>
        <w:t>La mis</w:t>
      </w:r>
      <w:r>
        <w:rPr>
          <w:rFonts w:hint="eastAsia"/>
          <w:i/>
          <w:iCs/>
        </w:rPr>
        <w:t>è</w:t>
      </w:r>
      <w:r>
        <w:rPr>
          <w:rFonts w:hint="eastAsia"/>
          <w:i/>
          <w:iCs/>
        </w:rPr>
        <w:t xml:space="preserve">re de la </w:t>
      </w:r>
      <w:proofErr w:type="spellStart"/>
      <w:r>
        <w:rPr>
          <w:rFonts w:hint="eastAsia"/>
          <w:i/>
          <w:iCs/>
        </w:rPr>
        <w:t>philosophie</w:t>
      </w:r>
      <w:proofErr w:type="spellEnd"/>
      <w:r>
        <w:rPr>
          <w:rFonts w:hint="eastAsia"/>
        </w:rPr>
        <w:t>）</w:t>
      </w:r>
      <w:r>
        <w:rPr>
          <w:rStyle w:val="af"/>
          <w:rFonts w:hint="eastAsia"/>
        </w:rPr>
        <w:footnoteReference w:id="52"/>
      </w:r>
      <w:r>
        <w:rPr>
          <w:rFonts w:hint="eastAsia"/>
        </w:rPr>
        <w:t>，科尔施，第二卷，第</w:t>
      </w:r>
      <w:r>
        <w:rPr>
          <w:rFonts w:hint="eastAsia"/>
        </w:rPr>
        <w:t>4</w:t>
      </w:r>
      <w:r>
        <w:rPr>
          <w:rFonts w:hint="eastAsia"/>
        </w:rPr>
        <w:t>页</w:t>
      </w:r>
      <w:r>
        <w:rPr>
          <w:rFonts w:hint="eastAsia"/>
        </w:rPr>
        <w:t xml:space="preserve"> </w:t>
      </w:r>
    </w:p>
    <w:p w14:paraId="6BF9962C" w14:textId="43D7449A" w:rsidR="00572209" w:rsidRDefault="00000000" w:rsidP="00EA67E3">
      <w:pPr>
        <w:spacing w:line="360" w:lineRule="auto"/>
        <w:jc w:val="right"/>
      </w:pPr>
      <w:r>
        <w:rPr>
          <w:rFonts w:hint="eastAsia"/>
        </w:rPr>
        <w:t>[X 9 a, 1]</w:t>
      </w:r>
    </w:p>
    <w:p w14:paraId="6102FFC8" w14:textId="77777777" w:rsidR="00572209" w:rsidRDefault="00572209">
      <w:pPr>
        <w:spacing w:line="360" w:lineRule="auto"/>
      </w:pPr>
    </w:p>
    <w:p w14:paraId="42D180CE" w14:textId="77777777" w:rsidR="00EA67E3" w:rsidRDefault="00000000">
      <w:pPr>
        <w:spacing w:line="360" w:lineRule="auto"/>
      </w:pPr>
      <w:proofErr w:type="spellStart"/>
      <w:r>
        <w:rPr>
          <w:rFonts w:hint="eastAsia"/>
        </w:rPr>
        <w:t>Korsch</w:t>
      </w:r>
      <w:proofErr w:type="spellEnd"/>
      <w:r>
        <w:rPr>
          <w:rFonts w:hint="eastAsia"/>
        </w:rPr>
        <w:t xml:space="preserve">: </w:t>
      </w:r>
      <w:proofErr w:type="spellStart"/>
      <w:r>
        <w:rPr>
          <w:rFonts w:hint="eastAsia"/>
        </w:rPr>
        <w:t>im</w:t>
      </w:r>
      <w:proofErr w:type="spellEnd"/>
      <w:r>
        <w:rPr>
          <w:rFonts w:hint="eastAsia"/>
        </w:rPr>
        <w:t xml:space="preserve"> b</w:t>
      </w:r>
      <w:r>
        <w:rPr>
          <w:rFonts w:hint="eastAsia"/>
        </w:rPr>
        <w:t>ü</w:t>
      </w:r>
      <w:proofErr w:type="spellStart"/>
      <w:r>
        <w:rPr>
          <w:rFonts w:hint="eastAsia"/>
        </w:rPr>
        <w:t>rgerlichen</w:t>
      </w:r>
      <w:proofErr w:type="spellEnd"/>
      <w:r>
        <w:rPr>
          <w:rFonts w:hint="eastAsia"/>
        </w:rPr>
        <w:t xml:space="preserve"> </w:t>
      </w:r>
      <w:proofErr w:type="spellStart"/>
      <w:r>
        <w:rPr>
          <w:rFonts w:hint="eastAsia"/>
        </w:rPr>
        <w:t>Zeitalter</w:t>
      </w:r>
      <w:proofErr w:type="spellEnd"/>
      <w:r>
        <w:rPr>
          <w:rFonts w:hint="eastAsia"/>
        </w:rPr>
        <w:t xml:space="preserve"> sei »die Produktion der </w:t>
      </w:r>
      <w:proofErr w:type="spellStart"/>
      <w:r>
        <w:rPr>
          <w:rFonts w:hint="eastAsia"/>
        </w:rPr>
        <w:t>Arbeitsprodukte</w:t>
      </w:r>
      <w:proofErr w:type="spellEnd"/>
      <w:r>
        <w:rPr>
          <w:rFonts w:hint="eastAsia"/>
        </w:rPr>
        <w:t xml:space="preserve"> </w:t>
      </w:r>
      <w:proofErr w:type="spellStart"/>
      <w:r>
        <w:rPr>
          <w:rFonts w:hint="eastAsia"/>
        </w:rPr>
        <w:t>Vorwand</w:t>
      </w:r>
      <w:proofErr w:type="spellEnd"/>
      <w:r>
        <w:rPr>
          <w:rFonts w:hint="eastAsia"/>
        </w:rPr>
        <w:t xml:space="preserve"> und H</w:t>
      </w:r>
      <w:r>
        <w:rPr>
          <w:rFonts w:hint="eastAsia"/>
        </w:rPr>
        <w:t>ü</w:t>
      </w:r>
      <w:proofErr w:type="spellStart"/>
      <w:r>
        <w:rPr>
          <w:rFonts w:hint="eastAsia"/>
        </w:rPr>
        <w:t>lle</w:t>
      </w:r>
      <w:proofErr w:type="spellEnd"/>
      <w:r>
        <w:rPr>
          <w:rFonts w:hint="eastAsia"/>
        </w:rPr>
        <w:t xml:space="preserve"> f</w:t>
      </w:r>
      <w:r>
        <w:rPr>
          <w:rFonts w:hint="eastAsia"/>
        </w:rPr>
        <w:t>ü</w:t>
      </w:r>
      <w:r>
        <w:rPr>
          <w:rFonts w:hint="eastAsia"/>
        </w:rPr>
        <w:t>r die .</w:t>
      </w:r>
      <w:r>
        <w:rPr>
          <w:rFonts w:hint="eastAsia"/>
        </w:rPr>
        <w:t>…</w:t>
      </w:r>
      <w:proofErr w:type="spellStart"/>
      <w:r>
        <w:rPr>
          <w:rFonts w:hint="eastAsia"/>
        </w:rPr>
        <w:t>Unterdr</w:t>
      </w:r>
      <w:proofErr w:type="spellEnd"/>
      <w:r>
        <w:rPr>
          <w:rFonts w:hint="eastAsia"/>
        </w:rPr>
        <w:t>ü</w:t>
      </w:r>
      <w:proofErr w:type="spellStart"/>
      <w:r>
        <w:rPr>
          <w:rFonts w:hint="eastAsia"/>
        </w:rPr>
        <w:t>ckungs</w:t>
      </w:r>
      <w:proofErr w:type="spellEnd"/>
      <w:r>
        <w:rPr>
          <w:rFonts w:hint="eastAsia"/>
        </w:rPr>
        <w:t xml:space="preserve">- und </w:t>
      </w:r>
      <w:proofErr w:type="spellStart"/>
      <w:r>
        <w:rPr>
          <w:rFonts w:hint="eastAsia"/>
        </w:rPr>
        <w:t>Ausbeutungsverhältnisse</w:t>
      </w:r>
      <w:proofErr w:type="spellEnd"/>
      <w:r>
        <w:rPr>
          <w:rFonts w:hint="eastAsia"/>
        </w:rPr>
        <w:t xml:space="preserve">. Die </w:t>
      </w:r>
      <w:proofErr w:type="spellStart"/>
      <w:r>
        <w:rPr>
          <w:rFonts w:hint="eastAsia"/>
        </w:rPr>
        <w:t>wissenschaftliche</w:t>
      </w:r>
      <w:proofErr w:type="spellEnd"/>
      <w:r>
        <w:rPr>
          <w:rFonts w:hint="eastAsia"/>
        </w:rPr>
        <w:t xml:space="preserve"> Form der </w:t>
      </w:r>
      <w:proofErr w:type="spellStart"/>
      <w:r>
        <w:rPr>
          <w:rFonts w:hint="eastAsia"/>
        </w:rPr>
        <w:t>Verschleierung</w:t>
      </w:r>
      <w:proofErr w:type="spellEnd"/>
      <w:r>
        <w:rPr>
          <w:rFonts w:hint="eastAsia"/>
        </w:rPr>
        <w:t xml:space="preserve"> dieses </w:t>
      </w:r>
      <w:proofErr w:type="spellStart"/>
      <w:r>
        <w:rPr>
          <w:rFonts w:hint="eastAsia"/>
        </w:rPr>
        <w:t>Sachver</w:t>
      </w:r>
      <w:proofErr w:type="spellEnd"/>
      <w:r>
        <w:rPr>
          <w:rFonts w:hint="eastAsia"/>
        </w:rPr>
        <w:t xml:space="preserve">- halts </w:t>
      </w:r>
      <w:proofErr w:type="spellStart"/>
      <w:r>
        <w:rPr>
          <w:rFonts w:hint="eastAsia"/>
        </w:rPr>
        <w:t>ist</w:t>
      </w:r>
      <w:proofErr w:type="spellEnd"/>
      <w:r>
        <w:rPr>
          <w:rFonts w:hint="eastAsia"/>
        </w:rPr>
        <w:t xml:space="preserve"> die </w:t>
      </w:r>
      <w:proofErr w:type="spellStart"/>
      <w:r>
        <w:rPr>
          <w:rFonts w:hint="eastAsia"/>
        </w:rPr>
        <w:t>Politische</w:t>
      </w:r>
      <w:proofErr w:type="spellEnd"/>
      <w:r>
        <w:rPr>
          <w:rFonts w:hint="eastAsia"/>
        </w:rPr>
        <w:t xml:space="preserve"> </w:t>
      </w:r>
      <w:proofErr w:type="spellStart"/>
      <w:proofErr w:type="gramStart"/>
      <w:r>
        <w:rPr>
          <w:rFonts w:hint="eastAsia"/>
        </w:rPr>
        <w:t>Ökonomie</w:t>
      </w:r>
      <w:proofErr w:type="spellEnd"/>
      <w:r>
        <w:rPr>
          <w:rFonts w:hint="eastAsia"/>
        </w:rPr>
        <w:t>.«</w:t>
      </w:r>
      <w:proofErr w:type="gramEnd"/>
      <w:r>
        <w:rPr>
          <w:rFonts w:hint="eastAsia"/>
        </w:rPr>
        <w:t xml:space="preserve"> </w:t>
      </w:r>
      <w:proofErr w:type="spellStart"/>
      <w:r>
        <w:rPr>
          <w:rFonts w:hint="eastAsia"/>
        </w:rPr>
        <w:t>Ihre</w:t>
      </w:r>
      <w:proofErr w:type="spellEnd"/>
      <w:r>
        <w:rPr>
          <w:rFonts w:hint="eastAsia"/>
        </w:rPr>
        <w:t xml:space="preserve"> </w:t>
      </w:r>
      <w:proofErr w:type="spellStart"/>
      <w:r>
        <w:rPr>
          <w:rFonts w:hint="eastAsia"/>
        </w:rPr>
        <w:t>Funktion</w:t>
      </w:r>
      <w:proofErr w:type="spellEnd"/>
      <w:r>
        <w:rPr>
          <w:rFonts w:hint="eastAsia"/>
        </w:rPr>
        <w:t xml:space="preserve">: {»)die </w:t>
      </w:r>
      <w:proofErr w:type="spellStart"/>
      <w:r>
        <w:rPr>
          <w:rFonts w:hint="eastAsia"/>
        </w:rPr>
        <w:t>Verantwortung</w:t>
      </w:r>
      <w:proofErr w:type="spellEnd"/>
      <w:r>
        <w:rPr>
          <w:rFonts w:hint="eastAsia"/>
        </w:rPr>
        <w:t xml:space="preserve"> f</w:t>
      </w:r>
      <w:r>
        <w:rPr>
          <w:rFonts w:hint="eastAsia"/>
        </w:rPr>
        <w:t>ü</w:t>
      </w:r>
      <w:r>
        <w:rPr>
          <w:rFonts w:hint="eastAsia"/>
        </w:rPr>
        <w:t xml:space="preserve">r die </w:t>
      </w:r>
      <w:proofErr w:type="spellStart"/>
      <w:r>
        <w:rPr>
          <w:rFonts w:hint="eastAsia"/>
        </w:rPr>
        <w:t>damit</w:t>
      </w:r>
      <w:proofErr w:type="spellEnd"/>
      <w:r>
        <w:rPr>
          <w:rFonts w:hint="eastAsia"/>
        </w:rPr>
        <w:t xml:space="preserve"> auf der </w:t>
      </w:r>
      <w:proofErr w:type="spellStart"/>
      <w:r>
        <w:rPr>
          <w:rFonts w:hint="eastAsia"/>
        </w:rPr>
        <w:t>heutigen</w:t>
      </w:r>
      <w:proofErr w:type="spellEnd"/>
      <w:r>
        <w:rPr>
          <w:rFonts w:hint="eastAsia"/>
        </w:rPr>
        <w:t xml:space="preserve"> </w:t>
      </w:r>
      <w:proofErr w:type="spellStart"/>
      <w:r>
        <w:rPr>
          <w:rFonts w:hint="eastAsia"/>
        </w:rPr>
        <w:t>Stufe</w:t>
      </w:r>
      <w:proofErr w:type="spellEnd"/>
      <w:r>
        <w:rPr>
          <w:rFonts w:hint="eastAsia"/>
        </w:rPr>
        <w:t xml:space="preserve"> der </w:t>
      </w:r>
      <w:proofErr w:type="spellStart"/>
      <w:r>
        <w:rPr>
          <w:rFonts w:hint="eastAsia"/>
        </w:rPr>
        <w:t>gesellschaftlichen</w:t>
      </w:r>
      <w:proofErr w:type="spellEnd"/>
      <w:r>
        <w:rPr>
          <w:rFonts w:hint="eastAsia"/>
        </w:rPr>
        <w:t xml:space="preserve"> </w:t>
      </w:r>
      <w:proofErr w:type="spellStart"/>
      <w:r>
        <w:rPr>
          <w:rFonts w:hint="eastAsia"/>
        </w:rPr>
        <w:t>Produktivkräfte</w:t>
      </w:r>
      <w:proofErr w:type="spellEnd"/>
      <w:r>
        <w:rPr>
          <w:rFonts w:hint="eastAsia"/>
        </w:rPr>
        <w:t xml:space="preserve"> </w:t>
      </w:r>
      <w:proofErr w:type="spellStart"/>
      <w:r>
        <w:rPr>
          <w:rFonts w:hint="eastAsia"/>
        </w:rPr>
        <w:t>bereits</w:t>
      </w:r>
      <w:proofErr w:type="spellEnd"/>
      <w:r>
        <w:rPr>
          <w:rFonts w:hint="eastAsia"/>
        </w:rPr>
        <w:t xml:space="preserve"> </w:t>
      </w:r>
      <w:proofErr w:type="spellStart"/>
      <w:r>
        <w:rPr>
          <w:rFonts w:hint="eastAsia"/>
        </w:rPr>
        <w:t>gegebenen</w:t>
      </w:r>
      <w:proofErr w:type="spellEnd"/>
      <w:r>
        <w:rPr>
          <w:rFonts w:hint="eastAsia"/>
        </w:rPr>
        <w:t xml:space="preserve">, in den </w:t>
      </w:r>
      <w:proofErr w:type="spellStart"/>
      <w:r>
        <w:rPr>
          <w:rFonts w:hint="eastAsia"/>
        </w:rPr>
        <w:t>großen</w:t>
      </w:r>
      <w:proofErr w:type="spellEnd"/>
      <w:r>
        <w:rPr>
          <w:rFonts w:hint="eastAsia"/>
        </w:rPr>
        <w:t xml:space="preserve"> </w:t>
      </w:r>
      <w:proofErr w:type="spellStart"/>
      <w:r>
        <w:rPr>
          <w:rFonts w:hint="eastAsia"/>
        </w:rPr>
        <w:t>Wirtschaftskrisen</w:t>
      </w:r>
      <w:proofErr w:type="spellEnd"/>
      <w:r>
        <w:rPr>
          <w:rFonts w:hint="eastAsia"/>
        </w:rPr>
        <w:t xml:space="preserve"> </w:t>
      </w:r>
      <w:proofErr w:type="spellStart"/>
      <w:r>
        <w:rPr>
          <w:rFonts w:hint="eastAsia"/>
        </w:rPr>
        <w:t>katastrophal</w:t>
      </w:r>
      <w:proofErr w:type="spellEnd"/>
      <w:r>
        <w:rPr>
          <w:rFonts w:hint="eastAsia"/>
        </w:rPr>
        <w:t xml:space="preserve"> </w:t>
      </w:r>
      <w:proofErr w:type="spellStart"/>
      <w:r>
        <w:rPr>
          <w:rFonts w:hint="eastAsia"/>
        </w:rPr>
        <w:t>hervortretenden</w:t>
      </w:r>
      <w:proofErr w:type="spellEnd"/>
      <w:r>
        <w:rPr>
          <w:rFonts w:hint="eastAsia"/>
        </w:rPr>
        <w:t xml:space="preserve"> </w:t>
      </w:r>
      <w:proofErr w:type="spellStart"/>
      <w:r>
        <w:rPr>
          <w:rFonts w:hint="eastAsia"/>
        </w:rPr>
        <w:t>Entwicklungshemmungen</w:t>
      </w:r>
      <w:proofErr w:type="spellEnd"/>
      <w:r>
        <w:rPr>
          <w:rFonts w:hint="eastAsia"/>
        </w:rPr>
        <w:t xml:space="preserve"> und </w:t>
      </w:r>
      <w:proofErr w:type="spellStart"/>
      <w:r>
        <w:rPr>
          <w:rFonts w:hint="eastAsia"/>
        </w:rPr>
        <w:t>Lebenszerstörungen</w:t>
      </w:r>
      <w:proofErr w:type="spellEnd"/>
      <w:r>
        <w:rPr>
          <w:rFonts w:hint="eastAsia"/>
        </w:rPr>
        <w:t xml:space="preserve"> </w:t>
      </w:r>
      <w:proofErr w:type="spellStart"/>
      <w:r>
        <w:rPr>
          <w:rFonts w:hint="eastAsia"/>
        </w:rPr>
        <w:t>aus</w:t>
      </w:r>
      <w:proofErr w:type="spellEnd"/>
      <w:r>
        <w:rPr>
          <w:rFonts w:hint="eastAsia"/>
        </w:rPr>
        <w:t xml:space="preserve"> der </w:t>
      </w:r>
      <w:proofErr w:type="spellStart"/>
      <w:r>
        <w:rPr>
          <w:rFonts w:hint="eastAsia"/>
        </w:rPr>
        <w:t>Sphäre</w:t>
      </w:r>
      <w:proofErr w:type="spellEnd"/>
      <w:r>
        <w:rPr>
          <w:rFonts w:hint="eastAsia"/>
        </w:rPr>
        <w:t xml:space="preserve"> des </w:t>
      </w:r>
      <w:proofErr w:type="spellStart"/>
      <w:r>
        <w:rPr>
          <w:rFonts w:hint="eastAsia"/>
        </w:rPr>
        <w:t>menschlichen</w:t>
      </w:r>
      <w:proofErr w:type="spellEnd"/>
      <w:r>
        <w:rPr>
          <w:rFonts w:hint="eastAsia"/>
        </w:rPr>
        <w:t xml:space="preserve"> Tuns </w:t>
      </w:r>
      <w:r>
        <w:rPr>
          <w:rFonts w:hint="eastAsia"/>
        </w:rPr>
        <w:t>…</w:t>
      </w:r>
      <w:r>
        <w:rPr>
          <w:rFonts w:hint="eastAsia"/>
        </w:rPr>
        <w:t xml:space="preserve">in die </w:t>
      </w:r>
      <w:proofErr w:type="spellStart"/>
      <w:r>
        <w:rPr>
          <w:rFonts w:hint="eastAsia"/>
        </w:rPr>
        <w:t>Sphäre</w:t>
      </w:r>
      <w:proofErr w:type="spellEnd"/>
      <w:r>
        <w:rPr>
          <w:rFonts w:hint="eastAsia"/>
        </w:rPr>
        <w:t xml:space="preserve"> der </w:t>
      </w:r>
      <w:proofErr w:type="spellStart"/>
      <w:r>
        <w:rPr>
          <w:rFonts w:hint="eastAsia"/>
        </w:rPr>
        <w:t>naturgegebenen</w:t>
      </w:r>
      <w:proofErr w:type="spellEnd"/>
      <w:r>
        <w:rPr>
          <w:rFonts w:hint="eastAsia"/>
        </w:rPr>
        <w:t xml:space="preserve"> </w:t>
      </w:r>
      <w:proofErr w:type="spellStart"/>
      <w:r>
        <w:rPr>
          <w:rFonts w:hint="eastAsia"/>
        </w:rPr>
        <w:t>unabänderlichen</w:t>
      </w:r>
      <w:proofErr w:type="spellEnd"/>
      <w:r>
        <w:rPr>
          <w:rFonts w:hint="eastAsia"/>
        </w:rPr>
        <w:t xml:space="preserve"> </w:t>
      </w:r>
      <w:proofErr w:type="spellStart"/>
      <w:r>
        <w:rPr>
          <w:rFonts w:hint="eastAsia"/>
        </w:rPr>
        <w:t>Beziehungen</w:t>
      </w:r>
      <w:proofErr w:type="spellEnd"/>
      <w:r>
        <w:rPr>
          <w:rFonts w:hint="eastAsia"/>
        </w:rPr>
        <w:t xml:space="preserve"> der Dinge« </w:t>
      </w:r>
      <w:proofErr w:type="spellStart"/>
      <w:r>
        <w:rPr>
          <w:rFonts w:hint="eastAsia"/>
        </w:rPr>
        <w:t>hinauszuverlegen</w:t>
      </w:r>
      <w:proofErr w:type="spellEnd"/>
      <w:r>
        <w:rPr>
          <w:rFonts w:hint="eastAsia"/>
        </w:rPr>
        <w:t xml:space="preserve">. </w:t>
      </w:r>
      <w:proofErr w:type="spellStart"/>
      <w:r>
        <w:rPr>
          <w:rFonts w:hint="eastAsia"/>
        </w:rPr>
        <w:t>Korsch</w:t>
      </w:r>
      <w:proofErr w:type="spellEnd"/>
      <w:r>
        <w:rPr>
          <w:rFonts w:hint="eastAsia"/>
        </w:rPr>
        <w:t xml:space="preserve"> 1c II p 65 </w:t>
      </w:r>
    </w:p>
    <w:p w14:paraId="4B1B87C7" w14:textId="3B0B7D45" w:rsidR="00572209" w:rsidRDefault="00000000" w:rsidP="00EA67E3">
      <w:pPr>
        <w:spacing w:line="360" w:lineRule="auto"/>
        <w:jc w:val="right"/>
      </w:pPr>
      <w:r>
        <w:rPr>
          <w:rFonts w:hint="eastAsia"/>
        </w:rPr>
        <w:t>[X 9, 2]</w:t>
      </w:r>
    </w:p>
    <w:p w14:paraId="18FA1AA9" w14:textId="77777777" w:rsidR="00EA67E3" w:rsidRDefault="00000000">
      <w:pPr>
        <w:spacing w:line="360" w:lineRule="auto"/>
      </w:pPr>
      <w:r>
        <w:rPr>
          <w:rFonts w:hint="eastAsia"/>
        </w:rPr>
        <w:t>科尔施：在资产阶级时代，“劳动产品的生产是……压迫和剥削关系的托辞和外壳。掩盖这一事态的科学形式是政治经济学。”它的功能是：“将那些在当今社会生产力阶段已然存在的、在巨大经济危机中灾难性地显露出来的发展障碍和生活破坏的责任，从人的行动的领域……外推到事物的自然给定的、不可改变的关系领域中去。”科尔施</w:t>
      </w:r>
      <w:r>
        <w:rPr>
          <w:rFonts w:hint="eastAsia"/>
        </w:rPr>
        <w:t xml:space="preserve"> 1c</w:t>
      </w:r>
      <w:r>
        <w:rPr>
          <w:rFonts w:hint="eastAsia"/>
        </w:rPr>
        <w:t>，第二卷，第</w:t>
      </w:r>
      <w:r>
        <w:rPr>
          <w:rFonts w:hint="eastAsia"/>
        </w:rPr>
        <w:t>65</w:t>
      </w:r>
      <w:r>
        <w:rPr>
          <w:rFonts w:hint="eastAsia"/>
        </w:rPr>
        <w:t>页</w:t>
      </w:r>
      <w:r>
        <w:rPr>
          <w:rFonts w:hint="eastAsia"/>
        </w:rPr>
        <w:t xml:space="preserve"> </w:t>
      </w:r>
    </w:p>
    <w:p w14:paraId="54007DE9" w14:textId="4DDD895B" w:rsidR="00572209" w:rsidRDefault="00000000" w:rsidP="00EA67E3">
      <w:pPr>
        <w:spacing w:line="360" w:lineRule="auto"/>
        <w:jc w:val="right"/>
        <w:rPr>
          <w:rFonts w:hint="eastAsia"/>
        </w:rPr>
      </w:pPr>
      <w:r>
        <w:rPr>
          <w:rFonts w:hint="eastAsia"/>
        </w:rPr>
        <w:t>[X 9, 2]</w:t>
      </w:r>
    </w:p>
    <w:p w14:paraId="48D916E9" w14:textId="77777777" w:rsidR="00EA67E3" w:rsidRDefault="00000000">
      <w:pPr>
        <w:spacing w:line="360" w:lineRule="auto"/>
      </w:pPr>
      <w:r>
        <w:rPr>
          <w:rFonts w:hint="eastAsia"/>
        </w:rPr>
        <w:t xml:space="preserve">»Die </w:t>
      </w:r>
      <w:proofErr w:type="spellStart"/>
      <w:r>
        <w:rPr>
          <w:rFonts w:hint="eastAsia"/>
        </w:rPr>
        <w:t>Unterscheidung</w:t>
      </w:r>
      <w:proofErr w:type="spellEnd"/>
      <w:r>
        <w:rPr>
          <w:rFonts w:hint="eastAsia"/>
        </w:rPr>
        <w:t xml:space="preserve"> von </w:t>
      </w:r>
      <w:proofErr w:type="spellStart"/>
      <w:r>
        <w:rPr>
          <w:rFonts w:hint="eastAsia"/>
        </w:rPr>
        <w:t>Gebrauchswert</w:t>
      </w:r>
      <w:proofErr w:type="spellEnd"/>
      <w:r>
        <w:rPr>
          <w:rFonts w:hint="eastAsia"/>
        </w:rPr>
        <w:t xml:space="preserve"> und </w:t>
      </w:r>
      <w:proofErr w:type="spellStart"/>
      <w:r>
        <w:rPr>
          <w:rFonts w:hint="eastAsia"/>
        </w:rPr>
        <w:t>Tauschwert</w:t>
      </w:r>
      <w:proofErr w:type="spellEnd"/>
      <w:r>
        <w:rPr>
          <w:rFonts w:hint="eastAsia"/>
        </w:rPr>
        <w:t xml:space="preserve"> </w:t>
      </w:r>
      <w:proofErr w:type="spellStart"/>
      <w:r>
        <w:rPr>
          <w:rFonts w:hint="eastAsia"/>
        </w:rPr>
        <w:t>enthält</w:t>
      </w:r>
      <w:proofErr w:type="spellEnd"/>
      <w:r>
        <w:rPr>
          <w:rFonts w:hint="eastAsia"/>
        </w:rPr>
        <w:t xml:space="preserve"> in der </w:t>
      </w:r>
      <w:proofErr w:type="spellStart"/>
      <w:r>
        <w:rPr>
          <w:rFonts w:hint="eastAsia"/>
        </w:rPr>
        <w:t>abstrakten</w:t>
      </w:r>
      <w:proofErr w:type="spellEnd"/>
      <w:r>
        <w:rPr>
          <w:rFonts w:hint="eastAsia"/>
        </w:rPr>
        <w:t xml:space="preserve"> Form, in der </w:t>
      </w:r>
      <w:proofErr w:type="spellStart"/>
      <w:r>
        <w:rPr>
          <w:rFonts w:hint="eastAsia"/>
        </w:rPr>
        <w:t>sie</w:t>
      </w:r>
      <w:proofErr w:type="spellEnd"/>
      <w:r>
        <w:rPr>
          <w:rFonts w:hint="eastAsia"/>
        </w:rPr>
        <w:t xml:space="preserve"> </w:t>
      </w:r>
      <w:proofErr w:type="spellStart"/>
      <w:r>
        <w:rPr>
          <w:rFonts w:hint="eastAsia"/>
        </w:rPr>
        <w:t>sich</w:t>
      </w:r>
      <w:proofErr w:type="spellEnd"/>
      <w:r>
        <w:rPr>
          <w:rFonts w:hint="eastAsia"/>
        </w:rPr>
        <w:t xml:space="preserve"> </w:t>
      </w:r>
      <w:proofErr w:type="spellStart"/>
      <w:r>
        <w:rPr>
          <w:rFonts w:hint="eastAsia"/>
        </w:rPr>
        <w:t>bei</w:t>
      </w:r>
      <w:proofErr w:type="spellEnd"/>
      <w:r>
        <w:rPr>
          <w:rFonts w:hint="eastAsia"/>
        </w:rPr>
        <w:t xml:space="preserve"> den b</w:t>
      </w:r>
      <w:r>
        <w:rPr>
          <w:rFonts w:hint="eastAsia"/>
        </w:rPr>
        <w:t>ü</w:t>
      </w:r>
      <w:proofErr w:type="spellStart"/>
      <w:r>
        <w:rPr>
          <w:rFonts w:hint="eastAsia"/>
        </w:rPr>
        <w:t>rgerlichen</w:t>
      </w:r>
      <w:proofErr w:type="spellEnd"/>
      <w:r>
        <w:rPr>
          <w:rFonts w:hint="eastAsia"/>
        </w:rPr>
        <w:t xml:space="preserve"> </w:t>
      </w:r>
      <w:proofErr w:type="spellStart"/>
      <w:r>
        <w:rPr>
          <w:rFonts w:hint="eastAsia"/>
        </w:rPr>
        <w:t>Ökonomen</w:t>
      </w:r>
      <w:proofErr w:type="spellEnd"/>
      <w:r>
        <w:rPr>
          <w:rFonts w:hint="eastAsia"/>
        </w:rPr>
        <w:t xml:space="preserve"> </w:t>
      </w:r>
      <w:proofErr w:type="spellStart"/>
      <w:r>
        <w:rPr>
          <w:rFonts w:hint="eastAsia"/>
        </w:rPr>
        <w:t>findet</w:t>
      </w:r>
      <w:proofErr w:type="spellEnd"/>
      <w:r>
        <w:rPr>
          <w:rFonts w:hint="eastAsia"/>
        </w:rPr>
        <w:t>.</w:t>
      </w:r>
      <w:proofErr w:type="gramStart"/>
      <w:r>
        <w:rPr>
          <w:rFonts w:hint="eastAsia"/>
        </w:rPr>
        <w:t>..</w:t>
      </w:r>
      <w:proofErr w:type="gramEnd"/>
      <w:r>
        <w:rPr>
          <w:rFonts w:hint="eastAsia"/>
        </w:rPr>
        <w:t xml:space="preserve">, </w:t>
      </w:r>
      <w:proofErr w:type="spellStart"/>
      <w:r>
        <w:rPr>
          <w:rFonts w:hint="eastAsia"/>
        </w:rPr>
        <w:t>keinen</w:t>
      </w:r>
      <w:proofErr w:type="spellEnd"/>
      <w:r>
        <w:rPr>
          <w:rFonts w:hint="eastAsia"/>
        </w:rPr>
        <w:t xml:space="preserve"> </w:t>
      </w:r>
      <w:proofErr w:type="spellStart"/>
      <w:r>
        <w:rPr>
          <w:rFonts w:hint="eastAsia"/>
        </w:rPr>
        <w:t>brauchbaren</w:t>
      </w:r>
      <w:proofErr w:type="spellEnd"/>
      <w:r>
        <w:rPr>
          <w:rFonts w:hint="eastAsia"/>
        </w:rPr>
        <w:t xml:space="preserve"> </w:t>
      </w:r>
      <w:proofErr w:type="spellStart"/>
      <w:r>
        <w:rPr>
          <w:rFonts w:hint="eastAsia"/>
        </w:rPr>
        <w:t>Ausgangspunkt</w:t>
      </w:r>
      <w:proofErr w:type="spellEnd"/>
      <w:r>
        <w:rPr>
          <w:rFonts w:hint="eastAsia"/>
        </w:rPr>
        <w:t xml:space="preserve"> f</w:t>
      </w:r>
      <w:r>
        <w:rPr>
          <w:rFonts w:hint="eastAsia"/>
        </w:rPr>
        <w:t>ü</w:t>
      </w:r>
      <w:r>
        <w:rPr>
          <w:rFonts w:hint="eastAsia"/>
        </w:rPr>
        <w:t xml:space="preserve">r die </w:t>
      </w:r>
      <w:proofErr w:type="spellStart"/>
      <w:r>
        <w:rPr>
          <w:rFonts w:hint="eastAsia"/>
        </w:rPr>
        <w:t>Erkenntnis</w:t>
      </w:r>
      <w:proofErr w:type="spellEnd"/>
      <w:r>
        <w:rPr>
          <w:rFonts w:hint="eastAsia"/>
        </w:rPr>
        <w:t xml:space="preserve"> der b</w:t>
      </w:r>
      <w:r>
        <w:rPr>
          <w:rFonts w:hint="eastAsia"/>
        </w:rPr>
        <w:t>ü</w:t>
      </w:r>
      <w:proofErr w:type="spellStart"/>
      <w:r>
        <w:rPr>
          <w:rFonts w:hint="eastAsia"/>
        </w:rPr>
        <w:t>rgerlichen</w:t>
      </w:r>
      <w:proofErr w:type="spellEnd"/>
      <w:r>
        <w:rPr>
          <w:rFonts w:hint="eastAsia"/>
        </w:rPr>
        <w:t xml:space="preserve"> </w:t>
      </w:r>
      <w:proofErr w:type="spellStart"/>
      <w:r>
        <w:rPr>
          <w:rFonts w:hint="eastAsia"/>
        </w:rPr>
        <w:t>Warenproduktion</w:t>
      </w:r>
      <w:proofErr w:type="spellEnd"/>
      <w:r>
        <w:rPr>
          <w:rFonts w:hint="eastAsia"/>
        </w:rPr>
        <w:t xml:space="preserve"> ... </w:t>
      </w:r>
      <w:proofErr w:type="spellStart"/>
      <w:r>
        <w:rPr>
          <w:rFonts w:hint="eastAsia"/>
        </w:rPr>
        <w:t>Nach</w:t>
      </w:r>
      <w:proofErr w:type="spellEnd"/>
      <w:r>
        <w:rPr>
          <w:rFonts w:hint="eastAsia"/>
        </w:rPr>
        <w:t xml:space="preserve"> Marx </w:t>
      </w:r>
      <w:proofErr w:type="spellStart"/>
      <w:r>
        <w:rPr>
          <w:rFonts w:hint="eastAsia"/>
        </w:rPr>
        <w:t>handelt</w:t>
      </w:r>
      <w:proofErr w:type="spellEnd"/>
      <w:r>
        <w:rPr>
          <w:rFonts w:hint="eastAsia"/>
        </w:rPr>
        <w:t xml:space="preserve"> es </w:t>
      </w:r>
      <w:proofErr w:type="spellStart"/>
      <w:r>
        <w:rPr>
          <w:rFonts w:hint="eastAsia"/>
        </w:rPr>
        <w:t>sich</w:t>
      </w:r>
      <w:proofErr w:type="spellEnd"/>
      <w:r>
        <w:rPr>
          <w:rFonts w:hint="eastAsia"/>
        </w:rPr>
        <w:t xml:space="preserve"> in der </w:t>
      </w:r>
      <w:proofErr w:type="spellStart"/>
      <w:r>
        <w:rPr>
          <w:rFonts w:hint="eastAsia"/>
        </w:rPr>
        <w:t>Ökonomie</w:t>
      </w:r>
      <w:proofErr w:type="spellEnd"/>
      <w:r>
        <w:rPr>
          <w:rFonts w:hint="eastAsia"/>
        </w:rPr>
        <w:t xml:space="preserve"> </w:t>
      </w:r>
      <w:proofErr w:type="spellStart"/>
      <w:r>
        <w:rPr>
          <w:rFonts w:hint="eastAsia"/>
        </w:rPr>
        <w:t>nicht</w:t>
      </w:r>
      <w:proofErr w:type="spellEnd"/>
      <w:r>
        <w:rPr>
          <w:rFonts w:hint="eastAsia"/>
        </w:rPr>
        <w:t xml:space="preserve"> um den </w:t>
      </w:r>
      <w:proofErr w:type="spellStart"/>
      <w:r>
        <w:rPr>
          <w:rFonts w:hint="eastAsia"/>
        </w:rPr>
        <w:t>Gebrauchswert</w:t>
      </w:r>
      <w:proofErr w:type="spellEnd"/>
      <w:r>
        <w:rPr>
          <w:rFonts w:hint="eastAsia"/>
        </w:rPr>
        <w:t xml:space="preserve"> </w:t>
      </w:r>
      <w:proofErr w:type="spellStart"/>
      <w:r>
        <w:rPr>
          <w:rFonts w:hint="eastAsia"/>
        </w:rPr>
        <w:t>im</w:t>
      </w:r>
      <w:proofErr w:type="spellEnd"/>
      <w:r>
        <w:rPr>
          <w:rFonts w:hint="eastAsia"/>
        </w:rPr>
        <w:t xml:space="preserve"> </w:t>
      </w:r>
      <w:proofErr w:type="spellStart"/>
      <w:r>
        <w:rPr>
          <w:rFonts w:hint="eastAsia"/>
        </w:rPr>
        <w:t>allgemeinen</w:t>
      </w:r>
      <w:proofErr w:type="spellEnd"/>
      <w:r>
        <w:rPr>
          <w:rFonts w:hint="eastAsia"/>
        </w:rPr>
        <w:t xml:space="preserve">, </w:t>
      </w:r>
      <w:proofErr w:type="spellStart"/>
      <w:r>
        <w:rPr>
          <w:rFonts w:hint="eastAsia"/>
        </w:rPr>
        <w:t>sondern</w:t>
      </w:r>
      <w:proofErr w:type="spellEnd"/>
      <w:r>
        <w:rPr>
          <w:rFonts w:hint="eastAsia"/>
        </w:rPr>
        <w:t xml:space="preserve"> um den </w:t>
      </w:r>
      <w:proofErr w:type="spellStart"/>
      <w:r>
        <w:rPr>
          <w:rFonts w:hint="eastAsia"/>
        </w:rPr>
        <w:t>Gebrauchswert</w:t>
      </w:r>
      <w:proofErr w:type="spellEnd"/>
      <w:r>
        <w:rPr>
          <w:rFonts w:hint="eastAsia"/>
        </w:rPr>
        <w:t xml:space="preserve"> der Ware. Der </w:t>
      </w:r>
      <w:proofErr w:type="spellStart"/>
      <w:r>
        <w:rPr>
          <w:rFonts w:hint="eastAsia"/>
        </w:rPr>
        <w:t>Gebrauchswert</w:t>
      </w:r>
      <w:proofErr w:type="spellEnd"/>
      <w:r>
        <w:rPr>
          <w:rFonts w:hint="eastAsia"/>
        </w:rPr>
        <w:t xml:space="preserve"> der </w:t>
      </w:r>
      <w:r>
        <w:rPr>
          <w:rFonts w:hint="eastAsia"/>
        </w:rPr>
        <w:t>›</w:t>
      </w:r>
      <w:r>
        <w:rPr>
          <w:rFonts w:hint="eastAsia"/>
        </w:rPr>
        <w:t>Ware</w:t>
      </w:r>
      <w:r>
        <w:rPr>
          <w:rFonts w:hint="eastAsia"/>
        </w:rPr>
        <w:t>‹</w:t>
      </w:r>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aber</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nur</w:t>
      </w:r>
      <w:proofErr w:type="spellEnd"/>
      <w:r>
        <w:rPr>
          <w:rFonts w:hint="eastAsia"/>
        </w:rPr>
        <w:t xml:space="preserve"> (</w:t>
      </w:r>
      <w:proofErr w:type="spellStart"/>
      <w:r>
        <w:rPr>
          <w:rFonts w:hint="eastAsia"/>
        </w:rPr>
        <w:t>außerökonomische</w:t>
      </w:r>
      <w:proofErr w:type="spellEnd"/>
      <w:r>
        <w:rPr>
          <w:rFonts w:hint="eastAsia"/>
        </w:rPr>
        <w:t xml:space="preserve">) </w:t>
      </w:r>
      <w:proofErr w:type="spellStart"/>
      <w:r>
        <w:rPr>
          <w:rFonts w:hint="eastAsia"/>
        </w:rPr>
        <w:t>Voraussetzung</w:t>
      </w:r>
      <w:proofErr w:type="spellEnd"/>
      <w:r>
        <w:rPr>
          <w:rFonts w:hint="eastAsia"/>
        </w:rPr>
        <w:t xml:space="preserve"> f</w:t>
      </w:r>
      <w:r>
        <w:rPr>
          <w:rFonts w:hint="eastAsia"/>
        </w:rPr>
        <w:t>ü</w:t>
      </w:r>
      <w:r>
        <w:rPr>
          <w:rFonts w:hint="eastAsia"/>
        </w:rPr>
        <w:t xml:space="preserve">r </w:t>
      </w:r>
      <w:proofErr w:type="spellStart"/>
      <w:r>
        <w:rPr>
          <w:rFonts w:hint="eastAsia"/>
        </w:rPr>
        <w:t>ihren</w:t>
      </w:r>
      <w:proofErr w:type="spellEnd"/>
      <w:r>
        <w:rPr>
          <w:rFonts w:hint="eastAsia"/>
        </w:rPr>
        <w:t xml:space="preserve"> </w:t>
      </w:r>
      <w:r>
        <w:rPr>
          <w:rFonts w:hint="eastAsia"/>
        </w:rPr>
        <w:t>›</w:t>
      </w:r>
      <w:r>
        <w:rPr>
          <w:rFonts w:hint="eastAsia"/>
        </w:rPr>
        <w:t>Wert</w:t>
      </w:r>
      <w:r>
        <w:rPr>
          <w:rFonts w:hint="eastAsia"/>
        </w:rPr>
        <w:t>‹</w:t>
      </w:r>
      <w:r>
        <w:rPr>
          <w:rFonts w:hint="eastAsia"/>
        </w:rPr>
        <w:t xml:space="preserve">. Er </w:t>
      </w:r>
      <w:proofErr w:type="spellStart"/>
      <w:r>
        <w:rPr>
          <w:rFonts w:hint="eastAsia"/>
        </w:rPr>
        <w:t>ist</w:t>
      </w:r>
      <w:proofErr w:type="spellEnd"/>
      <w:r>
        <w:rPr>
          <w:rFonts w:hint="eastAsia"/>
        </w:rPr>
        <w:t xml:space="preserve"> Element des </w:t>
      </w:r>
      <w:proofErr w:type="spellStart"/>
      <w:r>
        <w:rPr>
          <w:rFonts w:hint="eastAsia"/>
        </w:rPr>
        <w:t>Werts</w:t>
      </w:r>
      <w:proofErr w:type="spellEnd"/>
      <w:r>
        <w:rPr>
          <w:rFonts w:hint="eastAsia"/>
        </w:rPr>
        <w:t xml:space="preserve"> Die </w:t>
      </w:r>
      <w:proofErr w:type="spellStart"/>
      <w:r>
        <w:rPr>
          <w:rFonts w:hint="eastAsia"/>
        </w:rPr>
        <w:t>Tatsache</w:t>
      </w:r>
      <w:proofErr w:type="spellEnd"/>
      <w:r>
        <w:rPr>
          <w:rFonts w:hint="eastAsia"/>
        </w:rPr>
        <w:t xml:space="preserve">, </w:t>
      </w:r>
      <w:proofErr w:type="spellStart"/>
      <w:r>
        <w:rPr>
          <w:rFonts w:hint="eastAsia"/>
        </w:rPr>
        <w:t>daß</w:t>
      </w:r>
      <w:proofErr w:type="spellEnd"/>
      <w:r>
        <w:rPr>
          <w:rFonts w:hint="eastAsia"/>
        </w:rPr>
        <w:t xml:space="preserve"> </w:t>
      </w:r>
      <w:proofErr w:type="spellStart"/>
      <w:r>
        <w:rPr>
          <w:rFonts w:hint="eastAsia"/>
        </w:rPr>
        <w:t>ein</w:t>
      </w:r>
      <w:proofErr w:type="spellEnd"/>
      <w:r>
        <w:rPr>
          <w:rFonts w:hint="eastAsia"/>
        </w:rPr>
        <w:t xml:space="preserve"> Ding </w:t>
      </w:r>
      <w:proofErr w:type="spellStart"/>
      <w:r>
        <w:rPr>
          <w:rFonts w:hint="eastAsia"/>
        </w:rPr>
        <w:t>irgendeine</w:t>
      </w:r>
      <w:proofErr w:type="spellEnd"/>
      <w:r>
        <w:rPr>
          <w:rFonts w:hint="eastAsia"/>
        </w:rPr>
        <w:t xml:space="preserve"> </w:t>
      </w:r>
      <w:proofErr w:type="spellStart"/>
      <w:r>
        <w:rPr>
          <w:rFonts w:hint="eastAsia"/>
        </w:rPr>
        <w:t>Brauchbarkeit</w:t>
      </w:r>
      <w:proofErr w:type="spellEnd"/>
      <w:r>
        <w:rPr>
          <w:rFonts w:hint="eastAsia"/>
        </w:rPr>
        <w:t xml:space="preserve"> f</w:t>
      </w:r>
      <w:r>
        <w:rPr>
          <w:rFonts w:hint="eastAsia"/>
        </w:rPr>
        <w:t>ü</w:t>
      </w:r>
      <w:r>
        <w:rPr>
          <w:rFonts w:hint="eastAsia"/>
        </w:rPr>
        <w:t xml:space="preserve">r </w:t>
      </w:r>
      <w:proofErr w:type="spellStart"/>
      <w:r>
        <w:rPr>
          <w:rFonts w:hint="eastAsia"/>
        </w:rPr>
        <w:t>irgendeinen</w:t>
      </w:r>
      <w:proofErr w:type="spellEnd"/>
      <w:r>
        <w:rPr>
          <w:rFonts w:hint="eastAsia"/>
        </w:rPr>
        <w:t xml:space="preserve"> Menschen, sage f</w:t>
      </w:r>
      <w:r>
        <w:rPr>
          <w:rFonts w:hint="eastAsia"/>
        </w:rPr>
        <w:t>ü</w:t>
      </w:r>
      <w:r>
        <w:rPr>
          <w:rFonts w:hint="eastAsia"/>
        </w:rPr>
        <w:t xml:space="preserve">r seinen </w:t>
      </w:r>
      <w:proofErr w:type="spellStart"/>
      <w:r>
        <w:rPr>
          <w:rFonts w:hint="eastAsia"/>
        </w:rPr>
        <w:t>eigenen</w:t>
      </w:r>
      <w:proofErr w:type="spellEnd"/>
      <w:r>
        <w:rPr>
          <w:rFonts w:hint="eastAsia"/>
        </w:rPr>
        <w:t xml:space="preserve"> </w:t>
      </w:r>
      <w:proofErr w:type="spellStart"/>
      <w:r>
        <w:rPr>
          <w:rFonts w:hint="eastAsia"/>
        </w:rPr>
        <w:t>Hersteller</w:t>
      </w:r>
      <w:proofErr w:type="spellEnd"/>
      <w:r>
        <w:rPr>
          <w:rFonts w:hint="eastAsia"/>
        </w:rPr>
        <w:t xml:space="preserve">, hat, </w:t>
      </w:r>
      <w:proofErr w:type="spellStart"/>
      <w:r>
        <w:rPr>
          <w:rFonts w:hint="eastAsia"/>
        </w:rPr>
        <w:t>ergibt</w:t>
      </w:r>
      <w:proofErr w:type="spellEnd"/>
      <w:r>
        <w:rPr>
          <w:rFonts w:hint="eastAsia"/>
        </w:rPr>
        <w:t xml:space="preserve"> </w:t>
      </w:r>
      <w:proofErr w:type="spellStart"/>
      <w:r>
        <w:rPr>
          <w:rFonts w:hint="eastAsia"/>
        </w:rPr>
        <w:t>noch</w:t>
      </w:r>
      <w:proofErr w:type="spellEnd"/>
      <w:r>
        <w:rPr>
          <w:rFonts w:hint="eastAsia"/>
        </w:rPr>
        <w:t xml:space="preserve"> </w:t>
      </w:r>
      <w:proofErr w:type="spellStart"/>
      <w:r>
        <w:rPr>
          <w:rFonts w:hint="eastAsia"/>
        </w:rPr>
        <w:t>nicht</w:t>
      </w:r>
      <w:proofErr w:type="spellEnd"/>
      <w:r>
        <w:rPr>
          <w:rFonts w:hint="eastAsia"/>
        </w:rPr>
        <w:t xml:space="preserve"> die </w:t>
      </w:r>
      <w:proofErr w:type="spellStart"/>
      <w:r>
        <w:rPr>
          <w:rFonts w:hint="eastAsia"/>
        </w:rPr>
        <w:t>Ökonomische</w:t>
      </w:r>
      <w:proofErr w:type="spellEnd"/>
      <w:r>
        <w:rPr>
          <w:rFonts w:hint="eastAsia"/>
        </w:rPr>
        <w:t xml:space="preserve"> Definition des </w:t>
      </w:r>
      <w:proofErr w:type="spellStart"/>
      <w:r>
        <w:rPr>
          <w:rFonts w:hint="eastAsia"/>
        </w:rPr>
        <w:t>Gebrauchswerts</w:t>
      </w:r>
      <w:proofErr w:type="spellEnd"/>
      <w:r>
        <w:rPr>
          <w:rFonts w:hint="eastAsia"/>
        </w:rPr>
        <w:t xml:space="preserve">. Erst die </w:t>
      </w:r>
      <w:proofErr w:type="spellStart"/>
      <w:r>
        <w:rPr>
          <w:rFonts w:hint="eastAsia"/>
        </w:rPr>
        <w:t>Tatsache</w:t>
      </w:r>
      <w:proofErr w:type="spellEnd"/>
      <w:r>
        <w:rPr>
          <w:rFonts w:hint="eastAsia"/>
        </w:rPr>
        <w:t xml:space="preserve">, </w:t>
      </w:r>
      <w:proofErr w:type="spellStart"/>
      <w:r>
        <w:rPr>
          <w:rFonts w:hint="eastAsia"/>
        </w:rPr>
        <w:t>daß</w:t>
      </w:r>
      <w:proofErr w:type="spellEnd"/>
      <w:r>
        <w:rPr>
          <w:rFonts w:hint="eastAsia"/>
        </w:rPr>
        <w:t xml:space="preserve"> das Ding... </w:t>
      </w:r>
      <w:proofErr w:type="spellStart"/>
      <w:r>
        <w:rPr>
          <w:rFonts w:hint="eastAsia"/>
        </w:rPr>
        <w:t>Brauchbarkeit</w:t>
      </w:r>
      <w:proofErr w:type="spellEnd"/>
      <w:r>
        <w:rPr>
          <w:rFonts w:hint="eastAsia"/>
        </w:rPr>
        <w:t xml:space="preserve"> </w:t>
      </w:r>
      <w:r>
        <w:rPr>
          <w:rFonts w:hint="eastAsia"/>
        </w:rPr>
        <w:t>›</w:t>
      </w:r>
      <w:r>
        <w:rPr>
          <w:rFonts w:hint="eastAsia"/>
        </w:rPr>
        <w:t>f</w:t>
      </w:r>
      <w:r>
        <w:rPr>
          <w:rFonts w:hint="eastAsia"/>
        </w:rPr>
        <w:t>ü</w:t>
      </w:r>
      <w:r>
        <w:rPr>
          <w:rFonts w:hint="eastAsia"/>
        </w:rPr>
        <w:t xml:space="preserve">r </w:t>
      </w:r>
      <w:proofErr w:type="spellStart"/>
      <w:r>
        <w:rPr>
          <w:rFonts w:hint="eastAsia"/>
        </w:rPr>
        <w:t>andere</w:t>
      </w:r>
      <w:proofErr w:type="spellEnd"/>
      <w:r>
        <w:rPr>
          <w:rFonts w:hint="eastAsia"/>
        </w:rPr>
        <w:t>‹</w:t>
      </w:r>
      <w:r>
        <w:rPr>
          <w:rFonts w:hint="eastAsia"/>
        </w:rPr>
        <w:t xml:space="preserve"> hat, </w:t>
      </w:r>
      <w:proofErr w:type="spellStart"/>
      <w:r>
        <w:rPr>
          <w:rFonts w:hint="eastAsia"/>
        </w:rPr>
        <w:t>ergibt</w:t>
      </w:r>
      <w:proofErr w:type="spellEnd"/>
      <w:r>
        <w:rPr>
          <w:rFonts w:hint="eastAsia"/>
        </w:rPr>
        <w:t xml:space="preserve"> die </w:t>
      </w:r>
      <w:proofErr w:type="spellStart"/>
      <w:r>
        <w:rPr>
          <w:rFonts w:hint="eastAsia"/>
        </w:rPr>
        <w:t>ökonomische</w:t>
      </w:r>
      <w:proofErr w:type="spellEnd"/>
      <w:r>
        <w:rPr>
          <w:rFonts w:hint="eastAsia"/>
        </w:rPr>
        <w:t xml:space="preserve"> Definition des </w:t>
      </w:r>
      <w:proofErr w:type="spellStart"/>
      <w:r>
        <w:rPr>
          <w:rFonts w:hint="eastAsia"/>
        </w:rPr>
        <w:t>Gebrauchswerts</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Eigenschaft</w:t>
      </w:r>
      <w:proofErr w:type="spellEnd"/>
      <w:r>
        <w:rPr>
          <w:rFonts w:hint="eastAsia"/>
        </w:rPr>
        <w:t xml:space="preserve"> der Ware. </w:t>
      </w:r>
      <w:proofErr w:type="spellStart"/>
      <w:r>
        <w:rPr>
          <w:rFonts w:hint="eastAsia"/>
        </w:rPr>
        <w:t>Ist</w:t>
      </w:r>
      <w:proofErr w:type="spellEnd"/>
      <w:r>
        <w:rPr>
          <w:rFonts w:hint="eastAsia"/>
        </w:rPr>
        <w:t xml:space="preserve"> der </w:t>
      </w:r>
      <w:proofErr w:type="spellStart"/>
      <w:r>
        <w:rPr>
          <w:rFonts w:hint="eastAsia"/>
        </w:rPr>
        <w:t>Gebrauchswert</w:t>
      </w:r>
      <w:proofErr w:type="spellEnd"/>
      <w:r>
        <w:rPr>
          <w:rFonts w:hint="eastAsia"/>
        </w:rPr>
        <w:t xml:space="preserve"> der Ware </w:t>
      </w:r>
      <w:proofErr w:type="spellStart"/>
      <w:r>
        <w:rPr>
          <w:rFonts w:hint="eastAsia"/>
        </w:rPr>
        <w:t>ökonomisch</w:t>
      </w:r>
      <w:proofErr w:type="spellEnd"/>
      <w:r>
        <w:rPr>
          <w:rFonts w:hint="eastAsia"/>
        </w:rPr>
        <w:t xml:space="preserve"> </w:t>
      </w:r>
      <w:proofErr w:type="spellStart"/>
      <w:r>
        <w:rPr>
          <w:rFonts w:hint="eastAsia"/>
        </w:rPr>
        <w:t>bestimmt</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gesellschaftlicher</w:t>
      </w:r>
      <w:proofErr w:type="spellEnd"/>
      <w:r>
        <w:rPr>
          <w:rFonts w:hint="eastAsia"/>
        </w:rPr>
        <w:t xml:space="preserve"> </w:t>
      </w:r>
      <w:proofErr w:type="spellStart"/>
      <w:r>
        <w:rPr>
          <w:rFonts w:hint="eastAsia"/>
        </w:rPr>
        <w:lastRenderedPageBreak/>
        <w:t>Gebrauchswert</w:t>
      </w:r>
      <w:proofErr w:type="spellEnd"/>
      <w:r>
        <w:rPr>
          <w:rFonts w:hint="eastAsia"/>
        </w:rPr>
        <w:t xml:space="preserve"> (</w:t>
      </w:r>
      <w:proofErr w:type="spellStart"/>
      <w:r>
        <w:rPr>
          <w:rFonts w:hint="eastAsia"/>
        </w:rPr>
        <w:t>Gebrauchswert</w:t>
      </w:r>
      <w:proofErr w:type="spellEnd"/>
      <w:r>
        <w:rPr>
          <w:rFonts w:hint="eastAsia"/>
        </w:rPr>
        <w:t xml:space="preserve"> </w:t>
      </w:r>
      <w:r>
        <w:rPr>
          <w:rFonts w:hint="eastAsia"/>
        </w:rPr>
        <w:t>›</w:t>
      </w:r>
      <w:r>
        <w:rPr>
          <w:rFonts w:hint="eastAsia"/>
        </w:rPr>
        <w:t>f</w:t>
      </w:r>
      <w:r>
        <w:rPr>
          <w:rFonts w:hint="eastAsia"/>
        </w:rPr>
        <w:t>ü</w:t>
      </w:r>
      <w:r>
        <w:rPr>
          <w:rFonts w:hint="eastAsia"/>
        </w:rPr>
        <w:t xml:space="preserve">r </w:t>
      </w:r>
      <w:proofErr w:type="spellStart"/>
      <w:r>
        <w:rPr>
          <w:rFonts w:hint="eastAsia"/>
        </w:rPr>
        <w:t>andere</w:t>
      </w:r>
      <w:proofErr w:type="spellEnd"/>
      <w:r>
        <w:rPr>
          <w:rFonts w:hint="eastAsia"/>
        </w:rPr>
        <w:t>‹</w:t>
      </w:r>
      <w:r>
        <w:rPr>
          <w:rFonts w:hint="eastAsia"/>
        </w:rPr>
        <w:t xml:space="preserve">), so </w:t>
      </w:r>
      <w:proofErr w:type="spellStart"/>
      <w:r>
        <w:rPr>
          <w:rFonts w:hint="eastAsia"/>
        </w:rPr>
        <w:t>ist</w:t>
      </w:r>
      <w:proofErr w:type="spellEnd"/>
      <w:r>
        <w:rPr>
          <w:rFonts w:hint="eastAsia"/>
        </w:rPr>
        <w:t xml:space="preserve"> </w:t>
      </w:r>
      <w:proofErr w:type="spellStart"/>
      <w:r>
        <w:rPr>
          <w:rFonts w:hint="eastAsia"/>
        </w:rPr>
        <w:t>auch</w:t>
      </w:r>
      <w:proofErr w:type="spellEnd"/>
      <w:r>
        <w:rPr>
          <w:rFonts w:hint="eastAsia"/>
        </w:rPr>
        <w:t xml:space="preserve"> die ... Arbeit, die </w:t>
      </w:r>
      <w:proofErr w:type="spellStart"/>
      <w:r>
        <w:rPr>
          <w:rFonts w:hint="eastAsia"/>
        </w:rPr>
        <w:t>diesen</w:t>
      </w:r>
      <w:proofErr w:type="spellEnd"/>
      <w:r>
        <w:rPr>
          <w:rFonts w:hint="eastAsia"/>
        </w:rPr>
        <w:t xml:space="preserve"> </w:t>
      </w:r>
      <w:proofErr w:type="spellStart"/>
      <w:r>
        <w:rPr>
          <w:rFonts w:hint="eastAsia"/>
        </w:rPr>
        <w:t>Gebrauchswert</w:t>
      </w:r>
      <w:proofErr w:type="spellEnd"/>
      <w:r>
        <w:rPr>
          <w:rFonts w:hint="eastAsia"/>
        </w:rPr>
        <w:t xml:space="preserve"> </w:t>
      </w:r>
      <w:proofErr w:type="spellStart"/>
      <w:r>
        <w:rPr>
          <w:rFonts w:hint="eastAsia"/>
        </w:rPr>
        <w:t>herstellt</w:t>
      </w:r>
      <w:proofErr w:type="spellEnd"/>
      <w:r>
        <w:rPr>
          <w:rFonts w:hint="eastAsia"/>
        </w:rPr>
        <w:t xml:space="preserve">, </w:t>
      </w:r>
      <w:proofErr w:type="spellStart"/>
      <w:r>
        <w:rPr>
          <w:rFonts w:hint="eastAsia"/>
        </w:rPr>
        <w:t>ökonomisch</w:t>
      </w:r>
      <w:proofErr w:type="spellEnd"/>
      <w:r>
        <w:rPr>
          <w:rFonts w:hint="eastAsia"/>
        </w:rPr>
        <w:t xml:space="preserve"> </w:t>
      </w:r>
      <w:proofErr w:type="spellStart"/>
      <w:r>
        <w:rPr>
          <w:rFonts w:hint="eastAsia"/>
        </w:rPr>
        <w:t>bestimmt</w:t>
      </w:r>
      <w:proofErr w:type="spellEnd"/>
      <w:r>
        <w:rPr>
          <w:rFonts w:hint="eastAsia"/>
        </w:rPr>
        <w:t xml:space="preserve"> </w:t>
      </w:r>
      <w:proofErr w:type="spellStart"/>
      <w:r>
        <w:rPr>
          <w:rFonts w:hint="eastAsia"/>
        </w:rPr>
        <w:t>als</w:t>
      </w:r>
      <w:proofErr w:type="spellEnd"/>
      <w:r>
        <w:rPr>
          <w:rFonts w:hint="eastAsia"/>
        </w:rPr>
        <w:t xml:space="preserve"> ... Arbeit </w:t>
      </w:r>
      <w:r>
        <w:rPr>
          <w:rFonts w:hint="eastAsia"/>
        </w:rPr>
        <w:t>›</w:t>
      </w:r>
      <w:r>
        <w:rPr>
          <w:rFonts w:hint="eastAsia"/>
        </w:rPr>
        <w:t>f</w:t>
      </w:r>
      <w:r>
        <w:rPr>
          <w:rFonts w:hint="eastAsia"/>
        </w:rPr>
        <w:t>ü</w:t>
      </w:r>
      <w:r>
        <w:rPr>
          <w:rFonts w:hint="eastAsia"/>
        </w:rPr>
        <w:t xml:space="preserve">r </w:t>
      </w:r>
      <w:proofErr w:type="spellStart"/>
      <w:r>
        <w:rPr>
          <w:rFonts w:hint="eastAsia"/>
        </w:rPr>
        <w:t>andere</w:t>
      </w:r>
      <w:proofErr w:type="spellEnd"/>
      <w:r>
        <w:rPr>
          <w:rFonts w:hint="eastAsia"/>
        </w:rPr>
        <w:t xml:space="preserve">«. Die </w:t>
      </w:r>
      <w:proofErr w:type="spellStart"/>
      <w:r>
        <w:rPr>
          <w:rFonts w:hint="eastAsia"/>
        </w:rPr>
        <w:t>Waren</w:t>
      </w:r>
      <w:proofErr w:type="spellEnd"/>
      <w:r>
        <w:rPr>
          <w:rFonts w:hint="eastAsia"/>
        </w:rPr>
        <w:t xml:space="preserve"> </w:t>
      </w:r>
      <w:proofErr w:type="spellStart"/>
      <w:r>
        <w:rPr>
          <w:rFonts w:hint="eastAsia"/>
        </w:rPr>
        <w:t>produzierende</w:t>
      </w:r>
      <w:proofErr w:type="spellEnd"/>
      <w:r>
        <w:rPr>
          <w:rFonts w:hint="eastAsia"/>
        </w:rPr>
        <w:t xml:space="preserve"> Arbeit </w:t>
      </w:r>
      <w:proofErr w:type="spellStart"/>
      <w:r>
        <w:rPr>
          <w:rFonts w:hint="eastAsia"/>
        </w:rPr>
        <w:t>erscheint</w:t>
      </w:r>
      <w:proofErr w:type="spellEnd"/>
      <w:r>
        <w:rPr>
          <w:rFonts w:hint="eastAsia"/>
        </w:rPr>
        <w:t xml:space="preserve"> also </w:t>
      </w:r>
      <w:proofErr w:type="spellStart"/>
      <w:r>
        <w:rPr>
          <w:rFonts w:hint="eastAsia"/>
        </w:rPr>
        <w:t>als</w:t>
      </w:r>
      <w:proofErr w:type="spellEnd"/>
      <w:r>
        <w:rPr>
          <w:rFonts w:hint="eastAsia"/>
        </w:rPr>
        <w:t xml:space="preserve"> </w:t>
      </w:r>
      <w:proofErr w:type="spellStart"/>
      <w:r>
        <w:rPr>
          <w:rFonts w:hint="eastAsia"/>
        </w:rPr>
        <w:t>gesellschaftliche</w:t>
      </w:r>
      <w:proofErr w:type="spellEnd"/>
      <w:r>
        <w:rPr>
          <w:rFonts w:hint="eastAsia"/>
        </w:rPr>
        <w:t xml:space="preserve"> Arbeit in </w:t>
      </w:r>
      <w:proofErr w:type="spellStart"/>
      <w:r>
        <w:rPr>
          <w:rFonts w:hint="eastAsia"/>
        </w:rPr>
        <w:t>einem</w:t>
      </w:r>
      <w:proofErr w:type="spellEnd"/>
      <w:r>
        <w:rPr>
          <w:rFonts w:hint="eastAsia"/>
        </w:rPr>
        <w:t xml:space="preserve"> </w:t>
      </w:r>
      <w:proofErr w:type="spellStart"/>
      <w:r>
        <w:rPr>
          <w:rFonts w:hint="eastAsia"/>
        </w:rPr>
        <w:t>doppelten</w:t>
      </w:r>
      <w:proofErr w:type="spellEnd"/>
      <w:r>
        <w:rPr>
          <w:rFonts w:hint="eastAsia"/>
        </w:rPr>
        <w:t xml:space="preserve"> </w:t>
      </w:r>
      <w:proofErr w:type="spellStart"/>
      <w:r>
        <w:rPr>
          <w:rFonts w:hint="eastAsia"/>
        </w:rPr>
        <w:t>Sinne</w:t>
      </w:r>
      <w:proofErr w:type="spellEnd"/>
      <w:r>
        <w:rPr>
          <w:rFonts w:hint="eastAsia"/>
        </w:rPr>
        <w:t xml:space="preserve">. Sie hat ... </w:t>
      </w:r>
      <w:proofErr w:type="spellStart"/>
      <w:r>
        <w:rPr>
          <w:rFonts w:hint="eastAsia"/>
        </w:rPr>
        <w:t>allgemeinen</w:t>
      </w:r>
      <w:proofErr w:type="spellEnd"/>
      <w:r>
        <w:rPr>
          <w:rFonts w:hint="eastAsia"/>
        </w:rPr>
        <w:t xml:space="preserve"> </w:t>
      </w:r>
      <w:proofErr w:type="spellStart"/>
      <w:r>
        <w:rPr>
          <w:rFonts w:hint="eastAsia"/>
        </w:rPr>
        <w:t>gesellschaftlichen</w:t>
      </w:r>
      <w:proofErr w:type="spellEnd"/>
      <w:r>
        <w:rPr>
          <w:rFonts w:hint="eastAsia"/>
        </w:rPr>
        <w:t xml:space="preserve"> </w:t>
      </w:r>
      <w:proofErr w:type="spellStart"/>
      <w:r>
        <w:rPr>
          <w:rFonts w:hint="eastAsia"/>
        </w:rPr>
        <w:t>Charakter</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spezifisch</w:t>
      </w:r>
      <w:proofErr w:type="spellEnd"/>
      <w:r>
        <w:rPr>
          <w:rFonts w:hint="eastAsia"/>
        </w:rPr>
        <w:t xml:space="preserve"> n</w:t>
      </w:r>
      <w:r>
        <w:rPr>
          <w:rFonts w:hint="eastAsia"/>
        </w:rPr>
        <w:t>ü</w:t>
      </w:r>
      <w:proofErr w:type="spellStart"/>
      <w:r>
        <w:rPr>
          <w:rFonts w:hint="eastAsia"/>
        </w:rPr>
        <w:t>tzliche</w:t>
      </w:r>
      <w:proofErr w:type="spellEnd"/>
      <w:r>
        <w:rPr>
          <w:rFonts w:hint="eastAsia"/>
        </w:rPr>
        <w:t xml:space="preserve"> Arbeit</w:t>
      </w:r>
      <w:r>
        <w:rPr>
          <w:rFonts w:hint="eastAsia"/>
        </w:rPr>
        <w:t>‹</w:t>
      </w:r>
      <w:r>
        <w:rPr>
          <w:rFonts w:hint="eastAsia"/>
        </w:rPr>
        <w:t xml:space="preserve">, die </w:t>
      </w:r>
      <w:proofErr w:type="spellStart"/>
      <w:r>
        <w:rPr>
          <w:rFonts w:hint="eastAsia"/>
        </w:rPr>
        <w:t>eine</w:t>
      </w:r>
      <w:proofErr w:type="spellEnd"/>
      <w:r>
        <w:rPr>
          <w:rFonts w:hint="eastAsia"/>
        </w:rPr>
        <w:t xml:space="preserve"> </w:t>
      </w:r>
      <w:proofErr w:type="spellStart"/>
      <w:r>
        <w:rPr>
          <w:rFonts w:hint="eastAsia"/>
        </w:rPr>
        <w:t>bestimmte</w:t>
      </w:r>
      <w:proofErr w:type="spellEnd"/>
      <w:r>
        <w:rPr>
          <w:rFonts w:hint="eastAsia"/>
        </w:rPr>
        <w:t xml:space="preserve"> Art von </w:t>
      </w:r>
      <w:proofErr w:type="spellStart"/>
      <w:r>
        <w:rPr>
          <w:rFonts w:hint="eastAsia"/>
        </w:rPr>
        <w:t>gesellschaftlichem</w:t>
      </w:r>
      <w:proofErr w:type="spellEnd"/>
      <w:r>
        <w:rPr>
          <w:rFonts w:hint="eastAsia"/>
        </w:rPr>
        <w:t xml:space="preserve"> </w:t>
      </w:r>
      <w:r>
        <w:rPr>
          <w:rFonts w:hint="eastAsia"/>
        </w:rPr>
        <w:t>›</w:t>
      </w:r>
      <w:proofErr w:type="spellStart"/>
      <w:r>
        <w:rPr>
          <w:rFonts w:hint="eastAsia"/>
        </w:rPr>
        <w:t>Gebrauchswert</w:t>
      </w:r>
      <w:proofErr w:type="spellEnd"/>
      <w:r>
        <w:rPr>
          <w:rFonts w:hint="eastAsia"/>
        </w:rPr>
        <w:t>‹</w:t>
      </w:r>
      <w:r>
        <w:rPr>
          <w:rFonts w:hint="eastAsia"/>
        </w:rPr>
        <w:t xml:space="preserve"> </w:t>
      </w:r>
      <w:proofErr w:type="spellStart"/>
      <w:r>
        <w:rPr>
          <w:rFonts w:hint="eastAsia"/>
        </w:rPr>
        <w:t>herstellt</w:t>
      </w:r>
      <w:proofErr w:type="spellEnd"/>
      <w:r>
        <w:rPr>
          <w:rFonts w:hint="eastAsia"/>
        </w:rPr>
        <w:t xml:space="preserve">. Sie hat </w:t>
      </w:r>
      <w:proofErr w:type="spellStart"/>
      <w:r>
        <w:rPr>
          <w:rFonts w:hint="eastAsia"/>
        </w:rPr>
        <w:t>spezifisch</w:t>
      </w:r>
      <w:proofErr w:type="spellEnd"/>
      <w:r>
        <w:rPr>
          <w:rFonts w:hint="eastAsia"/>
        </w:rPr>
        <w:t xml:space="preserve"> </w:t>
      </w:r>
      <w:proofErr w:type="spellStart"/>
      <w:r>
        <w:rPr>
          <w:rFonts w:hint="eastAsia"/>
        </w:rPr>
        <w:t>geschichtlichen</w:t>
      </w:r>
      <w:proofErr w:type="spellEnd"/>
      <w:r>
        <w:rPr>
          <w:rFonts w:hint="eastAsia"/>
        </w:rPr>
        <w:t xml:space="preserve"> </w:t>
      </w:r>
      <w:proofErr w:type="spellStart"/>
      <w:r>
        <w:rPr>
          <w:rFonts w:hint="eastAsia"/>
        </w:rPr>
        <w:t>Charakter</w:t>
      </w:r>
      <w:proofErr w:type="spellEnd"/>
      <w:r>
        <w:rPr>
          <w:rFonts w:hint="eastAsia"/>
        </w:rPr>
        <w:t xml:space="preserve"> </w:t>
      </w:r>
      <w:proofErr w:type="spellStart"/>
      <w:r>
        <w:rPr>
          <w:rFonts w:hint="eastAsia"/>
        </w:rPr>
        <w:t>als</w:t>
      </w:r>
      <w:proofErr w:type="spellEnd"/>
      <w:r>
        <w:rPr>
          <w:rFonts w:hint="eastAsia"/>
        </w:rPr>
        <w:t xml:space="preserve"> </w:t>
      </w:r>
      <w:r>
        <w:rPr>
          <w:rFonts w:hint="eastAsia"/>
        </w:rPr>
        <w:t>›</w:t>
      </w:r>
      <w:proofErr w:type="spellStart"/>
      <w:r>
        <w:rPr>
          <w:rFonts w:hint="eastAsia"/>
        </w:rPr>
        <w:t>allgemeine</w:t>
      </w:r>
      <w:proofErr w:type="spellEnd"/>
      <w:r>
        <w:rPr>
          <w:rFonts w:hint="eastAsia"/>
        </w:rPr>
        <w:t xml:space="preserve"> </w:t>
      </w:r>
      <w:proofErr w:type="spellStart"/>
      <w:r>
        <w:rPr>
          <w:rFonts w:hint="eastAsia"/>
        </w:rPr>
        <w:t>gesellschaftliche</w:t>
      </w:r>
      <w:proofErr w:type="spellEnd"/>
      <w:r>
        <w:rPr>
          <w:rFonts w:hint="eastAsia"/>
        </w:rPr>
        <w:t xml:space="preserve"> Arbeit</w:t>
      </w:r>
      <w:r>
        <w:rPr>
          <w:rFonts w:hint="eastAsia"/>
        </w:rPr>
        <w:t>‹</w:t>
      </w:r>
      <w:r>
        <w:rPr>
          <w:rFonts w:hint="eastAsia"/>
        </w:rPr>
        <w:t xml:space="preserve">, die </w:t>
      </w:r>
      <w:proofErr w:type="spellStart"/>
      <w:r>
        <w:rPr>
          <w:rFonts w:hint="eastAsia"/>
        </w:rPr>
        <w:t>ein</w:t>
      </w:r>
      <w:proofErr w:type="spellEnd"/>
      <w:r>
        <w:rPr>
          <w:rFonts w:hint="eastAsia"/>
        </w:rPr>
        <w:t xml:space="preserve"> </w:t>
      </w:r>
      <w:proofErr w:type="spellStart"/>
      <w:r>
        <w:rPr>
          <w:rFonts w:hint="eastAsia"/>
        </w:rPr>
        <w:t>bestimmtes</w:t>
      </w:r>
      <w:proofErr w:type="spellEnd"/>
      <w:r>
        <w:rPr>
          <w:rFonts w:hint="eastAsia"/>
        </w:rPr>
        <w:t xml:space="preserve"> Quantum </w:t>
      </w:r>
      <w:r>
        <w:rPr>
          <w:rFonts w:hint="eastAsia"/>
        </w:rPr>
        <w:t>›</w:t>
      </w:r>
      <w:proofErr w:type="spellStart"/>
      <w:r>
        <w:rPr>
          <w:rFonts w:hint="eastAsia"/>
        </w:rPr>
        <w:t>Tauschwert</w:t>
      </w:r>
      <w:proofErr w:type="spellEnd"/>
      <w:r>
        <w:rPr>
          <w:rFonts w:hint="eastAsia"/>
        </w:rPr>
        <w:t>‹</w:t>
      </w:r>
      <w:r>
        <w:rPr>
          <w:rFonts w:hint="eastAsia"/>
        </w:rPr>
        <w:t xml:space="preserve"> </w:t>
      </w:r>
      <w:proofErr w:type="spellStart"/>
      <w:r>
        <w:rPr>
          <w:rFonts w:hint="eastAsia"/>
        </w:rPr>
        <w:t>herstellt</w:t>
      </w:r>
      <w:proofErr w:type="spellEnd"/>
      <w:r>
        <w:rPr>
          <w:rFonts w:hint="eastAsia"/>
        </w:rPr>
        <w:t xml:space="preserve">. Die </w:t>
      </w:r>
      <w:proofErr w:type="spellStart"/>
      <w:r>
        <w:rPr>
          <w:rFonts w:hint="eastAsia"/>
        </w:rPr>
        <w:t>Fähigkeit</w:t>
      </w:r>
      <w:proofErr w:type="spellEnd"/>
      <w:r>
        <w:rPr>
          <w:rFonts w:hint="eastAsia"/>
        </w:rPr>
        <w:t xml:space="preserve"> der </w:t>
      </w:r>
      <w:proofErr w:type="spellStart"/>
      <w:r>
        <w:rPr>
          <w:rFonts w:hint="eastAsia"/>
        </w:rPr>
        <w:t>gesellschaftlichen</w:t>
      </w:r>
      <w:proofErr w:type="spellEnd"/>
      <w:r>
        <w:rPr>
          <w:rFonts w:hint="eastAsia"/>
        </w:rPr>
        <w:t xml:space="preserve"> Arbeit </w:t>
      </w:r>
      <w:proofErr w:type="spellStart"/>
      <w:r>
        <w:rPr>
          <w:rFonts w:hint="eastAsia"/>
        </w:rPr>
        <w:t>zur</w:t>
      </w:r>
      <w:proofErr w:type="spellEnd"/>
      <w:r>
        <w:rPr>
          <w:rFonts w:hint="eastAsia"/>
        </w:rPr>
        <w:t xml:space="preserve"> </w:t>
      </w:r>
      <w:proofErr w:type="spellStart"/>
      <w:r>
        <w:rPr>
          <w:rFonts w:hint="eastAsia"/>
        </w:rPr>
        <w:t>Herstellung</w:t>
      </w:r>
      <w:proofErr w:type="spellEnd"/>
      <w:r>
        <w:rPr>
          <w:rFonts w:hint="eastAsia"/>
        </w:rPr>
        <w:t xml:space="preserve"> von </w:t>
      </w:r>
      <w:proofErr w:type="spellStart"/>
      <w:r>
        <w:rPr>
          <w:rFonts w:hint="eastAsia"/>
        </w:rPr>
        <w:t>bestimmten</w:t>
      </w:r>
      <w:proofErr w:type="spellEnd"/>
      <w:r>
        <w:rPr>
          <w:rFonts w:hint="eastAsia"/>
        </w:rPr>
        <w:t xml:space="preserve">, </w:t>
      </w:r>
      <w:proofErr w:type="spellStart"/>
      <w:r>
        <w:rPr>
          <w:rFonts w:hint="eastAsia"/>
        </w:rPr>
        <w:t>menschlich</w:t>
      </w:r>
      <w:proofErr w:type="spellEnd"/>
      <w:r>
        <w:rPr>
          <w:rFonts w:hint="eastAsia"/>
        </w:rPr>
        <w:t xml:space="preserve"> n</w:t>
      </w:r>
      <w:r>
        <w:rPr>
          <w:rFonts w:hint="eastAsia"/>
        </w:rPr>
        <w:t>ü</w:t>
      </w:r>
      <w:proofErr w:type="spellStart"/>
      <w:r>
        <w:rPr>
          <w:rFonts w:hint="eastAsia"/>
        </w:rPr>
        <w:t>tzlichen</w:t>
      </w:r>
      <w:proofErr w:type="spellEnd"/>
      <w:r>
        <w:rPr>
          <w:rFonts w:hint="eastAsia"/>
        </w:rPr>
        <w:t xml:space="preserve"> </w:t>
      </w:r>
      <w:proofErr w:type="spellStart"/>
      <w:r>
        <w:rPr>
          <w:rFonts w:hint="eastAsia"/>
        </w:rPr>
        <w:t>Dingen</w:t>
      </w:r>
      <w:proofErr w:type="spellEnd"/>
      <w:r>
        <w:rPr>
          <w:rFonts w:hint="eastAsia"/>
        </w:rPr>
        <w:t xml:space="preserve"> </w:t>
      </w:r>
      <w:proofErr w:type="spellStart"/>
      <w:r>
        <w:rPr>
          <w:rFonts w:hint="eastAsia"/>
        </w:rPr>
        <w:t>erscheint</w:t>
      </w:r>
      <w:proofErr w:type="spellEnd"/>
      <w:r>
        <w:rPr>
          <w:rFonts w:hint="eastAsia"/>
        </w:rPr>
        <w:t xml:space="preserve"> </w:t>
      </w:r>
      <w:proofErr w:type="spellStart"/>
      <w:r>
        <w:rPr>
          <w:rFonts w:hint="eastAsia"/>
        </w:rPr>
        <w:t>im</w:t>
      </w:r>
      <w:proofErr w:type="spellEnd"/>
      <w:r>
        <w:rPr>
          <w:rFonts w:hint="eastAsia"/>
        </w:rPr>
        <w:t xml:space="preserve"> </w:t>
      </w:r>
      <w:proofErr w:type="spellStart"/>
      <w:r>
        <w:rPr>
          <w:rFonts w:hint="eastAsia"/>
        </w:rPr>
        <w:t>Gebrauchswert</w:t>
      </w:r>
      <w:proofErr w:type="spellEnd"/>
      <w:r>
        <w:rPr>
          <w:rFonts w:hint="eastAsia"/>
        </w:rPr>
        <w:t xml:space="preserve">, </w:t>
      </w:r>
      <w:proofErr w:type="spellStart"/>
      <w:r>
        <w:rPr>
          <w:rFonts w:hint="eastAsia"/>
        </w:rPr>
        <w:t>ihre</w:t>
      </w:r>
      <w:proofErr w:type="spellEnd"/>
      <w:r>
        <w:rPr>
          <w:rFonts w:hint="eastAsia"/>
        </w:rPr>
        <w:t xml:space="preserve"> </w:t>
      </w:r>
      <w:proofErr w:type="spellStart"/>
      <w:r>
        <w:rPr>
          <w:rFonts w:hint="eastAsia"/>
        </w:rPr>
        <w:t>Fähigkeit</w:t>
      </w:r>
      <w:proofErr w:type="spellEnd"/>
      <w:r>
        <w:rPr>
          <w:rFonts w:hint="eastAsia"/>
        </w:rPr>
        <w:t xml:space="preserve"> </w:t>
      </w:r>
      <w:proofErr w:type="spellStart"/>
      <w:r>
        <w:rPr>
          <w:rFonts w:hint="eastAsia"/>
        </w:rPr>
        <w:t>zur</w:t>
      </w:r>
      <w:proofErr w:type="spellEnd"/>
      <w:r>
        <w:rPr>
          <w:rFonts w:hint="eastAsia"/>
        </w:rPr>
        <w:t xml:space="preserve"> Produktion </w:t>
      </w:r>
      <w:proofErr w:type="spellStart"/>
      <w:r>
        <w:rPr>
          <w:rFonts w:hint="eastAsia"/>
        </w:rPr>
        <w:t>eines</w:t>
      </w:r>
      <w:proofErr w:type="spellEnd"/>
      <w:r>
        <w:rPr>
          <w:rFonts w:hint="eastAsia"/>
        </w:rPr>
        <w:t xml:space="preserve"> </w:t>
      </w:r>
      <w:proofErr w:type="spellStart"/>
      <w:r>
        <w:rPr>
          <w:rFonts w:hint="eastAsia"/>
        </w:rPr>
        <w:t>Werts</w:t>
      </w:r>
      <w:proofErr w:type="spellEnd"/>
      <w:r>
        <w:rPr>
          <w:rFonts w:hint="eastAsia"/>
        </w:rPr>
        <w:t xml:space="preserve"> und </w:t>
      </w:r>
      <w:proofErr w:type="spellStart"/>
      <w:r>
        <w:rPr>
          <w:rFonts w:hint="eastAsia"/>
        </w:rPr>
        <w:t>Mehrwerts</w:t>
      </w:r>
      <w:proofErr w:type="spellEnd"/>
      <w:r>
        <w:rPr>
          <w:rFonts w:hint="eastAsia"/>
        </w:rPr>
        <w:t xml:space="preserve"> f</w:t>
      </w:r>
      <w:r>
        <w:rPr>
          <w:rFonts w:hint="eastAsia"/>
        </w:rPr>
        <w:t>ü</w:t>
      </w:r>
      <w:r>
        <w:rPr>
          <w:rFonts w:hint="eastAsia"/>
        </w:rPr>
        <w:t xml:space="preserve">r den </w:t>
      </w:r>
      <w:proofErr w:type="spellStart"/>
      <w:r>
        <w:rPr>
          <w:rFonts w:hint="eastAsia"/>
        </w:rPr>
        <w:t>Kapitalisten</w:t>
      </w:r>
      <w:proofErr w:type="spellEnd"/>
      <w:r>
        <w:rPr>
          <w:rFonts w:hint="eastAsia"/>
        </w:rPr>
        <w:t xml:space="preserve"> (</w:t>
      </w:r>
      <w:proofErr w:type="spellStart"/>
      <w:r>
        <w:rPr>
          <w:rFonts w:hint="eastAsia"/>
        </w:rPr>
        <w:t>eine</w:t>
      </w:r>
      <w:proofErr w:type="spellEnd"/>
      <w:r>
        <w:rPr>
          <w:rFonts w:hint="eastAsia"/>
        </w:rPr>
        <w:t xml:space="preserve"> </w:t>
      </w:r>
      <w:proofErr w:type="spellStart"/>
      <w:r>
        <w:rPr>
          <w:rFonts w:hint="eastAsia"/>
        </w:rPr>
        <w:t>Eigenschaft</w:t>
      </w:r>
      <w:proofErr w:type="spellEnd"/>
      <w:r>
        <w:rPr>
          <w:rFonts w:hint="eastAsia"/>
        </w:rPr>
        <w:t xml:space="preserve">, we1che </w:t>
      </w:r>
      <w:proofErr w:type="spellStart"/>
      <w:r>
        <w:rPr>
          <w:rFonts w:hint="eastAsia"/>
        </w:rPr>
        <w:t>aus</w:t>
      </w:r>
      <w:proofErr w:type="spellEnd"/>
      <w:r>
        <w:rPr>
          <w:rFonts w:hint="eastAsia"/>
        </w:rPr>
        <w:t xml:space="preserve"> der </w:t>
      </w:r>
      <w:proofErr w:type="spellStart"/>
      <w:r>
        <w:rPr>
          <w:rFonts w:hint="eastAsia"/>
        </w:rPr>
        <w:t>besonderen</w:t>
      </w:r>
      <w:proofErr w:type="spellEnd"/>
      <w:r>
        <w:rPr>
          <w:rFonts w:hint="eastAsia"/>
        </w:rPr>
        <w:t xml:space="preserve"> Form der </w:t>
      </w:r>
      <w:proofErr w:type="spellStart"/>
      <w:r>
        <w:rPr>
          <w:rFonts w:hint="eastAsia"/>
        </w:rPr>
        <w:t>Vergesellschaftung</w:t>
      </w:r>
      <w:proofErr w:type="spellEnd"/>
      <w:r>
        <w:rPr>
          <w:rFonts w:hint="eastAsia"/>
        </w:rPr>
        <w:t xml:space="preserve"> der Arbeit... in der </w:t>
      </w:r>
      <w:proofErr w:type="spellStart"/>
      <w:r>
        <w:rPr>
          <w:rFonts w:hint="eastAsia"/>
        </w:rPr>
        <w:t>gegenwärtigen</w:t>
      </w:r>
      <w:proofErr w:type="spellEnd"/>
      <w:r>
        <w:rPr>
          <w:rFonts w:hint="eastAsia"/>
        </w:rPr>
        <w:t xml:space="preserve"> </w:t>
      </w:r>
      <w:proofErr w:type="spellStart"/>
      <w:r>
        <w:rPr>
          <w:rFonts w:hint="eastAsia"/>
        </w:rPr>
        <w:t>geschichtlichen</w:t>
      </w:r>
      <w:proofErr w:type="spellEnd"/>
      <w:r>
        <w:rPr>
          <w:rFonts w:hint="eastAsia"/>
        </w:rPr>
        <w:t xml:space="preserve"> </w:t>
      </w:r>
      <w:proofErr w:type="spellStart"/>
      <w:r>
        <w:rPr>
          <w:rFonts w:hint="eastAsia"/>
        </w:rPr>
        <w:t>Epoche</w:t>
      </w:r>
      <w:proofErr w:type="spellEnd"/>
      <w:r>
        <w:rPr>
          <w:rFonts w:hint="eastAsia"/>
        </w:rPr>
        <w:t xml:space="preserve"> </w:t>
      </w:r>
      <w:proofErr w:type="spellStart"/>
      <w:r>
        <w:rPr>
          <w:rFonts w:hint="eastAsia"/>
        </w:rPr>
        <w:t>entspringt</w:t>
      </w:r>
      <w:proofErr w:type="spellEnd"/>
      <w:r>
        <w:rPr>
          <w:rFonts w:hint="eastAsia"/>
        </w:rPr>
        <w:t xml:space="preserve">) </w:t>
      </w:r>
      <w:proofErr w:type="spellStart"/>
      <w:r>
        <w:rPr>
          <w:rFonts w:hint="eastAsia"/>
        </w:rPr>
        <w:t>erscheint</w:t>
      </w:r>
      <w:proofErr w:type="spellEnd"/>
      <w:r>
        <w:rPr>
          <w:rFonts w:hint="eastAsia"/>
        </w:rPr>
        <w:t xml:space="preserve"> </w:t>
      </w:r>
      <w:proofErr w:type="spellStart"/>
      <w:r>
        <w:rPr>
          <w:rFonts w:hint="eastAsia"/>
        </w:rPr>
        <w:t>im</w:t>
      </w:r>
      <w:proofErr w:type="spellEnd"/>
      <w:r>
        <w:rPr>
          <w:rFonts w:hint="eastAsia"/>
        </w:rPr>
        <w:t xml:space="preserve"> </w:t>
      </w:r>
      <w:proofErr w:type="spellStart"/>
      <w:r>
        <w:rPr>
          <w:rFonts w:hint="eastAsia"/>
        </w:rPr>
        <w:t>Tauschwert</w:t>
      </w:r>
      <w:proofErr w:type="spellEnd"/>
      <w:r>
        <w:rPr>
          <w:rFonts w:hint="eastAsia"/>
        </w:rPr>
        <w:t xml:space="preserve"> des </w:t>
      </w:r>
      <w:proofErr w:type="spellStart"/>
      <w:r>
        <w:rPr>
          <w:rFonts w:hint="eastAsia"/>
        </w:rPr>
        <w:t>Arbeitsprodukts</w:t>
      </w:r>
      <w:proofErr w:type="spellEnd"/>
      <w:r>
        <w:rPr>
          <w:rFonts w:hint="eastAsia"/>
        </w:rPr>
        <w:t xml:space="preserve">. Die </w:t>
      </w:r>
      <w:proofErr w:type="spellStart"/>
      <w:r>
        <w:rPr>
          <w:rFonts w:hint="eastAsia"/>
        </w:rPr>
        <w:t>Vereinigung</w:t>
      </w:r>
      <w:proofErr w:type="spellEnd"/>
      <w:r>
        <w:rPr>
          <w:rFonts w:hint="eastAsia"/>
        </w:rPr>
        <w:t xml:space="preserve"> der </w:t>
      </w:r>
      <w:proofErr w:type="spellStart"/>
      <w:r>
        <w:rPr>
          <w:rFonts w:hint="eastAsia"/>
        </w:rPr>
        <w:t>beiden</w:t>
      </w:r>
      <w:proofErr w:type="spellEnd"/>
      <w:r>
        <w:rPr>
          <w:rFonts w:hint="eastAsia"/>
        </w:rPr>
        <w:t xml:space="preserve"> </w:t>
      </w:r>
      <w:proofErr w:type="spellStart"/>
      <w:r>
        <w:rPr>
          <w:rFonts w:hint="eastAsia"/>
        </w:rPr>
        <w:t>gesellschaftlichen</w:t>
      </w:r>
      <w:proofErr w:type="spellEnd"/>
      <w:r>
        <w:rPr>
          <w:rFonts w:hint="eastAsia"/>
        </w:rPr>
        <w:t xml:space="preserve"> </w:t>
      </w:r>
      <w:proofErr w:type="spellStart"/>
      <w:r>
        <w:rPr>
          <w:rFonts w:hint="eastAsia"/>
        </w:rPr>
        <w:t>Charaktere</w:t>
      </w:r>
      <w:proofErr w:type="spellEnd"/>
      <w:r>
        <w:rPr>
          <w:rFonts w:hint="eastAsia"/>
        </w:rPr>
        <w:t xml:space="preserve"> der </w:t>
      </w:r>
      <w:proofErr w:type="spellStart"/>
      <w:r>
        <w:rPr>
          <w:rFonts w:hint="eastAsia"/>
        </w:rPr>
        <w:t>Waren</w:t>
      </w:r>
      <w:proofErr w:type="spellEnd"/>
      <w:r>
        <w:rPr>
          <w:rFonts w:hint="eastAsia"/>
        </w:rPr>
        <w:t xml:space="preserve"> </w:t>
      </w:r>
      <w:proofErr w:type="spellStart"/>
      <w:r>
        <w:rPr>
          <w:rFonts w:hint="eastAsia"/>
        </w:rPr>
        <w:t>produzierenden</w:t>
      </w:r>
      <w:proofErr w:type="spellEnd"/>
      <w:r>
        <w:rPr>
          <w:rFonts w:hint="eastAsia"/>
        </w:rPr>
        <w:t xml:space="preserve"> Arbeit </w:t>
      </w:r>
      <w:proofErr w:type="spellStart"/>
      <w:r>
        <w:rPr>
          <w:rFonts w:hint="eastAsia"/>
        </w:rPr>
        <w:t>erscheint</w:t>
      </w:r>
      <w:proofErr w:type="spellEnd"/>
      <w:r>
        <w:rPr>
          <w:rFonts w:hint="eastAsia"/>
        </w:rPr>
        <w:t xml:space="preserve"> in der </w:t>
      </w:r>
      <w:r>
        <w:rPr>
          <w:rFonts w:hint="eastAsia"/>
        </w:rPr>
        <w:t>›</w:t>
      </w:r>
      <w:proofErr w:type="spellStart"/>
      <w:r>
        <w:rPr>
          <w:rFonts w:hint="eastAsia"/>
        </w:rPr>
        <w:t>Wertform</w:t>
      </w:r>
      <w:proofErr w:type="spellEnd"/>
      <w:r>
        <w:rPr>
          <w:rFonts w:hint="eastAsia"/>
        </w:rPr>
        <w:t xml:space="preserve"> des </w:t>
      </w:r>
      <w:proofErr w:type="spellStart"/>
      <w:r>
        <w:rPr>
          <w:rFonts w:hint="eastAsia"/>
        </w:rPr>
        <w:t>Arbeitsprodukts</w:t>
      </w:r>
      <w:proofErr w:type="spellEnd"/>
      <w:r>
        <w:rPr>
          <w:rFonts w:hint="eastAsia"/>
        </w:rPr>
        <w:t>‹</w:t>
      </w:r>
      <w:r>
        <w:rPr>
          <w:rFonts w:hint="eastAsia"/>
        </w:rPr>
        <w:t xml:space="preserve"> </w:t>
      </w:r>
      <w:proofErr w:type="spellStart"/>
      <w:r>
        <w:rPr>
          <w:rFonts w:hint="eastAsia"/>
        </w:rPr>
        <w:t>oder</w:t>
      </w:r>
      <w:proofErr w:type="spellEnd"/>
      <w:r>
        <w:rPr>
          <w:rFonts w:hint="eastAsia"/>
        </w:rPr>
        <w:t xml:space="preserve"> der </w:t>
      </w:r>
      <w:r>
        <w:rPr>
          <w:rFonts w:hint="eastAsia"/>
        </w:rPr>
        <w:t>›</w:t>
      </w:r>
      <w:r>
        <w:rPr>
          <w:rFonts w:hint="eastAsia"/>
        </w:rPr>
        <w:t>Form der Ware</w:t>
      </w:r>
      <w:r>
        <w:rPr>
          <w:rFonts w:hint="eastAsia"/>
        </w:rPr>
        <w:t>‹</w:t>
      </w:r>
      <w:r>
        <w:rPr>
          <w:rFonts w:hint="eastAsia"/>
        </w:rPr>
        <w:t xml:space="preserve">.« </w:t>
      </w:r>
      <w:proofErr w:type="spellStart"/>
      <w:r>
        <w:rPr>
          <w:rFonts w:hint="eastAsia"/>
        </w:rPr>
        <w:t>Korsch</w:t>
      </w:r>
      <w:proofErr w:type="spellEnd"/>
      <w:r>
        <w:rPr>
          <w:rFonts w:hint="eastAsia"/>
        </w:rPr>
        <w:t xml:space="preserve"> 1c</w:t>
      </w:r>
      <w:r>
        <w:rPr>
          <w:rFonts w:hint="eastAsia"/>
        </w:rPr>
        <w:t>〈</w:t>
      </w:r>
      <w:r>
        <w:rPr>
          <w:rFonts w:hint="eastAsia"/>
        </w:rPr>
        <w:t>II</w:t>
      </w:r>
      <w:r>
        <w:rPr>
          <w:rFonts w:hint="eastAsia"/>
        </w:rPr>
        <w:t>〉</w:t>
      </w:r>
      <w:r>
        <w:rPr>
          <w:rFonts w:hint="eastAsia"/>
        </w:rPr>
        <w:t xml:space="preserve">p 42-44 </w:t>
      </w:r>
    </w:p>
    <w:p w14:paraId="31EB30A2" w14:textId="46EB383B" w:rsidR="00572209" w:rsidRDefault="00000000" w:rsidP="00EA67E3">
      <w:pPr>
        <w:spacing w:line="360" w:lineRule="auto"/>
        <w:jc w:val="right"/>
      </w:pPr>
      <w:r>
        <w:rPr>
          <w:rFonts w:hint="eastAsia"/>
        </w:rPr>
        <w:t>[X 10]</w:t>
      </w:r>
    </w:p>
    <w:p w14:paraId="735ECAEF" w14:textId="77777777" w:rsidR="00EA67E3" w:rsidRDefault="00000000">
      <w:pPr>
        <w:spacing w:line="360" w:lineRule="auto"/>
      </w:pPr>
      <w:r>
        <w:rPr>
          <w:rFonts w:hint="eastAsia"/>
        </w:rPr>
        <w:t>“</w:t>
      </w:r>
      <w:r w:rsidR="00E32320" w:rsidRPr="00E32320">
        <w:rPr>
          <w:rFonts w:hint="eastAsia"/>
        </w:rPr>
        <w:t>资产阶级经济学家抽象地使用的对使用价值和交换价值的区分……无法为理解资产阶级商品生产提供一个有用的起点</w:t>
      </w:r>
      <w:r>
        <w:rPr>
          <w:rFonts w:hint="eastAsia"/>
        </w:rPr>
        <w:t>……根据马克思</w:t>
      </w:r>
      <w:r w:rsidR="00E32320">
        <w:rPr>
          <w:rFonts w:hint="eastAsia"/>
        </w:rPr>
        <w:t>的说法</w:t>
      </w:r>
      <w:r>
        <w:rPr>
          <w:rFonts w:hint="eastAsia"/>
        </w:rPr>
        <w:t>，在经济学中涉及的并非一般的使用价值，而是商品的使用价值。商品的‘使用价值’不仅是其‘价值’的（超经济的）前提</w:t>
      </w:r>
      <w:r w:rsidR="00E32320">
        <w:rPr>
          <w:rFonts w:hint="eastAsia"/>
        </w:rPr>
        <w:t>，更</w:t>
      </w:r>
      <w:r>
        <w:rPr>
          <w:rFonts w:hint="eastAsia"/>
        </w:rPr>
        <w:t>是价值的要素</w:t>
      </w:r>
      <w:r>
        <w:rPr>
          <w:rFonts w:hint="eastAsia"/>
          <w:lang w:val="fr-CA"/>
        </w:rPr>
        <w:t>（</w:t>
      </w:r>
      <w:r>
        <w:rPr>
          <w:rFonts w:hint="eastAsia"/>
          <w:lang w:val="fr-CA"/>
        </w:rPr>
        <w:t>Element des Werts</w:t>
      </w:r>
      <w:r>
        <w:rPr>
          <w:rFonts w:hint="eastAsia"/>
          <w:lang w:val="fr-CA"/>
        </w:rPr>
        <w:t>）</w:t>
      </w:r>
      <w:r>
        <w:rPr>
          <w:rFonts w:hint="eastAsia"/>
        </w:rPr>
        <w:t>。一个事物对某个人（比如说对其生产者自己）具有某种有用性这一事实，尚未</w:t>
      </w:r>
      <w:r w:rsidR="00E32320">
        <w:rPr>
          <w:rFonts w:hint="eastAsia"/>
        </w:rPr>
        <w:t>能形成</w:t>
      </w:r>
      <w:r>
        <w:rPr>
          <w:rFonts w:hint="eastAsia"/>
        </w:rPr>
        <w:t>使用价值的经济学定义。只有该事物……具有‘对他人’的有用性这一事实，才</w:t>
      </w:r>
      <w:r w:rsidR="00E32320">
        <w:rPr>
          <w:rFonts w:hint="eastAsia"/>
        </w:rPr>
        <w:t>能形成</w:t>
      </w:r>
      <w:r>
        <w:rPr>
          <w:rFonts w:hint="eastAsia"/>
        </w:rPr>
        <w:t>作为商品属性的使用价值的经济学定义。既然商品的使用价值在经济上被规定为社会使用价值（‘为他人’的使用价值），那么……生产这种使用价值的劳动，也在经济上被规定为……‘为他人’的劳动。因此，生产商品的劳动就表现为具有双重意义的社会劳动。它……作为特殊的有用劳动（</w:t>
      </w:r>
      <w:proofErr w:type="spellStart"/>
      <w:r>
        <w:rPr>
          <w:rFonts w:hint="eastAsia"/>
        </w:rPr>
        <w:t>spezifisch</w:t>
      </w:r>
      <w:proofErr w:type="spellEnd"/>
      <w:r>
        <w:rPr>
          <w:rFonts w:hint="eastAsia"/>
        </w:rPr>
        <w:t xml:space="preserve"> n</w:t>
      </w:r>
      <w:r>
        <w:rPr>
          <w:rFonts w:hint="eastAsia"/>
        </w:rPr>
        <w:t>ü</w:t>
      </w:r>
      <w:proofErr w:type="spellStart"/>
      <w:r>
        <w:rPr>
          <w:rFonts w:hint="eastAsia"/>
        </w:rPr>
        <w:t>tzliche</w:t>
      </w:r>
      <w:proofErr w:type="spellEnd"/>
      <w:r>
        <w:rPr>
          <w:rFonts w:hint="eastAsia"/>
        </w:rPr>
        <w:t xml:space="preserve"> Arbeit</w:t>
      </w:r>
      <w:r>
        <w:rPr>
          <w:rFonts w:hint="eastAsia"/>
        </w:rPr>
        <w:t>）具有一般的社会的性质，这种劳动生产特定种类的社会‘使用价值’。它作为‘一般社会劳动’（</w:t>
      </w:r>
      <w:proofErr w:type="spellStart"/>
      <w:r>
        <w:rPr>
          <w:rFonts w:hint="eastAsia"/>
        </w:rPr>
        <w:t>allgemeine</w:t>
      </w:r>
      <w:proofErr w:type="spellEnd"/>
      <w:r>
        <w:rPr>
          <w:rFonts w:hint="eastAsia"/>
        </w:rPr>
        <w:t xml:space="preserve"> </w:t>
      </w:r>
      <w:proofErr w:type="spellStart"/>
      <w:r>
        <w:rPr>
          <w:rFonts w:hint="eastAsia"/>
        </w:rPr>
        <w:t>gesellschaftliche</w:t>
      </w:r>
      <w:proofErr w:type="spellEnd"/>
      <w:r>
        <w:rPr>
          <w:rFonts w:hint="eastAsia"/>
        </w:rPr>
        <w:t xml:space="preserve"> Arbeit</w:t>
      </w:r>
      <w:r>
        <w:rPr>
          <w:rFonts w:hint="eastAsia"/>
        </w:rPr>
        <w:t>）具有特殊的历史性质，这种劳动生产特定量的‘交换价值’。社会劳动生产特定的人类有用物品的能力表现在使用价值中，其为资本家生产价值和剩余价值的能力（这一特性源于当前历史时期劳动社会化的特殊形式）则表现在劳动产品的交换价值中。商品生</w:t>
      </w:r>
      <w:r>
        <w:rPr>
          <w:rFonts w:hint="eastAsia"/>
        </w:rPr>
        <w:lastRenderedPageBreak/>
        <w:t>产劳动的两个社会</w:t>
      </w:r>
      <w:r w:rsidR="00E32320">
        <w:rPr>
          <w:rFonts w:hint="eastAsia"/>
        </w:rPr>
        <w:t>性质</w:t>
      </w:r>
      <w:r>
        <w:rPr>
          <w:rFonts w:hint="eastAsia"/>
        </w:rPr>
        <w:t>的结合</w:t>
      </w:r>
      <w:r w:rsidR="00E32320">
        <w:rPr>
          <w:rFonts w:hint="eastAsia"/>
        </w:rPr>
        <w:t>，体现</w:t>
      </w:r>
      <w:r>
        <w:rPr>
          <w:rFonts w:hint="eastAsia"/>
        </w:rPr>
        <w:t>在‘劳动产品的价值形式’或‘商品形式’中。”科尔施</w:t>
      </w:r>
      <w:r>
        <w:rPr>
          <w:rFonts w:hint="eastAsia"/>
        </w:rPr>
        <w:t xml:space="preserve"> 1c</w:t>
      </w:r>
      <w:r>
        <w:rPr>
          <w:rFonts w:hint="eastAsia"/>
        </w:rPr>
        <w:t>〈第二卷〉，第</w:t>
      </w:r>
      <w:r>
        <w:rPr>
          <w:rFonts w:hint="eastAsia"/>
        </w:rPr>
        <w:t>42-44</w:t>
      </w:r>
      <w:r>
        <w:rPr>
          <w:rFonts w:hint="eastAsia"/>
        </w:rPr>
        <w:t>页</w:t>
      </w:r>
    </w:p>
    <w:p w14:paraId="1B212EA5" w14:textId="169C1EE0" w:rsidR="00572209" w:rsidRDefault="00000000" w:rsidP="00EA67E3">
      <w:pPr>
        <w:spacing w:line="360" w:lineRule="auto"/>
        <w:jc w:val="right"/>
        <w:rPr>
          <w:rFonts w:hint="eastAsia"/>
        </w:rPr>
      </w:pPr>
      <w:r>
        <w:rPr>
          <w:rFonts w:hint="eastAsia"/>
        </w:rPr>
        <w:t>[X 10]</w:t>
      </w:r>
    </w:p>
    <w:p w14:paraId="3D664386" w14:textId="77777777" w:rsidR="00EA67E3" w:rsidRDefault="00000000">
      <w:pPr>
        <w:spacing w:line="360" w:lineRule="auto"/>
      </w:pPr>
      <w:r>
        <w:rPr>
          <w:rFonts w:hint="eastAsia"/>
        </w:rPr>
        <w:t>»Die b</w:t>
      </w:r>
      <w:r>
        <w:rPr>
          <w:rFonts w:hint="eastAsia"/>
        </w:rPr>
        <w:t>ü</w:t>
      </w:r>
      <w:proofErr w:type="spellStart"/>
      <w:r>
        <w:rPr>
          <w:rFonts w:hint="eastAsia"/>
        </w:rPr>
        <w:t>rgerlichen</w:t>
      </w:r>
      <w:proofErr w:type="spellEnd"/>
      <w:r>
        <w:rPr>
          <w:rFonts w:hint="eastAsia"/>
        </w:rPr>
        <w:t xml:space="preserve"> </w:t>
      </w:r>
      <w:proofErr w:type="spellStart"/>
      <w:r>
        <w:rPr>
          <w:rFonts w:hint="eastAsia"/>
        </w:rPr>
        <w:t>Ökonomen</w:t>
      </w:r>
      <w:proofErr w:type="spellEnd"/>
      <w:r>
        <w:rPr>
          <w:rFonts w:hint="eastAsia"/>
        </w:rPr>
        <w:t xml:space="preserve"> </w:t>
      </w:r>
      <w:proofErr w:type="spellStart"/>
      <w:r>
        <w:rPr>
          <w:rFonts w:hint="eastAsia"/>
        </w:rPr>
        <w:t>hatten</w:t>
      </w:r>
      <w:proofErr w:type="spellEnd"/>
      <w:r>
        <w:rPr>
          <w:rFonts w:hint="eastAsia"/>
        </w:rPr>
        <w:t xml:space="preserve"> </w:t>
      </w:r>
      <w:proofErr w:type="spellStart"/>
      <w:r>
        <w:rPr>
          <w:rFonts w:hint="eastAsia"/>
        </w:rPr>
        <w:t>bei</w:t>
      </w:r>
      <w:proofErr w:type="spellEnd"/>
      <w:r>
        <w:rPr>
          <w:rFonts w:hint="eastAsia"/>
        </w:rPr>
        <w:t xml:space="preserve"> der Zur</w:t>
      </w:r>
      <w:r>
        <w:rPr>
          <w:rFonts w:hint="eastAsia"/>
        </w:rPr>
        <w:t>ü</w:t>
      </w:r>
      <w:proofErr w:type="spellStart"/>
      <w:r>
        <w:rPr>
          <w:rFonts w:hint="eastAsia"/>
        </w:rPr>
        <w:t>ckf</w:t>
      </w:r>
      <w:proofErr w:type="spellEnd"/>
      <w:r>
        <w:rPr>
          <w:rFonts w:hint="eastAsia"/>
        </w:rPr>
        <w:t>ü</w:t>
      </w:r>
      <w:proofErr w:type="spellStart"/>
      <w:r>
        <w:rPr>
          <w:rFonts w:hint="eastAsia"/>
        </w:rPr>
        <w:t>hrung</w:t>
      </w:r>
      <w:proofErr w:type="spellEnd"/>
      <w:r>
        <w:rPr>
          <w:rFonts w:hint="eastAsia"/>
        </w:rPr>
        <w:t xml:space="preserve"> des </w:t>
      </w:r>
      <w:proofErr w:type="spellStart"/>
      <w:r>
        <w:rPr>
          <w:rFonts w:hint="eastAsia"/>
        </w:rPr>
        <w:t>Werts</w:t>
      </w:r>
      <w:proofErr w:type="spellEnd"/>
      <w:r>
        <w:rPr>
          <w:rFonts w:hint="eastAsia"/>
        </w:rPr>
        <w:t xml:space="preserve"> auf die Arbeit </w:t>
      </w:r>
      <w:proofErr w:type="spellStart"/>
      <w:r>
        <w:rPr>
          <w:rFonts w:hint="eastAsia"/>
        </w:rPr>
        <w:t>zwar</w:t>
      </w:r>
      <w:proofErr w:type="spellEnd"/>
      <w:r>
        <w:rPr>
          <w:rFonts w:hint="eastAsia"/>
        </w:rPr>
        <w:t xml:space="preserve"> in </w:t>
      </w:r>
      <w:proofErr w:type="spellStart"/>
      <w:r>
        <w:rPr>
          <w:rFonts w:hint="eastAsia"/>
        </w:rPr>
        <w:t>ihren</w:t>
      </w:r>
      <w:proofErr w:type="spellEnd"/>
      <w:r>
        <w:rPr>
          <w:rFonts w:hint="eastAsia"/>
        </w:rPr>
        <w:t xml:space="preserve"> </w:t>
      </w:r>
      <w:proofErr w:type="spellStart"/>
      <w:r>
        <w:rPr>
          <w:rFonts w:hint="eastAsia"/>
        </w:rPr>
        <w:t>Anfängen</w:t>
      </w:r>
      <w:proofErr w:type="spellEnd"/>
      <w:r>
        <w:rPr>
          <w:rFonts w:hint="eastAsia"/>
        </w:rPr>
        <w:t xml:space="preserve">, </w:t>
      </w:r>
      <w:proofErr w:type="spellStart"/>
      <w:r>
        <w:rPr>
          <w:rFonts w:hint="eastAsia"/>
        </w:rPr>
        <w:t>als</w:t>
      </w:r>
      <w:proofErr w:type="spellEnd"/>
      <w:r>
        <w:rPr>
          <w:rFonts w:hint="eastAsia"/>
        </w:rPr>
        <w:t xml:space="preserve"> die </w:t>
      </w:r>
      <w:proofErr w:type="spellStart"/>
      <w:r>
        <w:rPr>
          <w:rFonts w:hint="eastAsia"/>
        </w:rPr>
        <w:t>abstrakten</w:t>
      </w:r>
      <w:proofErr w:type="spellEnd"/>
      <w:r>
        <w:rPr>
          <w:rFonts w:hint="eastAsia"/>
        </w:rPr>
        <w:t xml:space="preserve"> </w:t>
      </w:r>
      <w:proofErr w:type="spellStart"/>
      <w:r>
        <w:rPr>
          <w:rFonts w:hint="eastAsia"/>
        </w:rPr>
        <w:t>Kategorien</w:t>
      </w:r>
      <w:proofErr w:type="spellEnd"/>
      <w:r>
        <w:rPr>
          <w:rFonts w:hint="eastAsia"/>
        </w:rPr>
        <w:t xml:space="preserve"> der </w:t>
      </w:r>
      <w:proofErr w:type="spellStart"/>
      <w:r>
        <w:rPr>
          <w:rFonts w:hint="eastAsia"/>
        </w:rPr>
        <w:t>Politischen</w:t>
      </w:r>
      <w:proofErr w:type="spellEnd"/>
      <w:r>
        <w:rPr>
          <w:rFonts w:hint="eastAsia"/>
        </w:rPr>
        <w:t xml:space="preserve"> </w:t>
      </w:r>
      <w:proofErr w:type="spellStart"/>
      <w:r>
        <w:rPr>
          <w:rFonts w:hint="eastAsia"/>
        </w:rPr>
        <w:t>Ökonomie</w:t>
      </w:r>
      <w:proofErr w:type="spellEnd"/>
      <w:r>
        <w:rPr>
          <w:rFonts w:hint="eastAsia"/>
        </w:rPr>
        <w:t xml:space="preserve"> </w:t>
      </w:r>
      <w:proofErr w:type="spellStart"/>
      <w:r>
        <w:rPr>
          <w:rFonts w:hint="eastAsia"/>
        </w:rPr>
        <w:t>noch</w:t>
      </w:r>
      <w:proofErr w:type="spellEnd"/>
      <w:r>
        <w:rPr>
          <w:rFonts w:hint="eastAsia"/>
        </w:rPr>
        <w:t xml:space="preserve"> </w:t>
      </w:r>
      <w:proofErr w:type="spellStart"/>
      <w:r>
        <w:rPr>
          <w:rFonts w:hint="eastAsia"/>
        </w:rPr>
        <w:t>im</w:t>
      </w:r>
      <w:proofErr w:type="spellEnd"/>
      <w:r>
        <w:rPr>
          <w:rFonts w:hint="eastAsia"/>
        </w:rPr>
        <w:t xml:space="preserve"> </w:t>
      </w:r>
      <w:proofErr w:type="spellStart"/>
      <w:r>
        <w:rPr>
          <w:rFonts w:hint="eastAsia"/>
        </w:rPr>
        <w:t>Prozeß</w:t>
      </w:r>
      <w:proofErr w:type="spellEnd"/>
      <w:r>
        <w:rPr>
          <w:rFonts w:hint="eastAsia"/>
        </w:rPr>
        <w:t xml:space="preserve"> der </w:t>
      </w:r>
      <w:proofErr w:type="spellStart"/>
      <w:r>
        <w:rPr>
          <w:rFonts w:hint="eastAsia"/>
        </w:rPr>
        <w:t>Scheidung</w:t>
      </w:r>
      <w:proofErr w:type="spellEnd"/>
      <w:r>
        <w:rPr>
          <w:rFonts w:hint="eastAsia"/>
        </w:rPr>
        <w:t xml:space="preserve"> von </w:t>
      </w:r>
      <w:proofErr w:type="spellStart"/>
      <w:r>
        <w:rPr>
          <w:rFonts w:hint="eastAsia"/>
        </w:rPr>
        <w:t>ihrem</w:t>
      </w:r>
      <w:proofErr w:type="spellEnd"/>
      <w:r>
        <w:rPr>
          <w:rFonts w:hint="eastAsia"/>
        </w:rPr>
        <w:t xml:space="preserve"> </w:t>
      </w:r>
      <w:proofErr w:type="spellStart"/>
      <w:r>
        <w:rPr>
          <w:rFonts w:hint="eastAsia"/>
        </w:rPr>
        <w:t>stofflichen</w:t>
      </w:r>
      <w:proofErr w:type="spellEnd"/>
      <w:r>
        <w:rPr>
          <w:rFonts w:hint="eastAsia"/>
        </w:rPr>
        <w:t xml:space="preserve"> </w:t>
      </w:r>
      <w:proofErr w:type="spellStart"/>
      <w:r>
        <w:rPr>
          <w:rFonts w:hint="eastAsia"/>
        </w:rPr>
        <w:t>Inhalt</w:t>
      </w:r>
      <w:proofErr w:type="spellEnd"/>
      <w:r>
        <w:rPr>
          <w:rFonts w:hint="eastAsia"/>
        </w:rPr>
        <w:t xml:space="preserve"> </w:t>
      </w:r>
      <w:r>
        <w:rPr>
          <w:rFonts w:hint="eastAsia"/>
        </w:rPr>
        <w:t>…</w:t>
      </w:r>
      <w:proofErr w:type="spellStart"/>
      <w:r>
        <w:rPr>
          <w:rFonts w:hint="eastAsia"/>
        </w:rPr>
        <w:t>waren</w:t>
      </w:r>
      <w:proofErr w:type="spellEnd"/>
      <w:r>
        <w:rPr>
          <w:rFonts w:hint="eastAsia"/>
        </w:rPr>
        <w:t xml:space="preserve">, </w:t>
      </w:r>
      <w:proofErr w:type="spellStart"/>
      <w:r>
        <w:rPr>
          <w:rFonts w:hint="eastAsia"/>
        </w:rPr>
        <w:t>ebenfalls</w:t>
      </w:r>
      <w:proofErr w:type="spellEnd"/>
      <w:r>
        <w:rPr>
          <w:rFonts w:hint="eastAsia"/>
        </w:rPr>
        <w:t xml:space="preserve"> an die </w:t>
      </w:r>
      <w:proofErr w:type="spellStart"/>
      <w:r>
        <w:rPr>
          <w:rFonts w:hint="eastAsia"/>
        </w:rPr>
        <w:t>verschiedenen</w:t>
      </w:r>
      <w:proofErr w:type="spellEnd"/>
      <w:r>
        <w:rPr>
          <w:rFonts w:hint="eastAsia"/>
        </w:rPr>
        <w:t xml:space="preserve"> </w:t>
      </w:r>
      <w:proofErr w:type="spellStart"/>
      <w:r>
        <w:rPr>
          <w:rFonts w:hint="eastAsia"/>
        </w:rPr>
        <w:t>Formen</w:t>
      </w:r>
      <w:proofErr w:type="spellEnd"/>
      <w:r>
        <w:rPr>
          <w:rFonts w:hint="eastAsia"/>
        </w:rPr>
        <w:t xml:space="preserve"> der </w:t>
      </w:r>
      <w:proofErr w:type="spellStart"/>
      <w:r>
        <w:rPr>
          <w:rFonts w:hint="eastAsia"/>
        </w:rPr>
        <w:t>realen</w:t>
      </w:r>
      <w:proofErr w:type="spellEnd"/>
      <w:r>
        <w:rPr>
          <w:rFonts w:hint="eastAsia"/>
        </w:rPr>
        <w:t xml:space="preserve"> Arbeit </w:t>
      </w:r>
      <w:proofErr w:type="spellStart"/>
      <w:r>
        <w:rPr>
          <w:rFonts w:hint="eastAsia"/>
        </w:rPr>
        <w:t>gedacht</w:t>
      </w:r>
      <w:proofErr w:type="spellEnd"/>
      <w:r>
        <w:rPr>
          <w:rFonts w:hint="eastAsia"/>
        </w:rPr>
        <w:t xml:space="preserve">. So </w:t>
      </w:r>
      <w:proofErr w:type="spellStart"/>
      <w:r>
        <w:rPr>
          <w:rFonts w:hint="eastAsia"/>
        </w:rPr>
        <w:t>hatten</w:t>
      </w:r>
      <w:proofErr w:type="spellEnd"/>
      <w:r>
        <w:rPr>
          <w:rFonts w:hint="eastAsia"/>
        </w:rPr>
        <w:t xml:space="preserve"> die </w:t>
      </w:r>
      <w:proofErr w:type="spellStart"/>
      <w:r>
        <w:rPr>
          <w:rFonts w:hint="eastAsia"/>
        </w:rPr>
        <w:t>Merkantilisten</w:t>
      </w:r>
      <w:proofErr w:type="spellEnd"/>
      <w:r>
        <w:rPr>
          <w:rFonts w:hint="eastAsia"/>
        </w:rPr>
        <w:t xml:space="preserve">, die </w:t>
      </w:r>
      <w:proofErr w:type="spellStart"/>
      <w:r>
        <w:rPr>
          <w:rFonts w:hint="eastAsia"/>
        </w:rPr>
        <w:t>Physiokraten</w:t>
      </w:r>
      <w:proofErr w:type="spellEnd"/>
      <w:r>
        <w:rPr>
          <w:rFonts w:hint="eastAsia"/>
        </w:rPr>
        <w:t xml:space="preserve"> </w:t>
      </w:r>
      <w:proofErr w:type="spellStart"/>
      <w:r>
        <w:rPr>
          <w:rFonts w:hint="eastAsia"/>
        </w:rPr>
        <w:t>usw</w:t>
      </w:r>
      <w:proofErr w:type="spellEnd"/>
      <w:r>
        <w:rPr>
          <w:rFonts w:hint="eastAsia"/>
        </w:rPr>
        <w:t xml:space="preserve">. der </w:t>
      </w:r>
      <w:proofErr w:type="spellStart"/>
      <w:r>
        <w:rPr>
          <w:rFonts w:hint="eastAsia"/>
        </w:rPr>
        <w:t>Reihe</w:t>
      </w:r>
      <w:proofErr w:type="spellEnd"/>
      <w:r>
        <w:rPr>
          <w:rFonts w:hint="eastAsia"/>
        </w:rPr>
        <w:t xml:space="preserve"> </w:t>
      </w:r>
      <w:proofErr w:type="spellStart"/>
      <w:r>
        <w:rPr>
          <w:rFonts w:hint="eastAsia"/>
        </w:rPr>
        <w:t>nach</w:t>
      </w:r>
      <w:proofErr w:type="spellEnd"/>
      <w:r>
        <w:rPr>
          <w:rFonts w:hint="eastAsia"/>
        </w:rPr>
        <w:t xml:space="preserve"> die in der </w:t>
      </w:r>
      <w:proofErr w:type="spellStart"/>
      <w:r>
        <w:rPr>
          <w:rFonts w:hint="eastAsia"/>
        </w:rPr>
        <w:t>Exportindustrie</w:t>
      </w:r>
      <w:proofErr w:type="spellEnd"/>
      <w:r>
        <w:rPr>
          <w:rFonts w:hint="eastAsia"/>
        </w:rPr>
        <w:t xml:space="preserve">, Handel und </w:t>
      </w:r>
      <w:proofErr w:type="spellStart"/>
      <w:r>
        <w:rPr>
          <w:rFonts w:hint="eastAsia"/>
        </w:rPr>
        <w:t>Schiffahrt</w:t>
      </w:r>
      <w:proofErr w:type="spellEnd"/>
      <w:r>
        <w:rPr>
          <w:rFonts w:hint="eastAsia"/>
        </w:rPr>
        <w:t xml:space="preserve"> </w:t>
      </w:r>
      <w:proofErr w:type="spellStart"/>
      <w:r>
        <w:rPr>
          <w:rFonts w:hint="eastAsia"/>
        </w:rPr>
        <w:t>angewendete</w:t>
      </w:r>
      <w:proofErr w:type="spellEnd"/>
      <w:r>
        <w:rPr>
          <w:rFonts w:hint="eastAsia"/>
        </w:rPr>
        <w:t xml:space="preserve"> Arbeit, die </w:t>
      </w:r>
      <w:proofErr w:type="spellStart"/>
      <w:r>
        <w:rPr>
          <w:rFonts w:hint="eastAsia"/>
        </w:rPr>
        <w:t>Agrikulturarbeit</w:t>
      </w:r>
      <w:proofErr w:type="spellEnd"/>
      <w:r>
        <w:rPr>
          <w:rFonts w:hint="eastAsia"/>
        </w:rPr>
        <w:t xml:space="preserve"> </w:t>
      </w:r>
      <w:proofErr w:type="spellStart"/>
      <w:r>
        <w:rPr>
          <w:rFonts w:hint="eastAsia"/>
        </w:rPr>
        <w:t>usw</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wahre</w:t>
      </w:r>
      <w:proofErr w:type="spellEnd"/>
      <w:r>
        <w:rPr>
          <w:rFonts w:hint="eastAsia"/>
        </w:rPr>
        <w:t xml:space="preserve"> Quelle des </w:t>
      </w:r>
      <w:proofErr w:type="spellStart"/>
      <w:r>
        <w:rPr>
          <w:rFonts w:hint="eastAsia"/>
        </w:rPr>
        <w:t>Reichtums</w:t>
      </w:r>
      <w:proofErr w:type="spellEnd"/>
      <w:r>
        <w:rPr>
          <w:rFonts w:hint="eastAsia"/>
        </w:rPr>
        <w:t xml:space="preserve"> </w:t>
      </w:r>
      <w:proofErr w:type="spellStart"/>
      <w:r>
        <w:rPr>
          <w:rFonts w:hint="eastAsia"/>
        </w:rPr>
        <w:t>proklamiert</w:t>
      </w:r>
      <w:proofErr w:type="spellEnd"/>
      <w:r>
        <w:rPr>
          <w:rFonts w:hint="eastAsia"/>
        </w:rPr>
        <w:t xml:space="preserve">. Noch </w:t>
      </w:r>
      <w:proofErr w:type="spellStart"/>
      <w:r>
        <w:rPr>
          <w:rFonts w:hint="eastAsia"/>
        </w:rPr>
        <w:t>bei</w:t>
      </w:r>
      <w:proofErr w:type="spellEnd"/>
      <w:r>
        <w:rPr>
          <w:rFonts w:hint="eastAsia"/>
        </w:rPr>
        <w:t xml:space="preserve"> Adam Smith, der von den </w:t>
      </w:r>
      <w:proofErr w:type="spellStart"/>
      <w:r>
        <w:rPr>
          <w:rFonts w:hint="eastAsia"/>
        </w:rPr>
        <w:t>verschiedenen</w:t>
      </w:r>
      <w:proofErr w:type="spellEnd"/>
      <w:r>
        <w:rPr>
          <w:rFonts w:hint="eastAsia"/>
        </w:rPr>
        <w:t xml:space="preserve"> </w:t>
      </w:r>
      <w:proofErr w:type="spellStart"/>
      <w:r>
        <w:rPr>
          <w:rFonts w:hint="eastAsia"/>
        </w:rPr>
        <w:t>Arbeitszweigen</w:t>
      </w:r>
      <w:proofErr w:type="spellEnd"/>
      <w:r>
        <w:rPr>
          <w:rFonts w:hint="eastAsia"/>
        </w:rPr>
        <w:t xml:space="preserve"> </w:t>
      </w:r>
      <w:proofErr w:type="spellStart"/>
      <w:r>
        <w:rPr>
          <w:rFonts w:hint="eastAsia"/>
        </w:rPr>
        <w:t>endg</w:t>
      </w:r>
      <w:proofErr w:type="spellEnd"/>
      <w:r>
        <w:rPr>
          <w:rFonts w:hint="eastAsia"/>
        </w:rPr>
        <w:t>ü</w:t>
      </w:r>
      <w:proofErr w:type="spellStart"/>
      <w:r>
        <w:rPr>
          <w:rFonts w:hint="eastAsia"/>
        </w:rPr>
        <w:t>ltig</w:t>
      </w:r>
      <w:proofErr w:type="spellEnd"/>
      <w:r>
        <w:rPr>
          <w:rFonts w:hint="eastAsia"/>
        </w:rPr>
        <w:t xml:space="preserve"> </w:t>
      </w:r>
      <w:proofErr w:type="spellStart"/>
      <w:r>
        <w:rPr>
          <w:rFonts w:hint="eastAsia"/>
        </w:rPr>
        <w:t>zu</w:t>
      </w:r>
      <w:proofErr w:type="spellEnd"/>
      <w:r>
        <w:rPr>
          <w:rFonts w:hint="eastAsia"/>
        </w:rPr>
        <w:t xml:space="preserve"> der </w:t>
      </w:r>
      <w:proofErr w:type="spellStart"/>
      <w:r>
        <w:rPr>
          <w:rFonts w:hint="eastAsia"/>
        </w:rPr>
        <w:t>allgemeinen</w:t>
      </w:r>
      <w:proofErr w:type="spellEnd"/>
      <w:r>
        <w:rPr>
          <w:rFonts w:hint="eastAsia"/>
        </w:rPr>
        <w:t xml:space="preserve"> Form der </w:t>
      </w:r>
      <w:proofErr w:type="spellStart"/>
      <w:r>
        <w:rPr>
          <w:rFonts w:hint="eastAsia"/>
        </w:rPr>
        <w:t>Waren</w:t>
      </w:r>
      <w:proofErr w:type="spellEnd"/>
      <w:r>
        <w:rPr>
          <w:rFonts w:hint="eastAsia"/>
        </w:rPr>
        <w:t xml:space="preserve"> </w:t>
      </w:r>
      <w:proofErr w:type="spellStart"/>
      <w:r>
        <w:rPr>
          <w:rFonts w:hint="eastAsia"/>
        </w:rPr>
        <w:t>produzierenden</w:t>
      </w:r>
      <w:proofErr w:type="spellEnd"/>
      <w:r>
        <w:rPr>
          <w:rFonts w:hint="eastAsia"/>
        </w:rPr>
        <w:t xml:space="preserve"> Arbeit </w:t>
      </w:r>
      <w:r>
        <w:rPr>
          <w:rFonts w:hint="eastAsia"/>
        </w:rPr>
        <w:t>ü</w:t>
      </w:r>
      <w:proofErr w:type="spellStart"/>
      <w:r>
        <w:rPr>
          <w:rFonts w:hint="eastAsia"/>
        </w:rPr>
        <w:t>berging</w:t>
      </w:r>
      <w:proofErr w:type="spellEnd"/>
      <w:r>
        <w:rPr>
          <w:rFonts w:hint="eastAsia"/>
        </w:rPr>
        <w:t xml:space="preserve">, </w:t>
      </w:r>
      <w:proofErr w:type="spellStart"/>
      <w:r>
        <w:rPr>
          <w:rFonts w:hint="eastAsia"/>
        </w:rPr>
        <w:t>läuft</w:t>
      </w:r>
      <w:proofErr w:type="spellEnd"/>
      <w:r>
        <w:rPr>
          <w:rFonts w:hint="eastAsia"/>
        </w:rPr>
        <w:t xml:space="preserve"> </w:t>
      </w:r>
      <w:proofErr w:type="spellStart"/>
      <w:r>
        <w:rPr>
          <w:rFonts w:hint="eastAsia"/>
        </w:rPr>
        <w:t>neben</w:t>
      </w:r>
      <w:proofErr w:type="spellEnd"/>
      <w:r>
        <w:rPr>
          <w:rFonts w:hint="eastAsia"/>
        </w:rPr>
        <w:t xml:space="preserve"> der </w:t>
      </w:r>
      <w:proofErr w:type="spellStart"/>
      <w:r>
        <w:rPr>
          <w:rFonts w:hint="eastAsia"/>
        </w:rPr>
        <w:t>formalistischen</w:t>
      </w:r>
      <w:proofErr w:type="spellEnd"/>
      <w:r>
        <w:rPr>
          <w:rFonts w:hint="eastAsia"/>
        </w:rPr>
        <w:t xml:space="preserve">, </w:t>
      </w:r>
      <w:proofErr w:type="spellStart"/>
      <w:r>
        <w:rPr>
          <w:rFonts w:hint="eastAsia"/>
        </w:rPr>
        <w:t>ihm</w:t>
      </w:r>
      <w:proofErr w:type="spellEnd"/>
      <w:r>
        <w:rPr>
          <w:rFonts w:hint="eastAsia"/>
        </w:rPr>
        <w:t xml:space="preserve"> </w:t>
      </w:r>
      <w:proofErr w:type="spellStart"/>
      <w:r>
        <w:rPr>
          <w:rFonts w:hint="eastAsia"/>
        </w:rPr>
        <w:t>mit</w:t>
      </w:r>
      <w:proofErr w:type="spellEnd"/>
      <w:r>
        <w:rPr>
          <w:rFonts w:hint="eastAsia"/>
        </w:rPr>
        <w:t xml:space="preserve"> Ricardo </w:t>
      </w:r>
      <w:proofErr w:type="spellStart"/>
      <w:r>
        <w:rPr>
          <w:rFonts w:hint="eastAsia"/>
        </w:rPr>
        <w:t>gemeinsamen</w:t>
      </w:r>
      <w:proofErr w:type="spellEnd"/>
      <w:r>
        <w:rPr>
          <w:rFonts w:hint="eastAsia"/>
        </w:rPr>
        <w:t xml:space="preserve"> </w:t>
      </w:r>
      <w:proofErr w:type="spellStart"/>
      <w:r>
        <w:rPr>
          <w:rFonts w:hint="eastAsia"/>
        </w:rPr>
        <w:t>Bestimmung</w:t>
      </w:r>
      <w:proofErr w:type="spellEnd"/>
      <w:r>
        <w:rPr>
          <w:rFonts w:hint="eastAsia"/>
        </w:rPr>
        <w:t xml:space="preserve"> der </w:t>
      </w:r>
      <w:r>
        <w:rPr>
          <w:rFonts w:hint="eastAsia"/>
        </w:rPr>
        <w:t>›</w:t>
      </w:r>
      <w:r>
        <w:rPr>
          <w:rFonts w:hint="eastAsia"/>
        </w:rPr>
        <w:t>Arbeit</w:t>
      </w:r>
      <w:r>
        <w:rPr>
          <w:rFonts w:hint="eastAsia"/>
        </w:rPr>
        <w:t>‹</w:t>
      </w:r>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einer</w:t>
      </w:r>
      <w:proofErr w:type="spellEnd"/>
      <w:r>
        <w:rPr>
          <w:rFonts w:hint="eastAsia"/>
        </w:rPr>
        <w:t xml:space="preserve"> </w:t>
      </w:r>
      <w:proofErr w:type="spellStart"/>
      <w:r>
        <w:rPr>
          <w:rFonts w:hint="eastAsia"/>
        </w:rPr>
        <w:t>abstrakten</w:t>
      </w:r>
      <w:proofErr w:type="spellEnd"/>
      <w:r>
        <w:rPr>
          <w:rFonts w:hint="eastAsia"/>
        </w:rPr>
        <w:t xml:space="preserve">, </w:t>
      </w:r>
      <w:proofErr w:type="spellStart"/>
      <w:r>
        <w:rPr>
          <w:rFonts w:hint="eastAsia"/>
        </w:rPr>
        <w:t>nirgends</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im</w:t>
      </w:r>
      <w:proofErr w:type="spellEnd"/>
      <w:r>
        <w:rPr>
          <w:rFonts w:hint="eastAsia"/>
        </w:rPr>
        <w:t xml:space="preserve"> </w:t>
      </w:r>
      <w:r>
        <w:rPr>
          <w:rFonts w:hint="eastAsia"/>
        </w:rPr>
        <w:t>›</w:t>
      </w:r>
      <w:r>
        <w:rPr>
          <w:rFonts w:hint="eastAsia"/>
        </w:rPr>
        <w:t>Wert</w:t>
      </w:r>
      <w:r>
        <w:rPr>
          <w:rFonts w:hint="eastAsia"/>
        </w:rPr>
        <w:t>‹</w:t>
      </w:r>
      <w:r>
        <w:rPr>
          <w:rFonts w:hint="eastAsia"/>
        </w:rPr>
        <w:t xml:space="preserve"> (</w:t>
      </w:r>
      <w:proofErr w:type="spellStart"/>
      <w:r>
        <w:rPr>
          <w:rFonts w:hint="eastAsia"/>
        </w:rPr>
        <w:t>Tauschwert</w:t>
      </w:r>
      <w:proofErr w:type="spellEnd"/>
      <w:r>
        <w:rPr>
          <w:rFonts w:hint="eastAsia"/>
        </w:rPr>
        <w:t xml:space="preserve">) </w:t>
      </w:r>
      <w:proofErr w:type="spellStart"/>
      <w:r>
        <w:rPr>
          <w:rFonts w:hint="eastAsia"/>
        </w:rPr>
        <w:t>erscheinenden</w:t>
      </w:r>
      <w:proofErr w:type="spellEnd"/>
      <w:r>
        <w:rPr>
          <w:rFonts w:hint="eastAsia"/>
        </w:rPr>
        <w:t xml:space="preserve"> </w:t>
      </w:r>
      <w:proofErr w:type="spellStart"/>
      <w:r>
        <w:rPr>
          <w:rFonts w:hint="eastAsia"/>
        </w:rPr>
        <w:t>Wesenheit</w:t>
      </w:r>
      <w:proofErr w:type="spellEnd"/>
      <w:r>
        <w:rPr>
          <w:rFonts w:hint="eastAsia"/>
        </w:rPr>
        <w:t xml:space="preserve">, </w:t>
      </w:r>
      <w:proofErr w:type="spellStart"/>
      <w:r>
        <w:rPr>
          <w:rFonts w:hint="eastAsia"/>
        </w:rPr>
        <w:t>nebenher</w:t>
      </w:r>
      <w:proofErr w:type="spellEnd"/>
      <w:r>
        <w:rPr>
          <w:rFonts w:hint="eastAsia"/>
        </w:rPr>
        <w:t xml:space="preserve"> </w:t>
      </w:r>
      <w:proofErr w:type="spellStart"/>
      <w:r>
        <w:rPr>
          <w:rFonts w:hint="eastAsia"/>
        </w:rPr>
        <w:t>eine</w:t>
      </w:r>
      <w:proofErr w:type="spellEnd"/>
      <w:r>
        <w:rPr>
          <w:rFonts w:hint="eastAsia"/>
        </w:rPr>
        <w:t xml:space="preserve"> </w:t>
      </w:r>
      <w:proofErr w:type="spellStart"/>
      <w:r>
        <w:rPr>
          <w:rFonts w:hint="eastAsia"/>
        </w:rPr>
        <w:t>andere</w:t>
      </w:r>
      <w:proofErr w:type="spellEnd"/>
      <w:r>
        <w:rPr>
          <w:rFonts w:hint="eastAsia"/>
        </w:rPr>
        <w:t xml:space="preserve"> </w:t>
      </w:r>
      <w:proofErr w:type="spellStart"/>
      <w:r>
        <w:rPr>
          <w:rFonts w:hint="eastAsia"/>
        </w:rPr>
        <w:t>Bestimmung</w:t>
      </w:r>
      <w:proofErr w:type="spellEnd"/>
      <w:r>
        <w:rPr>
          <w:rFonts w:hint="eastAsia"/>
        </w:rPr>
        <w:t xml:space="preserve">. </w:t>
      </w:r>
      <w:proofErr w:type="spellStart"/>
      <w:r>
        <w:rPr>
          <w:rFonts w:hint="eastAsia"/>
        </w:rPr>
        <w:t>Dieselbe</w:t>
      </w:r>
      <w:proofErr w:type="spellEnd"/>
      <w:r>
        <w:rPr>
          <w:rFonts w:hint="eastAsia"/>
        </w:rPr>
        <w:t xml:space="preserve"> Arbeit, die er </w:t>
      </w:r>
      <w:proofErr w:type="spellStart"/>
      <w:r>
        <w:rPr>
          <w:rFonts w:hint="eastAsia"/>
        </w:rPr>
        <w:t>als</w:t>
      </w:r>
      <w:proofErr w:type="spellEnd"/>
      <w:r>
        <w:rPr>
          <w:rFonts w:hint="eastAsia"/>
        </w:rPr>
        <w:t xml:space="preserve"> </w:t>
      </w:r>
      <w:proofErr w:type="spellStart"/>
      <w:r>
        <w:rPr>
          <w:rFonts w:hint="eastAsia"/>
        </w:rPr>
        <w:t>Tauschwert</w:t>
      </w:r>
      <w:proofErr w:type="spellEnd"/>
      <w:r>
        <w:rPr>
          <w:rFonts w:hint="eastAsia"/>
        </w:rPr>
        <w:t xml:space="preserve"> </w:t>
      </w:r>
      <w:proofErr w:type="spellStart"/>
      <w:r>
        <w:rPr>
          <w:rFonts w:hint="eastAsia"/>
        </w:rPr>
        <w:t>erzeugende</w:t>
      </w:r>
      <w:proofErr w:type="spellEnd"/>
      <w:r>
        <w:rPr>
          <w:rFonts w:hint="eastAsia"/>
        </w:rPr>
        <w:t xml:space="preserve"> Arbeit </w:t>
      </w:r>
      <w:proofErr w:type="spellStart"/>
      <w:r>
        <w:rPr>
          <w:rFonts w:hint="eastAsia"/>
        </w:rPr>
        <w:t>definierte</w:t>
      </w:r>
      <w:proofErr w:type="spellEnd"/>
      <w:r>
        <w:rPr>
          <w:rFonts w:hint="eastAsia"/>
        </w:rPr>
        <w:t xml:space="preserve">, hat er ... </w:t>
      </w:r>
      <w:proofErr w:type="spellStart"/>
      <w:r>
        <w:rPr>
          <w:rFonts w:hint="eastAsia"/>
        </w:rPr>
        <w:t>auch</w:t>
      </w:r>
      <w:proofErr w:type="spellEnd"/>
      <w:r>
        <w:rPr>
          <w:rFonts w:hint="eastAsia"/>
        </w:rPr>
        <w:t xml:space="preserve"> als </w:t>
      </w:r>
      <w:proofErr w:type="spellStart"/>
      <w:r>
        <w:rPr>
          <w:rFonts w:hint="eastAsia"/>
        </w:rPr>
        <w:t>einzige</w:t>
      </w:r>
      <w:proofErr w:type="spellEnd"/>
      <w:r>
        <w:rPr>
          <w:rFonts w:hint="eastAsia"/>
        </w:rPr>
        <w:t xml:space="preserve"> Quelle des </w:t>
      </w:r>
      <w:proofErr w:type="spellStart"/>
      <w:r>
        <w:rPr>
          <w:rFonts w:hint="eastAsia"/>
        </w:rPr>
        <w:t>stofflichen</w:t>
      </w:r>
      <w:proofErr w:type="spellEnd"/>
      <w:r>
        <w:rPr>
          <w:rFonts w:hint="eastAsia"/>
        </w:rPr>
        <w:t xml:space="preserve"> </w:t>
      </w:r>
      <w:proofErr w:type="spellStart"/>
      <w:r>
        <w:rPr>
          <w:rFonts w:hint="eastAsia"/>
        </w:rPr>
        <w:t>Reichtums</w:t>
      </w:r>
      <w:proofErr w:type="spellEnd"/>
      <w:r>
        <w:rPr>
          <w:rFonts w:hint="eastAsia"/>
        </w:rPr>
        <w:t xml:space="preserve"> </w:t>
      </w:r>
      <w:proofErr w:type="spellStart"/>
      <w:r>
        <w:rPr>
          <w:rFonts w:hint="eastAsia"/>
        </w:rPr>
        <w:t>oder</w:t>
      </w:r>
      <w:proofErr w:type="spellEnd"/>
      <w:r>
        <w:rPr>
          <w:rFonts w:hint="eastAsia"/>
        </w:rPr>
        <w:t xml:space="preserve"> der </w:t>
      </w:r>
      <w:proofErr w:type="spellStart"/>
      <w:r>
        <w:rPr>
          <w:rFonts w:hint="eastAsia"/>
        </w:rPr>
        <w:t>Gebrauchswerte</w:t>
      </w:r>
      <w:proofErr w:type="spellEnd"/>
      <w:r>
        <w:rPr>
          <w:rFonts w:hint="eastAsia"/>
        </w:rPr>
        <w:t xml:space="preserve"> </w:t>
      </w:r>
      <w:proofErr w:type="spellStart"/>
      <w:r>
        <w:rPr>
          <w:rFonts w:hint="eastAsia"/>
        </w:rPr>
        <w:t>definiert</w:t>
      </w:r>
      <w:proofErr w:type="spellEnd"/>
      <w:r>
        <w:rPr>
          <w:rFonts w:hint="eastAsia"/>
        </w:rPr>
        <w:t xml:space="preserve">. </w:t>
      </w:r>
      <w:proofErr w:type="spellStart"/>
      <w:r>
        <w:rPr>
          <w:rFonts w:hint="eastAsia"/>
        </w:rPr>
        <w:t>Diese</w:t>
      </w:r>
      <w:proofErr w:type="spellEnd"/>
      <w:r>
        <w:rPr>
          <w:rFonts w:hint="eastAsia"/>
        </w:rPr>
        <w:t xml:space="preserve"> </w:t>
      </w:r>
      <w:proofErr w:type="spellStart"/>
      <w:r>
        <w:rPr>
          <w:rFonts w:hint="eastAsia"/>
        </w:rPr>
        <w:t>Lehre</w:t>
      </w:r>
      <w:proofErr w:type="spellEnd"/>
      <w:r>
        <w:rPr>
          <w:rFonts w:hint="eastAsia"/>
        </w:rPr>
        <w:t xml:space="preserve">, die </w:t>
      </w:r>
      <w:proofErr w:type="spellStart"/>
      <w:r>
        <w:rPr>
          <w:rFonts w:hint="eastAsia"/>
        </w:rPr>
        <w:t>im</w:t>
      </w:r>
      <w:proofErr w:type="spellEnd"/>
      <w:r>
        <w:rPr>
          <w:rFonts w:hint="eastAsia"/>
        </w:rPr>
        <w:t xml:space="preserve"> </w:t>
      </w:r>
      <w:proofErr w:type="spellStart"/>
      <w:r>
        <w:rPr>
          <w:rFonts w:hint="eastAsia"/>
        </w:rPr>
        <w:t>vulgären</w:t>
      </w:r>
      <w:proofErr w:type="spellEnd"/>
      <w:r>
        <w:rPr>
          <w:rFonts w:hint="eastAsia"/>
        </w:rPr>
        <w:t xml:space="preserve"> </w:t>
      </w:r>
      <w:proofErr w:type="spellStart"/>
      <w:r>
        <w:rPr>
          <w:rFonts w:hint="eastAsia"/>
        </w:rPr>
        <w:t>Sozialismus</w:t>
      </w:r>
      <w:proofErr w:type="spellEnd"/>
      <w:r>
        <w:rPr>
          <w:rFonts w:hint="eastAsia"/>
        </w:rPr>
        <w:t xml:space="preserve"> bis </w:t>
      </w:r>
      <w:proofErr w:type="spellStart"/>
      <w:r>
        <w:rPr>
          <w:rFonts w:hint="eastAsia"/>
        </w:rPr>
        <w:t>heute</w:t>
      </w:r>
      <w:proofErr w:type="spellEnd"/>
      <w:r>
        <w:rPr>
          <w:rFonts w:hint="eastAsia"/>
        </w:rPr>
        <w:t xml:space="preserve"> </w:t>
      </w:r>
      <w:proofErr w:type="spellStart"/>
      <w:r>
        <w:rPr>
          <w:rFonts w:hint="eastAsia"/>
        </w:rPr>
        <w:t>unausrottbar</w:t>
      </w:r>
      <w:proofErr w:type="spellEnd"/>
      <w:r>
        <w:rPr>
          <w:rFonts w:hint="eastAsia"/>
        </w:rPr>
        <w:t xml:space="preserve"> </w:t>
      </w:r>
      <w:proofErr w:type="spellStart"/>
      <w:r>
        <w:rPr>
          <w:rFonts w:hint="eastAsia"/>
        </w:rPr>
        <w:t>fortlebt</w:t>
      </w:r>
      <w:proofErr w:type="spellEnd"/>
      <w:r>
        <w:rPr>
          <w:rFonts w:hint="eastAsia"/>
        </w:rPr>
        <w:t xml:space="preserve"> ..., </w:t>
      </w:r>
      <w:proofErr w:type="spellStart"/>
      <w:r>
        <w:rPr>
          <w:rFonts w:hint="eastAsia"/>
        </w:rPr>
        <w:t>ist</w:t>
      </w:r>
      <w:proofErr w:type="spellEnd"/>
      <w:r>
        <w:rPr>
          <w:rFonts w:hint="eastAsia"/>
        </w:rPr>
        <w:t xml:space="preserve"> </w:t>
      </w:r>
      <w:proofErr w:type="spellStart"/>
      <w:r>
        <w:rPr>
          <w:rFonts w:hint="eastAsia"/>
        </w:rPr>
        <w:t>ökonomisch</w:t>
      </w:r>
      <w:proofErr w:type="spellEnd"/>
      <w:r>
        <w:rPr>
          <w:rFonts w:hint="eastAsia"/>
        </w:rPr>
        <w:t xml:space="preserve"> </w:t>
      </w:r>
      <w:proofErr w:type="spellStart"/>
      <w:proofErr w:type="gramStart"/>
      <w:r>
        <w:rPr>
          <w:rFonts w:hint="eastAsia"/>
        </w:rPr>
        <w:t>falsch</w:t>
      </w:r>
      <w:proofErr w:type="spellEnd"/>
      <w:r>
        <w:rPr>
          <w:rFonts w:hint="eastAsia"/>
        </w:rPr>
        <w:t>.«</w:t>
      </w:r>
      <w:proofErr w:type="gramEnd"/>
      <w:r>
        <w:rPr>
          <w:rFonts w:hint="eastAsia"/>
        </w:rPr>
        <w:t xml:space="preserve"> </w:t>
      </w:r>
      <w:proofErr w:type="spellStart"/>
      <w:r>
        <w:rPr>
          <w:rFonts w:hint="eastAsia"/>
        </w:rPr>
        <w:t>Unter</w:t>
      </w:r>
      <w:proofErr w:type="spellEnd"/>
      <w:r>
        <w:rPr>
          <w:rFonts w:hint="eastAsia"/>
        </w:rPr>
        <w:t xml:space="preserve"> </w:t>
      </w:r>
      <w:proofErr w:type="spellStart"/>
      <w:r>
        <w:rPr>
          <w:rFonts w:hint="eastAsia"/>
        </w:rPr>
        <w:t>ihrer</w:t>
      </w:r>
      <w:proofErr w:type="spellEnd"/>
      <w:r>
        <w:rPr>
          <w:rFonts w:hint="eastAsia"/>
        </w:rPr>
        <w:t xml:space="preserve"> </w:t>
      </w:r>
      <w:proofErr w:type="spellStart"/>
      <w:r>
        <w:rPr>
          <w:rFonts w:hint="eastAsia"/>
        </w:rPr>
        <w:t>Voraussetzung</w:t>
      </w:r>
      <w:proofErr w:type="spellEnd"/>
      <w:r>
        <w:rPr>
          <w:rFonts w:hint="eastAsia"/>
        </w:rPr>
        <w:t xml:space="preserve"> </w:t>
      </w:r>
      <w:proofErr w:type="spellStart"/>
      <w:r>
        <w:rPr>
          <w:rFonts w:hint="eastAsia"/>
        </w:rPr>
        <w:t>wäre</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erklären</w:t>
      </w:r>
      <w:proofErr w:type="spellEnd"/>
      <w:r>
        <w:rPr>
          <w:rFonts w:hint="eastAsia"/>
        </w:rPr>
        <w:t xml:space="preserve">, </w:t>
      </w:r>
      <w:proofErr w:type="spellStart"/>
      <w:r>
        <w:rPr>
          <w:rFonts w:hint="eastAsia"/>
        </w:rPr>
        <w:t>warum</w:t>
      </w:r>
      <w:proofErr w:type="spellEnd"/>
      <w:r>
        <w:rPr>
          <w:rFonts w:hint="eastAsia"/>
        </w:rPr>
        <w:t xml:space="preserve"> in der </w:t>
      </w:r>
      <w:proofErr w:type="spellStart"/>
      <w:r>
        <w:rPr>
          <w:rFonts w:hint="eastAsia"/>
        </w:rPr>
        <w:t>heutigen</w:t>
      </w:r>
      <w:proofErr w:type="spellEnd"/>
      <w:r>
        <w:rPr>
          <w:rFonts w:hint="eastAsia"/>
        </w:rPr>
        <w:t xml:space="preserve"> ... Gesellschaft </w:t>
      </w:r>
      <w:proofErr w:type="spellStart"/>
      <w:r>
        <w:rPr>
          <w:rFonts w:hint="eastAsia"/>
        </w:rPr>
        <w:t>gerade</w:t>
      </w:r>
      <w:proofErr w:type="spellEnd"/>
      <w:r>
        <w:rPr>
          <w:rFonts w:hint="eastAsia"/>
        </w:rPr>
        <w:t xml:space="preserve"> die arm </w:t>
      </w:r>
      <w:proofErr w:type="spellStart"/>
      <w:r>
        <w:rPr>
          <w:rFonts w:hint="eastAsia"/>
        </w:rPr>
        <w:t>sind</w:t>
      </w:r>
      <w:proofErr w:type="spellEnd"/>
      <w:r>
        <w:rPr>
          <w:rFonts w:hint="eastAsia"/>
        </w:rPr>
        <w:t xml:space="preserve">, die </w:t>
      </w:r>
      <w:proofErr w:type="spellStart"/>
      <w:r>
        <w:rPr>
          <w:rFonts w:hint="eastAsia"/>
        </w:rPr>
        <w:t>bisher</w:t>
      </w:r>
      <w:proofErr w:type="spellEnd"/>
      <w:r>
        <w:rPr>
          <w:rFonts w:hint="eastAsia"/>
        </w:rPr>
        <w:t xml:space="preserve"> </w:t>
      </w:r>
      <w:proofErr w:type="spellStart"/>
      <w:r>
        <w:rPr>
          <w:rFonts w:hint="eastAsia"/>
        </w:rPr>
        <w:t>allein</w:t>
      </w:r>
      <w:proofErr w:type="spellEnd"/>
      <w:r>
        <w:rPr>
          <w:rFonts w:hint="eastAsia"/>
        </w:rPr>
        <w:t xml:space="preserve"> </w:t>
      </w:r>
      <w:r>
        <w:rPr>
          <w:rFonts w:hint="eastAsia"/>
        </w:rPr>
        <w:t>ü</w:t>
      </w:r>
      <w:proofErr w:type="spellStart"/>
      <w:r>
        <w:rPr>
          <w:rFonts w:hint="eastAsia"/>
        </w:rPr>
        <w:t>ber</w:t>
      </w:r>
      <w:proofErr w:type="spellEnd"/>
      <w:r>
        <w:rPr>
          <w:rFonts w:hint="eastAsia"/>
        </w:rPr>
        <w:t xml:space="preserve"> </w:t>
      </w:r>
      <w:proofErr w:type="spellStart"/>
      <w:r>
        <w:rPr>
          <w:rFonts w:hint="eastAsia"/>
        </w:rPr>
        <w:t>diese</w:t>
      </w:r>
      <w:proofErr w:type="spellEnd"/>
      <w:r>
        <w:rPr>
          <w:rFonts w:hint="eastAsia"/>
        </w:rPr>
        <w:t xml:space="preserve"> Quelle des </w:t>
      </w:r>
      <w:proofErr w:type="spellStart"/>
      <w:r>
        <w:rPr>
          <w:rFonts w:hint="eastAsia"/>
        </w:rPr>
        <w:t>Reichtums</w:t>
      </w:r>
      <w:proofErr w:type="spellEnd"/>
      <w:r>
        <w:rPr>
          <w:rFonts w:hint="eastAsia"/>
        </w:rPr>
        <w:t xml:space="preserve"> </w:t>
      </w:r>
      <w:proofErr w:type="spellStart"/>
      <w:r>
        <w:rPr>
          <w:rFonts w:hint="eastAsia"/>
        </w:rPr>
        <w:t>verf</w:t>
      </w:r>
      <w:proofErr w:type="spellEnd"/>
      <w:r>
        <w:rPr>
          <w:rFonts w:hint="eastAsia"/>
        </w:rPr>
        <w:t>ü</w:t>
      </w:r>
      <w:proofErr w:type="spellStart"/>
      <w:r>
        <w:rPr>
          <w:rFonts w:hint="eastAsia"/>
        </w:rPr>
        <w:t>gten</w:t>
      </w:r>
      <w:proofErr w:type="spellEnd"/>
      <w:r>
        <w:rPr>
          <w:rFonts w:hint="eastAsia"/>
        </w:rPr>
        <w:t xml:space="preserve">, erst </w:t>
      </w:r>
      <w:proofErr w:type="spellStart"/>
      <w:r>
        <w:rPr>
          <w:rFonts w:hint="eastAsia"/>
        </w:rPr>
        <w:t>recht</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warum</w:t>
      </w:r>
      <w:proofErr w:type="spellEnd"/>
      <w:r>
        <w:rPr>
          <w:rFonts w:hint="eastAsia"/>
        </w:rPr>
        <w:t xml:space="preserve"> </w:t>
      </w:r>
      <w:proofErr w:type="spellStart"/>
      <w:r>
        <w:rPr>
          <w:rFonts w:hint="eastAsia"/>
        </w:rPr>
        <w:t>sie</w:t>
      </w:r>
      <w:proofErr w:type="spellEnd"/>
      <w:r>
        <w:rPr>
          <w:rFonts w:hint="eastAsia"/>
        </w:rPr>
        <w:t xml:space="preserve"> </w:t>
      </w:r>
      <w:r>
        <w:rPr>
          <w:rFonts w:hint="eastAsia"/>
        </w:rPr>
        <w:t>›</w:t>
      </w:r>
      <w:proofErr w:type="spellStart"/>
      <w:r>
        <w:rPr>
          <w:rFonts w:hint="eastAsia"/>
        </w:rPr>
        <w:t>arbeitslos</w:t>
      </w:r>
      <w:proofErr w:type="spellEnd"/>
      <w:r>
        <w:rPr>
          <w:rFonts w:hint="eastAsia"/>
        </w:rPr>
        <w:t>‹</w:t>
      </w:r>
      <w:r>
        <w:rPr>
          <w:rFonts w:hint="eastAsia"/>
        </w:rPr>
        <w:t xml:space="preserve"> und arm </w:t>
      </w:r>
      <w:proofErr w:type="spellStart"/>
      <w:r>
        <w:rPr>
          <w:rFonts w:hint="eastAsia"/>
        </w:rPr>
        <w:t>bleiben</w:t>
      </w:r>
      <w:proofErr w:type="spellEnd"/>
      <w:r>
        <w:rPr>
          <w:rFonts w:hint="eastAsia"/>
        </w:rPr>
        <w:t xml:space="preserve">, </w:t>
      </w:r>
      <w:proofErr w:type="spellStart"/>
      <w:r>
        <w:rPr>
          <w:rFonts w:hint="eastAsia"/>
        </w:rPr>
        <w:t>statt</w:t>
      </w:r>
      <w:proofErr w:type="spellEnd"/>
      <w:r>
        <w:rPr>
          <w:rFonts w:hint="eastAsia"/>
        </w:rPr>
        <w:t xml:space="preserve"> </w:t>
      </w:r>
      <w:proofErr w:type="spellStart"/>
      <w:r>
        <w:rPr>
          <w:rFonts w:hint="eastAsia"/>
        </w:rPr>
        <w:t>mit</w:t>
      </w:r>
      <w:proofErr w:type="spellEnd"/>
      <w:r>
        <w:rPr>
          <w:rFonts w:hint="eastAsia"/>
        </w:rPr>
        <w:t xml:space="preserve"> </w:t>
      </w:r>
      <w:proofErr w:type="spellStart"/>
      <w:r>
        <w:rPr>
          <w:rFonts w:hint="eastAsia"/>
        </w:rPr>
        <w:t>ihrer</w:t>
      </w:r>
      <w:proofErr w:type="spellEnd"/>
      <w:r>
        <w:rPr>
          <w:rFonts w:hint="eastAsia"/>
        </w:rPr>
        <w:t xml:space="preserve"> Arbeit </w:t>
      </w:r>
      <w:proofErr w:type="spellStart"/>
      <w:r>
        <w:rPr>
          <w:rFonts w:hint="eastAsia"/>
        </w:rPr>
        <w:t>sich</w:t>
      </w:r>
      <w:proofErr w:type="spellEnd"/>
      <w:r>
        <w:rPr>
          <w:rFonts w:hint="eastAsia"/>
        </w:rPr>
        <w:t xml:space="preserve"> </w:t>
      </w:r>
      <w:proofErr w:type="spellStart"/>
      <w:r>
        <w:rPr>
          <w:rFonts w:hint="eastAsia"/>
        </w:rPr>
        <w:t>Reichtum</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erzeugen</w:t>
      </w:r>
      <w:proofErr w:type="spellEnd"/>
      <w:r>
        <w:rPr>
          <w:rFonts w:hint="eastAsia"/>
        </w:rPr>
        <w:t xml:space="preserve">. Aber ... Adam Smith ... hat </w:t>
      </w:r>
      <w:proofErr w:type="spellStart"/>
      <w:r>
        <w:rPr>
          <w:rFonts w:hint="eastAsia"/>
        </w:rPr>
        <w:t>bei</w:t>
      </w:r>
      <w:proofErr w:type="spellEnd"/>
      <w:r>
        <w:rPr>
          <w:rFonts w:hint="eastAsia"/>
        </w:rPr>
        <w:t xml:space="preserve"> dem Lob der </w:t>
      </w:r>
      <w:proofErr w:type="spellStart"/>
      <w:r>
        <w:rPr>
          <w:rFonts w:hint="eastAsia"/>
        </w:rPr>
        <w:t>schöpferischen</w:t>
      </w:r>
      <w:proofErr w:type="spellEnd"/>
      <w:r>
        <w:rPr>
          <w:rFonts w:hint="eastAsia"/>
        </w:rPr>
        <w:t xml:space="preserve"> Kraft der </w:t>
      </w:r>
      <w:r>
        <w:rPr>
          <w:rFonts w:hint="eastAsia"/>
        </w:rPr>
        <w:t>›</w:t>
      </w:r>
      <w:r>
        <w:rPr>
          <w:rFonts w:hint="eastAsia"/>
        </w:rPr>
        <w:t>Arbeit</w:t>
      </w:r>
      <w:r>
        <w:rPr>
          <w:rFonts w:hint="eastAsia"/>
        </w:rPr>
        <w:t>‹</w:t>
      </w:r>
      <w:r>
        <w:rPr>
          <w:rFonts w:hint="eastAsia"/>
        </w:rPr>
        <w:t xml:space="preserve"> </w:t>
      </w:r>
      <w:proofErr w:type="spellStart"/>
      <w:r>
        <w:rPr>
          <w:rFonts w:hint="eastAsia"/>
        </w:rPr>
        <w:t>nicht</w:t>
      </w:r>
      <w:proofErr w:type="spellEnd"/>
      <w:r>
        <w:rPr>
          <w:rFonts w:hint="eastAsia"/>
        </w:rPr>
        <w:t xml:space="preserve"> so </w:t>
      </w:r>
      <w:proofErr w:type="spellStart"/>
      <w:r>
        <w:rPr>
          <w:rFonts w:hint="eastAsia"/>
        </w:rPr>
        <w:t>sehr</w:t>
      </w:r>
      <w:proofErr w:type="spellEnd"/>
      <w:r>
        <w:rPr>
          <w:rFonts w:hint="eastAsia"/>
        </w:rPr>
        <w:t xml:space="preserve"> die </w:t>
      </w:r>
      <w:proofErr w:type="spellStart"/>
      <w:r>
        <w:rPr>
          <w:rFonts w:hint="eastAsia"/>
        </w:rPr>
        <w:t>im</w:t>
      </w:r>
      <w:proofErr w:type="spellEnd"/>
      <w:r>
        <w:rPr>
          <w:rFonts w:hint="eastAsia"/>
        </w:rPr>
        <w:t xml:space="preserve"> Wert der </w:t>
      </w:r>
      <w:proofErr w:type="spellStart"/>
      <w:r>
        <w:rPr>
          <w:rFonts w:hint="eastAsia"/>
        </w:rPr>
        <w:t>Waren</w:t>
      </w:r>
      <w:proofErr w:type="spellEnd"/>
      <w:r>
        <w:rPr>
          <w:rFonts w:hint="eastAsia"/>
        </w:rPr>
        <w:t xml:space="preserve"> </w:t>
      </w:r>
      <w:proofErr w:type="spellStart"/>
      <w:r>
        <w:rPr>
          <w:rFonts w:hint="eastAsia"/>
        </w:rPr>
        <w:t>erscheinende</w:t>
      </w:r>
      <w:proofErr w:type="spellEnd"/>
      <w:r>
        <w:rPr>
          <w:rFonts w:hint="eastAsia"/>
        </w:rPr>
        <w:t xml:space="preserve"> und den </w:t>
      </w:r>
      <w:proofErr w:type="spellStart"/>
      <w:r>
        <w:rPr>
          <w:rFonts w:hint="eastAsia"/>
        </w:rPr>
        <w:t>kapitalistischen</w:t>
      </w:r>
      <w:proofErr w:type="spellEnd"/>
      <w:r>
        <w:rPr>
          <w:rFonts w:hint="eastAsia"/>
        </w:rPr>
        <w:t xml:space="preserve"> Profit </w:t>
      </w:r>
      <w:proofErr w:type="spellStart"/>
      <w:r>
        <w:rPr>
          <w:rFonts w:hint="eastAsia"/>
        </w:rPr>
        <w:t>hervorbringende</w:t>
      </w:r>
      <w:proofErr w:type="spellEnd"/>
      <w:r>
        <w:rPr>
          <w:rFonts w:hint="eastAsia"/>
        </w:rPr>
        <w:t xml:space="preserve"> </w:t>
      </w:r>
      <w:proofErr w:type="spellStart"/>
      <w:r>
        <w:rPr>
          <w:rFonts w:hint="eastAsia"/>
        </w:rPr>
        <w:t>Fronarbeit</w:t>
      </w:r>
      <w:proofErr w:type="spellEnd"/>
      <w:r>
        <w:rPr>
          <w:rFonts w:hint="eastAsia"/>
        </w:rPr>
        <w:t xml:space="preserve"> des </w:t>
      </w:r>
      <w:proofErr w:type="spellStart"/>
      <w:r>
        <w:rPr>
          <w:rFonts w:hint="eastAsia"/>
        </w:rPr>
        <w:t>modernen</w:t>
      </w:r>
      <w:proofErr w:type="spellEnd"/>
      <w:r>
        <w:rPr>
          <w:rFonts w:hint="eastAsia"/>
        </w:rPr>
        <w:t xml:space="preserve"> </w:t>
      </w:r>
      <w:proofErr w:type="spellStart"/>
      <w:r>
        <w:rPr>
          <w:rFonts w:hint="eastAsia"/>
        </w:rPr>
        <w:t>Lohnarbeiters</w:t>
      </w:r>
      <w:proofErr w:type="spellEnd"/>
      <w:r>
        <w:rPr>
          <w:rFonts w:hint="eastAsia"/>
        </w:rPr>
        <w:t xml:space="preserve"> </w:t>
      </w:r>
      <w:proofErr w:type="spellStart"/>
      <w:r>
        <w:rPr>
          <w:rFonts w:hint="eastAsia"/>
        </w:rPr>
        <w:t>als</w:t>
      </w:r>
      <w:proofErr w:type="spellEnd"/>
      <w:r>
        <w:rPr>
          <w:rFonts w:hint="eastAsia"/>
        </w:rPr>
        <w:t xml:space="preserve"> die </w:t>
      </w:r>
      <w:proofErr w:type="spellStart"/>
      <w:r>
        <w:rPr>
          <w:rFonts w:hint="eastAsia"/>
        </w:rPr>
        <w:t>allgemeine</w:t>
      </w:r>
      <w:proofErr w:type="spellEnd"/>
      <w:r>
        <w:rPr>
          <w:rFonts w:hint="eastAsia"/>
        </w:rPr>
        <w:t xml:space="preserve"> </w:t>
      </w:r>
      <w:proofErr w:type="spellStart"/>
      <w:r>
        <w:rPr>
          <w:rFonts w:hint="eastAsia"/>
        </w:rPr>
        <w:t>Naturnotwendigkeit</w:t>
      </w:r>
      <w:proofErr w:type="spellEnd"/>
      <w:r>
        <w:rPr>
          <w:rFonts w:hint="eastAsia"/>
        </w:rPr>
        <w:t xml:space="preserve"> der </w:t>
      </w:r>
      <w:proofErr w:type="spellStart"/>
      <w:r>
        <w:rPr>
          <w:rFonts w:hint="eastAsia"/>
        </w:rPr>
        <w:t>menschlichen</w:t>
      </w:r>
      <w:proofErr w:type="spellEnd"/>
      <w:r>
        <w:rPr>
          <w:rFonts w:hint="eastAsia"/>
        </w:rPr>
        <w:t xml:space="preserve"> Arbeit </w:t>
      </w:r>
      <w:proofErr w:type="spellStart"/>
      <w:r>
        <w:rPr>
          <w:rFonts w:hint="eastAsia"/>
        </w:rPr>
        <w:t>vor</w:t>
      </w:r>
      <w:proofErr w:type="spellEnd"/>
      <w:r>
        <w:rPr>
          <w:rFonts w:hint="eastAsia"/>
        </w:rPr>
        <w:t xml:space="preserve"> </w:t>
      </w:r>
      <w:proofErr w:type="spellStart"/>
      <w:r>
        <w:rPr>
          <w:rFonts w:hint="eastAsia"/>
        </w:rPr>
        <w:t>Augen</w:t>
      </w:r>
      <w:proofErr w:type="spellEnd"/>
      <w:r>
        <w:rPr>
          <w:rFonts w:hint="eastAsia"/>
        </w:rPr>
        <w:t xml:space="preserve"> </w:t>
      </w:r>
      <w:proofErr w:type="spellStart"/>
      <w:r>
        <w:rPr>
          <w:rFonts w:hint="eastAsia"/>
        </w:rPr>
        <w:t>gehabt</w:t>
      </w:r>
      <w:proofErr w:type="spellEnd"/>
      <w:r>
        <w:rPr>
          <w:rFonts w:hint="eastAsia"/>
        </w:rPr>
        <w:t xml:space="preserve">, </w:t>
      </w:r>
      <w:proofErr w:type="spellStart"/>
      <w:r>
        <w:rPr>
          <w:rFonts w:hint="eastAsia"/>
        </w:rPr>
        <w:t>wie</w:t>
      </w:r>
      <w:proofErr w:type="spellEnd"/>
      <w:r>
        <w:rPr>
          <w:rFonts w:hint="eastAsia"/>
        </w:rPr>
        <w:t xml:space="preserve"> </w:t>
      </w:r>
      <w:proofErr w:type="spellStart"/>
      <w:r>
        <w:rPr>
          <w:rFonts w:hint="eastAsia"/>
        </w:rPr>
        <w:t>ebenso</w:t>
      </w:r>
      <w:proofErr w:type="spellEnd"/>
      <w:r>
        <w:rPr>
          <w:rFonts w:hint="eastAsia"/>
        </w:rPr>
        <w:t xml:space="preserve"> </w:t>
      </w:r>
      <w:proofErr w:type="spellStart"/>
      <w:r>
        <w:rPr>
          <w:rFonts w:hint="eastAsia"/>
        </w:rPr>
        <w:t>auch</w:t>
      </w:r>
      <w:proofErr w:type="spellEnd"/>
      <w:r>
        <w:rPr>
          <w:rFonts w:hint="eastAsia"/>
        </w:rPr>
        <w:t xml:space="preserve"> seine </w:t>
      </w:r>
      <w:proofErr w:type="spellStart"/>
      <w:r>
        <w:rPr>
          <w:rFonts w:hint="eastAsia"/>
        </w:rPr>
        <w:t>unkritische</w:t>
      </w:r>
      <w:proofErr w:type="spellEnd"/>
      <w:r>
        <w:rPr>
          <w:rFonts w:hint="eastAsia"/>
        </w:rPr>
        <w:t xml:space="preserve"> </w:t>
      </w:r>
      <w:proofErr w:type="spellStart"/>
      <w:r>
        <w:rPr>
          <w:rFonts w:hint="eastAsia"/>
        </w:rPr>
        <w:t>Verherrlichung</w:t>
      </w:r>
      <w:proofErr w:type="spellEnd"/>
      <w:r>
        <w:rPr>
          <w:rFonts w:hint="eastAsia"/>
        </w:rPr>
        <w:t xml:space="preserve"> der </w:t>
      </w:r>
      <w:r>
        <w:rPr>
          <w:rFonts w:hint="eastAsia"/>
        </w:rPr>
        <w:t>›</w:t>
      </w:r>
      <w:proofErr w:type="spellStart"/>
      <w:r>
        <w:rPr>
          <w:rFonts w:hint="eastAsia"/>
        </w:rPr>
        <w:t>Teilung</w:t>
      </w:r>
      <w:proofErr w:type="spellEnd"/>
      <w:r>
        <w:rPr>
          <w:rFonts w:hint="eastAsia"/>
        </w:rPr>
        <w:t xml:space="preserve"> der Arbeit</w:t>
      </w:r>
      <w:r>
        <w:rPr>
          <w:rFonts w:hint="eastAsia"/>
        </w:rPr>
        <w:t>‹</w:t>
      </w:r>
      <w:r>
        <w:rPr>
          <w:rFonts w:hint="eastAsia"/>
        </w:rPr>
        <w:t xml:space="preserve"> in </w:t>
      </w:r>
      <w:proofErr w:type="spellStart"/>
      <w:r>
        <w:rPr>
          <w:rFonts w:hint="eastAsia"/>
        </w:rPr>
        <w:t>jenen</w:t>
      </w:r>
      <w:proofErr w:type="spellEnd"/>
      <w:r>
        <w:rPr>
          <w:rFonts w:hint="eastAsia"/>
        </w:rPr>
        <w:t xml:space="preserve"> </w:t>
      </w:r>
      <w:r>
        <w:rPr>
          <w:rFonts w:hint="eastAsia"/>
        </w:rPr>
        <w:t>›</w:t>
      </w:r>
      <w:proofErr w:type="spellStart"/>
      <w:r>
        <w:rPr>
          <w:rFonts w:hint="eastAsia"/>
        </w:rPr>
        <w:t>großen</w:t>
      </w:r>
      <w:proofErr w:type="spellEnd"/>
      <w:r>
        <w:rPr>
          <w:rFonts w:hint="eastAsia"/>
        </w:rPr>
        <w:t xml:space="preserve"> </w:t>
      </w:r>
      <w:proofErr w:type="spellStart"/>
      <w:r>
        <w:rPr>
          <w:rFonts w:hint="eastAsia"/>
        </w:rPr>
        <w:t>Manufakturen</w:t>
      </w:r>
      <w:proofErr w:type="spellEnd"/>
      <w:r>
        <w:rPr>
          <w:rFonts w:hint="eastAsia"/>
        </w:rPr>
        <w:t>‹</w:t>
      </w:r>
      <w:r>
        <w:rPr>
          <w:rFonts w:hint="eastAsia"/>
        </w:rPr>
        <w:t xml:space="preserve">, </w:t>
      </w:r>
      <w:proofErr w:type="spellStart"/>
      <w:r>
        <w:rPr>
          <w:rFonts w:hint="eastAsia"/>
        </w:rPr>
        <w:t>worunter</w:t>
      </w:r>
      <w:proofErr w:type="spellEnd"/>
      <w:r>
        <w:rPr>
          <w:rFonts w:hint="eastAsia"/>
        </w:rPr>
        <w:t xml:space="preserve"> er das </w:t>
      </w:r>
      <w:proofErr w:type="spellStart"/>
      <w:r>
        <w:rPr>
          <w:rFonts w:hint="eastAsia"/>
        </w:rPr>
        <w:t>Ganze</w:t>
      </w:r>
      <w:proofErr w:type="spellEnd"/>
      <w:r>
        <w:rPr>
          <w:rFonts w:hint="eastAsia"/>
        </w:rPr>
        <w:t xml:space="preserve"> der </w:t>
      </w:r>
      <w:proofErr w:type="spellStart"/>
      <w:r>
        <w:rPr>
          <w:rFonts w:hint="eastAsia"/>
        </w:rPr>
        <w:t>modernen</w:t>
      </w:r>
      <w:proofErr w:type="spellEnd"/>
      <w:r>
        <w:rPr>
          <w:rFonts w:hint="eastAsia"/>
        </w:rPr>
        <w:t xml:space="preserve"> </w:t>
      </w:r>
      <w:proofErr w:type="spellStart"/>
      <w:r>
        <w:rPr>
          <w:rFonts w:hint="eastAsia"/>
        </w:rPr>
        <w:t>kapitalistischen</w:t>
      </w:r>
      <w:proofErr w:type="spellEnd"/>
      <w:r>
        <w:rPr>
          <w:rFonts w:hint="eastAsia"/>
        </w:rPr>
        <w:t xml:space="preserve"> </w:t>
      </w:r>
      <w:proofErr w:type="spellStart"/>
      <w:r>
        <w:rPr>
          <w:rFonts w:hint="eastAsia"/>
        </w:rPr>
        <w:t>Volkswirtschaft</w:t>
      </w:r>
      <w:proofErr w:type="spellEnd"/>
      <w:r>
        <w:rPr>
          <w:rFonts w:hint="eastAsia"/>
        </w:rPr>
        <w:t xml:space="preserve"> </w:t>
      </w:r>
      <w:proofErr w:type="spellStart"/>
      <w:r>
        <w:rPr>
          <w:rFonts w:hint="eastAsia"/>
        </w:rPr>
        <w:t>versteht</w:t>
      </w:r>
      <w:proofErr w:type="spellEnd"/>
      <w:r>
        <w:rPr>
          <w:rFonts w:hint="eastAsia"/>
        </w:rPr>
        <w:t xml:space="preserve">, </w:t>
      </w:r>
      <w:proofErr w:type="spellStart"/>
      <w:r>
        <w:rPr>
          <w:rFonts w:hint="eastAsia"/>
        </w:rPr>
        <w:t>nicht</w:t>
      </w:r>
      <w:proofErr w:type="spellEnd"/>
      <w:r>
        <w:rPr>
          <w:rFonts w:hint="eastAsia"/>
        </w:rPr>
        <w:t xml:space="preserve"> so </w:t>
      </w:r>
      <w:proofErr w:type="spellStart"/>
      <w:r>
        <w:rPr>
          <w:rFonts w:hint="eastAsia"/>
        </w:rPr>
        <w:t>sehr</w:t>
      </w:r>
      <w:proofErr w:type="spellEnd"/>
      <w:r>
        <w:rPr>
          <w:rFonts w:hint="eastAsia"/>
        </w:rPr>
        <w:t xml:space="preserve"> die </w:t>
      </w:r>
      <w:proofErr w:type="spellStart"/>
      <w:r>
        <w:rPr>
          <w:rFonts w:hint="eastAsia"/>
        </w:rPr>
        <w:t>äußerst</w:t>
      </w:r>
      <w:proofErr w:type="spellEnd"/>
      <w:r>
        <w:rPr>
          <w:rFonts w:hint="eastAsia"/>
        </w:rPr>
        <w:t xml:space="preserve"> </w:t>
      </w:r>
      <w:proofErr w:type="spellStart"/>
      <w:r>
        <w:rPr>
          <w:rFonts w:hint="eastAsia"/>
        </w:rPr>
        <w:t>unvollkommene</w:t>
      </w:r>
      <w:proofErr w:type="spellEnd"/>
      <w:r>
        <w:rPr>
          <w:rFonts w:hint="eastAsia"/>
        </w:rPr>
        <w:t xml:space="preserve"> ... Form der </w:t>
      </w:r>
      <w:proofErr w:type="spellStart"/>
      <w:r>
        <w:rPr>
          <w:rFonts w:hint="eastAsia"/>
        </w:rPr>
        <w:t>Arbeitsteilung</w:t>
      </w:r>
      <w:proofErr w:type="spellEnd"/>
      <w:r>
        <w:rPr>
          <w:rFonts w:hint="eastAsia"/>
        </w:rPr>
        <w:t xml:space="preserve"> in der </w:t>
      </w:r>
      <w:proofErr w:type="spellStart"/>
      <w:r>
        <w:rPr>
          <w:rFonts w:hint="eastAsia"/>
        </w:rPr>
        <w:t>gegenwärtigen</w:t>
      </w:r>
      <w:proofErr w:type="spellEnd"/>
      <w:r>
        <w:rPr>
          <w:rFonts w:hint="eastAsia"/>
        </w:rPr>
        <w:t xml:space="preserve"> </w:t>
      </w:r>
      <w:proofErr w:type="spellStart"/>
      <w:r>
        <w:rPr>
          <w:rFonts w:hint="eastAsia"/>
        </w:rPr>
        <w:t>kapitalistischen</w:t>
      </w:r>
      <w:proofErr w:type="spellEnd"/>
      <w:r>
        <w:rPr>
          <w:rFonts w:hint="eastAsia"/>
        </w:rPr>
        <w:t xml:space="preserve"> Gesellschaft, </w:t>
      </w:r>
      <w:proofErr w:type="spellStart"/>
      <w:r>
        <w:rPr>
          <w:rFonts w:hint="eastAsia"/>
        </w:rPr>
        <w:t>als</w:t>
      </w:r>
      <w:proofErr w:type="spellEnd"/>
      <w:r>
        <w:rPr>
          <w:rFonts w:hint="eastAsia"/>
        </w:rPr>
        <w:t xml:space="preserve"> der </w:t>
      </w:r>
      <w:proofErr w:type="spellStart"/>
      <w:r>
        <w:rPr>
          <w:rFonts w:hint="eastAsia"/>
        </w:rPr>
        <w:t>damit</w:t>
      </w:r>
      <w:proofErr w:type="spellEnd"/>
      <w:r>
        <w:rPr>
          <w:rFonts w:hint="eastAsia"/>
        </w:rPr>
        <w:t xml:space="preserve"> in </w:t>
      </w:r>
      <w:proofErr w:type="spellStart"/>
      <w:r>
        <w:rPr>
          <w:rFonts w:hint="eastAsia"/>
        </w:rPr>
        <w:t>unklarer</w:t>
      </w:r>
      <w:proofErr w:type="spellEnd"/>
      <w:r>
        <w:rPr>
          <w:rFonts w:hint="eastAsia"/>
        </w:rPr>
        <w:t xml:space="preserve"> Weise </w:t>
      </w:r>
      <w:proofErr w:type="spellStart"/>
      <w:r>
        <w:rPr>
          <w:rFonts w:hint="eastAsia"/>
        </w:rPr>
        <w:t>verschwimmenden</w:t>
      </w:r>
      <w:proofErr w:type="spellEnd"/>
      <w:r>
        <w:rPr>
          <w:rFonts w:hint="eastAsia"/>
        </w:rPr>
        <w:t xml:space="preserve"> </w:t>
      </w:r>
      <w:proofErr w:type="spellStart"/>
      <w:r>
        <w:rPr>
          <w:rFonts w:hint="eastAsia"/>
          <w:i/>
          <w:iCs/>
        </w:rPr>
        <w:t>allgemeinen</w:t>
      </w:r>
      <w:proofErr w:type="spellEnd"/>
      <w:r>
        <w:rPr>
          <w:rFonts w:hint="eastAsia"/>
          <w:i/>
          <w:iCs/>
        </w:rPr>
        <w:t xml:space="preserve"> </w:t>
      </w:r>
      <w:proofErr w:type="spellStart"/>
      <w:r>
        <w:rPr>
          <w:rFonts w:hint="eastAsia"/>
          <w:i/>
          <w:iCs/>
        </w:rPr>
        <w:t>gesellschaftlichen</w:t>
      </w:r>
      <w:proofErr w:type="spellEnd"/>
      <w:r>
        <w:rPr>
          <w:rFonts w:hint="eastAsia"/>
          <w:i/>
          <w:iCs/>
        </w:rPr>
        <w:t xml:space="preserve"> Gestalt der </w:t>
      </w:r>
      <w:proofErr w:type="spellStart"/>
      <w:r>
        <w:rPr>
          <w:rFonts w:hint="eastAsia"/>
          <w:i/>
          <w:iCs/>
        </w:rPr>
        <w:t>menschlichen</w:t>
      </w:r>
      <w:proofErr w:type="spellEnd"/>
      <w:r>
        <w:rPr>
          <w:rFonts w:hint="eastAsia"/>
          <w:i/>
          <w:iCs/>
        </w:rPr>
        <w:t xml:space="preserve"> Arbeit</w:t>
      </w:r>
      <w:r>
        <w:rPr>
          <w:rFonts w:hint="eastAsia"/>
        </w:rPr>
        <w:t xml:space="preserve"> gilt.</w:t>
      </w:r>
      <w:r>
        <w:rPr>
          <w:rFonts w:hint="eastAsia"/>
        </w:rPr>
        <w:t>〈</w:t>
      </w:r>
      <w:r>
        <w:rPr>
          <w:rFonts w:hint="eastAsia"/>
        </w:rPr>
        <w:t>sic</w:t>
      </w:r>
      <w:r>
        <w:rPr>
          <w:rFonts w:hint="eastAsia"/>
        </w:rPr>
        <w:t>〉</w:t>
      </w:r>
      <w:r>
        <w:rPr>
          <w:rFonts w:hint="eastAsia"/>
        </w:rPr>
        <w:t xml:space="preserve">« </w:t>
      </w:r>
      <w:proofErr w:type="spellStart"/>
      <w:r>
        <w:rPr>
          <w:rFonts w:hint="eastAsia"/>
        </w:rPr>
        <w:t>Korsch</w:t>
      </w:r>
      <w:proofErr w:type="spellEnd"/>
      <w:r>
        <w:rPr>
          <w:rFonts w:hint="eastAsia"/>
        </w:rPr>
        <w:t xml:space="preserve"> 1c II p 44-46 </w:t>
      </w:r>
    </w:p>
    <w:p w14:paraId="63072789" w14:textId="7E592826" w:rsidR="00572209" w:rsidRDefault="00000000" w:rsidP="00EA67E3">
      <w:pPr>
        <w:spacing w:line="360" w:lineRule="auto"/>
        <w:jc w:val="right"/>
      </w:pPr>
      <w:r>
        <w:rPr>
          <w:rFonts w:hint="eastAsia"/>
        </w:rPr>
        <w:t>[X 10 a]</w:t>
      </w:r>
    </w:p>
    <w:p w14:paraId="0A5DDA4E" w14:textId="77777777" w:rsidR="00EA67E3" w:rsidRDefault="00000000">
      <w:pPr>
        <w:spacing w:line="360" w:lineRule="auto"/>
      </w:pPr>
      <w:r>
        <w:rPr>
          <w:rFonts w:hint="eastAsia"/>
        </w:rPr>
        <w:t>“资产阶级经济学家在将价值还原为劳动时，虽然在其初期，当政治经济学的抽</w:t>
      </w:r>
      <w:r>
        <w:rPr>
          <w:rFonts w:hint="eastAsia"/>
        </w:rPr>
        <w:lastRenderedPageBreak/>
        <w:t>象范畴尚处在与其物质内容分离的过程中……时，也考虑过各种形式的现实劳动。例如重商主义者、重农主义者等曾先后宣称出口工业、贸易和航运业中应用的劳动、农业劳动等是财富的真正源泉。即使在亚当·斯密（</w:t>
      </w:r>
      <w:r>
        <w:rPr>
          <w:rFonts w:hint="eastAsia"/>
        </w:rPr>
        <w:t>Adam Smith</w:t>
      </w:r>
      <w:r>
        <w:rPr>
          <w:rFonts w:hint="eastAsia"/>
        </w:rPr>
        <w:t>）</w:t>
      </w:r>
      <w:r>
        <w:rPr>
          <w:rStyle w:val="af"/>
          <w:rFonts w:hint="eastAsia"/>
        </w:rPr>
        <w:footnoteReference w:id="53"/>
      </w:r>
      <w:r>
        <w:rPr>
          <w:rFonts w:hint="eastAsia"/>
        </w:rPr>
        <w:t>那里——他最终从不同的劳动部门过渡到商品生产劳动的一般形式——除了形式主义的、他与李嘉图（</w:t>
      </w:r>
      <w:r>
        <w:rPr>
          <w:rFonts w:hint="eastAsia"/>
        </w:rPr>
        <w:t>Ricardo</w:t>
      </w:r>
      <w:r>
        <w:rPr>
          <w:rFonts w:hint="eastAsia"/>
        </w:rPr>
        <w:t>）</w:t>
      </w:r>
      <w:r>
        <w:rPr>
          <w:rStyle w:val="af"/>
          <w:rFonts w:hint="eastAsia"/>
        </w:rPr>
        <w:footnoteReference w:id="54"/>
      </w:r>
      <w:r>
        <w:rPr>
          <w:rFonts w:hint="eastAsia"/>
        </w:rPr>
        <w:t>共有的将‘劳动’规定为一种抽象的、只出现在‘价值’（交换价值）中的本质</w:t>
      </w:r>
      <w:r w:rsidR="000256A7">
        <w:rPr>
          <w:rFonts w:hint="eastAsia"/>
        </w:rPr>
        <w:t>的规定</w:t>
      </w:r>
      <w:r>
        <w:rPr>
          <w:rFonts w:hint="eastAsia"/>
        </w:rPr>
        <w:t>之外，还</w:t>
      </w:r>
      <w:proofErr w:type="gramStart"/>
      <w:r>
        <w:rPr>
          <w:rFonts w:hint="eastAsia"/>
        </w:rPr>
        <w:t>并行着</w:t>
      </w:r>
      <w:proofErr w:type="gramEnd"/>
      <w:r>
        <w:rPr>
          <w:rFonts w:hint="eastAsia"/>
        </w:rPr>
        <w:t>另一种规定。他将同一种他定义为创造交换价值的劳动，……也定义为物质财富或使用价值的唯一源泉。这种在庸俗社会主义（</w:t>
      </w:r>
      <w:proofErr w:type="spellStart"/>
      <w:r>
        <w:rPr>
          <w:rFonts w:hint="eastAsia"/>
        </w:rPr>
        <w:t>vulgärer</w:t>
      </w:r>
      <w:proofErr w:type="spellEnd"/>
      <w:r>
        <w:rPr>
          <w:rFonts w:hint="eastAsia"/>
        </w:rPr>
        <w:t xml:space="preserve"> </w:t>
      </w:r>
      <w:proofErr w:type="spellStart"/>
      <w:r>
        <w:rPr>
          <w:rFonts w:hint="eastAsia"/>
        </w:rPr>
        <w:t>Sozialismus</w:t>
      </w:r>
      <w:proofErr w:type="spellEnd"/>
      <w:r>
        <w:rPr>
          <w:rFonts w:hint="eastAsia"/>
        </w:rPr>
        <w:t>）</w:t>
      </w:r>
      <w:r>
        <w:rPr>
          <w:rStyle w:val="af"/>
          <w:rFonts w:hint="eastAsia"/>
        </w:rPr>
        <w:footnoteReference w:id="55"/>
      </w:r>
      <w:r>
        <w:rPr>
          <w:rFonts w:hint="eastAsia"/>
        </w:rPr>
        <w:t>中至今</w:t>
      </w:r>
      <w:r w:rsidR="008422B5">
        <w:rPr>
          <w:rFonts w:hint="eastAsia"/>
        </w:rPr>
        <w:t>仍</w:t>
      </w:r>
      <w:r>
        <w:rPr>
          <w:rFonts w:hint="eastAsia"/>
        </w:rPr>
        <w:t>根深蒂固</w:t>
      </w:r>
      <w:r w:rsidR="008422B5">
        <w:rPr>
          <w:rFonts w:hint="eastAsia"/>
        </w:rPr>
        <w:t>的学说</w:t>
      </w:r>
      <w:r>
        <w:rPr>
          <w:rFonts w:hint="eastAsia"/>
        </w:rPr>
        <w:t>……，在经济学上是错误的。”在它的前提下，无法“解释为什么在当今社会中恰恰</w:t>
      </w:r>
      <w:r w:rsidR="008422B5">
        <w:rPr>
          <w:rFonts w:hint="eastAsia"/>
        </w:rPr>
        <w:t>是</w:t>
      </w:r>
      <w:r>
        <w:rPr>
          <w:rFonts w:hint="eastAsia"/>
        </w:rPr>
        <w:t>那些迄今为止唯一掌握着这一财富源泉的人是贫穷的，更无法解释，为什么他们‘失业’并且贫穷，而不是用自己的劳动为自己创造财富。但是亚当·斯密在赞美‘劳动’的创造力时，与其说看到的是在现代雇佣劳动者劳动产品的价值中显现的、并产生资本主义利润的苦役劳动，不如说看到的是人类劳动</w:t>
      </w:r>
      <w:r w:rsidR="008422B5">
        <w:rPr>
          <w:rFonts w:hint="eastAsia"/>
        </w:rPr>
        <w:t>普遍</w:t>
      </w:r>
      <w:r>
        <w:rPr>
          <w:rFonts w:hint="eastAsia"/>
        </w:rPr>
        <w:t>的自然必然性，正如他对‘大工场’中‘劳动分工’——他以此指整个现代资本主义国民经济——的</w:t>
      </w:r>
      <w:r w:rsidR="008422B5">
        <w:rPr>
          <w:rFonts w:hint="eastAsia"/>
        </w:rPr>
        <w:t>不加批判的</w:t>
      </w:r>
      <w:r>
        <w:rPr>
          <w:rFonts w:hint="eastAsia"/>
        </w:rPr>
        <w:t>颂扬</w:t>
      </w:r>
      <w:r w:rsidR="008422B5">
        <w:rPr>
          <w:rFonts w:hint="eastAsia"/>
        </w:rPr>
        <w:t>一样</w:t>
      </w:r>
      <w:r>
        <w:rPr>
          <w:rFonts w:hint="eastAsia"/>
        </w:rPr>
        <w:t>，与其说</w:t>
      </w:r>
      <w:r w:rsidR="008422B5">
        <w:rPr>
          <w:rFonts w:hint="eastAsia"/>
        </w:rPr>
        <w:t>是</w:t>
      </w:r>
      <w:r>
        <w:rPr>
          <w:rFonts w:hint="eastAsia"/>
        </w:rPr>
        <w:t>针对当前资本主义社会中极不完善的……劳动分工形式，不如说针对的是与之模糊不清地混合在一起的</w:t>
      </w:r>
      <w:r>
        <w:rPr>
          <w:rFonts w:hint="eastAsia"/>
          <w:i/>
          <w:iCs/>
        </w:rPr>
        <w:t>人类劳动一般的社会形态</w:t>
      </w:r>
      <w:r>
        <w:rPr>
          <w:rFonts w:hint="eastAsia"/>
        </w:rPr>
        <w:t>。”科尔施</w:t>
      </w:r>
      <w:r>
        <w:rPr>
          <w:rFonts w:hint="eastAsia"/>
        </w:rPr>
        <w:t>1c</w:t>
      </w:r>
      <w:r>
        <w:rPr>
          <w:rFonts w:hint="eastAsia"/>
        </w:rPr>
        <w:t>，第二卷，第</w:t>
      </w:r>
      <w:r>
        <w:rPr>
          <w:rFonts w:hint="eastAsia"/>
        </w:rPr>
        <w:t>44-46</w:t>
      </w:r>
      <w:r>
        <w:rPr>
          <w:rFonts w:hint="eastAsia"/>
        </w:rPr>
        <w:t>页</w:t>
      </w:r>
    </w:p>
    <w:p w14:paraId="108B1AE0" w14:textId="4D8C8B2C" w:rsidR="00572209" w:rsidRDefault="00000000" w:rsidP="00EA67E3">
      <w:pPr>
        <w:spacing w:line="360" w:lineRule="auto"/>
        <w:jc w:val="right"/>
        <w:rPr>
          <w:rFonts w:hint="eastAsia"/>
        </w:rPr>
      </w:pPr>
      <w:r>
        <w:rPr>
          <w:rFonts w:hint="eastAsia"/>
        </w:rPr>
        <w:t>[X 10 a]</w:t>
      </w:r>
    </w:p>
    <w:p w14:paraId="2EF200B7" w14:textId="77777777" w:rsidR="00EA67E3" w:rsidRDefault="00000000">
      <w:pPr>
        <w:spacing w:line="360" w:lineRule="auto"/>
      </w:pPr>
      <w:proofErr w:type="spellStart"/>
      <w:r>
        <w:rPr>
          <w:rFonts w:hint="eastAsia"/>
        </w:rPr>
        <w:t>Entscheidende</w:t>
      </w:r>
      <w:proofErr w:type="spellEnd"/>
      <w:r>
        <w:rPr>
          <w:rFonts w:hint="eastAsia"/>
        </w:rPr>
        <w:t xml:space="preserve">, </w:t>
      </w:r>
      <w:proofErr w:type="spellStart"/>
      <w:r>
        <w:rPr>
          <w:rFonts w:hint="eastAsia"/>
        </w:rPr>
        <w:t>wenn</w:t>
      </w:r>
      <w:proofErr w:type="spellEnd"/>
      <w:r>
        <w:rPr>
          <w:rFonts w:hint="eastAsia"/>
        </w:rPr>
        <w:t xml:space="preserve"> </w:t>
      </w:r>
      <w:proofErr w:type="spellStart"/>
      <w:r>
        <w:rPr>
          <w:rFonts w:hint="eastAsia"/>
        </w:rPr>
        <w:t>auch</w:t>
      </w:r>
      <w:proofErr w:type="spellEnd"/>
      <w:r>
        <w:rPr>
          <w:rFonts w:hint="eastAsia"/>
        </w:rPr>
        <w:t xml:space="preserve"> </w:t>
      </w:r>
      <w:proofErr w:type="spellStart"/>
      <w:r>
        <w:rPr>
          <w:rFonts w:hint="eastAsia"/>
        </w:rPr>
        <w:t>im</w:t>
      </w:r>
      <w:proofErr w:type="spellEnd"/>
      <w:r>
        <w:rPr>
          <w:rFonts w:hint="eastAsia"/>
        </w:rPr>
        <w:t xml:space="preserve"> </w:t>
      </w:r>
      <w:proofErr w:type="spellStart"/>
      <w:r>
        <w:rPr>
          <w:rFonts w:hint="eastAsia"/>
        </w:rPr>
        <w:t>Schlußsatz</w:t>
      </w:r>
      <w:proofErr w:type="spellEnd"/>
      <w:r>
        <w:rPr>
          <w:rFonts w:hint="eastAsia"/>
        </w:rPr>
        <w:t xml:space="preserve"> </w:t>
      </w:r>
      <w:proofErr w:type="spellStart"/>
      <w:r>
        <w:rPr>
          <w:rFonts w:hint="eastAsia"/>
        </w:rPr>
        <w:t>wohl</w:t>
      </w:r>
      <w:proofErr w:type="spellEnd"/>
      <w:r>
        <w:rPr>
          <w:rFonts w:hint="eastAsia"/>
        </w:rPr>
        <w:t xml:space="preserve"> </w:t>
      </w:r>
      <w:proofErr w:type="spellStart"/>
      <w:r>
        <w:rPr>
          <w:rFonts w:hint="eastAsia"/>
        </w:rPr>
        <w:t>noch</w:t>
      </w:r>
      <w:proofErr w:type="spellEnd"/>
      <w:r>
        <w:rPr>
          <w:rFonts w:hint="eastAsia"/>
        </w:rPr>
        <w:t xml:space="preserve"> der </w:t>
      </w:r>
      <w:proofErr w:type="spellStart"/>
      <w:r>
        <w:rPr>
          <w:rFonts w:hint="eastAsia"/>
        </w:rPr>
        <w:t>Aufhellung</w:t>
      </w:r>
      <w:proofErr w:type="spellEnd"/>
      <w:r>
        <w:rPr>
          <w:rFonts w:hint="eastAsia"/>
        </w:rPr>
        <w:t xml:space="preserve"> bed</w:t>
      </w:r>
      <w:r>
        <w:rPr>
          <w:rFonts w:hint="eastAsia"/>
        </w:rPr>
        <w:t>ü</w:t>
      </w:r>
      <w:proofErr w:type="spellStart"/>
      <w:r>
        <w:rPr>
          <w:rFonts w:hint="eastAsia"/>
        </w:rPr>
        <w:t>rftige</w:t>
      </w:r>
      <w:proofErr w:type="spellEnd"/>
      <w:r>
        <w:rPr>
          <w:rFonts w:hint="eastAsia"/>
        </w:rPr>
        <w:t xml:space="preserve"> Stelle </w:t>
      </w:r>
      <w:r>
        <w:rPr>
          <w:rFonts w:hint="eastAsia"/>
        </w:rPr>
        <w:t>ü</w:t>
      </w:r>
      <w:proofErr w:type="spellStart"/>
      <w:r>
        <w:rPr>
          <w:rFonts w:hint="eastAsia"/>
        </w:rPr>
        <w:t>ber</w:t>
      </w:r>
      <w:proofErr w:type="spellEnd"/>
      <w:r>
        <w:rPr>
          <w:rFonts w:hint="eastAsia"/>
        </w:rPr>
        <w:t xml:space="preserve"> den </w:t>
      </w:r>
      <w:proofErr w:type="spellStart"/>
      <w:r>
        <w:rPr>
          <w:rFonts w:hint="eastAsia"/>
        </w:rPr>
        <w:t>Mehrwert</w:t>
      </w:r>
      <w:proofErr w:type="spellEnd"/>
      <w:r>
        <w:rPr>
          <w:rFonts w:hint="eastAsia"/>
        </w:rPr>
        <w:t xml:space="preserve">: »Auch die </w:t>
      </w:r>
      <w:proofErr w:type="spellStart"/>
      <w:r>
        <w:rPr>
          <w:rFonts w:hint="eastAsia"/>
        </w:rPr>
        <w:t>gewöhnlich</w:t>
      </w:r>
      <w:proofErr w:type="spellEnd"/>
      <w:r>
        <w:rPr>
          <w:rFonts w:hint="eastAsia"/>
        </w:rPr>
        <w:t xml:space="preserve"> </w:t>
      </w:r>
      <w:proofErr w:type="spellStart"/>
      <w:r>
        <w:rPr>
          <w:rFonts w:hint="eastAsia"/>
        </w:rPr>
        <w:t>als</w:t>
      </w:r>
      <w:proofErr w:type="spellEnd"/>
      <w:r>
        <w:rPr>
          <w:rFonts w:hint="eastAsia"/>
        </w:rPr>
        <w:t xml:space="preserve"> der </w:t>
      </w:r>
      <w:proofErr w:type="spellStart"/>
      <w:r>
        <w:rPr>
          <w:rFonts w:hint="eastAsia"/>
        </w:rPr>
        <w:t>eigentliche</w:t>
      </w:r>
      <w:proofErr w:type="spellEnd"/>
      <w:r>
        <w:rPr>
          <w:rFonts w:hint="eastAsia"/>
        </w:rPr>
        <w:t xml:space="preserve"> </w:t>
      </w:r>
      <w:proofErr w:type="spellStart"/>
      <w:r>
        <w:rPr>
          <w:rFonts w:hint="eastAsia"/>
        </w:rPr>
        <w:t>sozialistische</w:t>
      </w:r>
      <w:proofErr w:type="spellEnd"/>
      <w:r>
        <w:rPr>
          <w:rFonts w:hint="eastAsia"/>
        </w:rPr>
        <w:t xml:space="preserve"> </w:t>
      </w:r>
      <w:proofErr w:type="spellStart"/>
      <w:r>
        <w:rPr>
          <w:rFonts w:hint="eastAsia"/>
        </w:rPr>
        <w:t>Bestandteil</w:t>
      </w:r>
      <w:proofErr w:type="spellEnd"/>
      <w:r>
        <w:rPr>
          <w:rFonts w:hint="eastAsia"/>
        </w:rPr>
        <w:t xml:space="preserve"> der </w:t>
      </w:r>
      <w:proofErr w:type="spellStart"/>
      <w:r>
        <w:rPr>
          <w:rFonts w:hint="eastAsia"/>
        </w:rPr>
        <w:t>ökonomischen</w:t>
      </w:r>
      <w:proofErr w:type="spellEnd"/>
      <w:r>
        <w:rPr>
          <w:rFonts w:hint="eastAsia"/>
        </w:rPr>
        <w:t xml:space="preserve"> </w:t>
      </w:r>
      <w:proofErr w:type="spellStart"/>
      <w:r>
        <w:rPr>
          <w:rFonts w:hint="eastAsia"/>
        </w:rPr>
        <w:t>Theorie</w:t>
      </w:r>
      <w:proofErr w:type="spellEnd"/>
      <w:r>
        <w:rPr>
          <w:rFonts w:hint="eastAsia"/>
        </w:rPr>
        <w:t xml:space="preserve"> von Marx </w:t>
      </w:r>
      <w:proofErr w:type="spellStart"/>
      <w:r>
        <w:rPr>
          <w:rFonts w:hint="eastAsia"/>
        </w:rPr>
        <w:t>betrachtete</w:t>
      </w:r>
      <w:proofErr w:type="spellEnd"/>
      <w:r>
        <w:rPr>
          <w:rFonts w:hint="eastAsia"/>
        </w:rPr>
        <w:t xml:space="preserve"> </w:t>
      </w:r>
      <w:proofErr w:type="spellStart"/>
      <w:r>
        <w:rPr>
          <w:rFonts w:hint="eastAsia"/>
        </w:rPr>
        <w:t>Lehre</w:t>
      </w:r>
      <w:proofErr w:type="spellEnd"/>
      <w:r>
        <w:rPr>
          <w:rFonts w:hint="eastAsia"/>
        </w:rPr>
        <w:t xml:space="preserve"> </w:t>
      </w:r>
      <w:proofErr w:type="spellStart"/>
      <w:r>
        <w:rPr>
          <w:rFonts w:hint="eastAsia"/>
        </w:rPr>
        <w:t>vom</w:t>
      </w:r>
      <w:proofErr w:type="spellEnd"/>
      <w:r>
        <w:rPr>
          <w:rFonts w:hint="eastAsia"/>
        </w:rPr>
        <w:t xml:space="preserve"> </w:t>
      </w:r>
      <w:proofErr w:type="spellStart"/>
      <w:r>
        <w:rPr>
          <w:rFonts w:hint="eastAsia"/>
        </w:rPr>
        <w:t>Mehrwert</w:t>
      </w:r>
      <w:proofErr w:type="spellEnd"/>
      <w:r>
        <w:rPr>
          <w:rFonts w:hint="eastAsia"/>
        </w:rPr>
        <w:t xml:space="preserve"> </w:t>
      </w:r>
      <w:proofErr w:type="spellStart"/>
      <w:r>
        <w:rPr>
          <w:rFonts w:hint="eastAsia"/>
        </w:rPr>
        <w:t>ist</w:t>
      </w:r>
      <w:proofErr w:type="spellEnd"/>
      <w:r>
        <w:rPr>
          <w:rFonts w:hint="eastAsia"/>
        </w:rPr>
        <w:t xml:space="preserve"> in der </w:t>
      </w:r>
      <w:proofErr w:type="spellStart"/>
      <w:r>
        <w:rPr>
          <w:rFonts w:hint="eastAsia"/>
        </w:rPr>
        <w:t>fortgebildeten</w:t>
      </w:r>
      <w:proofErr w:type="spellEnd"/>
      <w:r>
        <w:rPr>
          <w:rFonts w:hint="eastAsia"/>
        </w:rPr>
        <w:t xml:space="preserve"> Gestalt, in der </w:t>
      </w:r>
      <w:proofErr w:type="spellStart"/>
      <w:r>
        <w:rPr>
          <w:rFonts w:hint="eastAsia"/>
        </w:rPr>
        <w:t>sie</w:t>
      </w:r>
      <w:proofErr w:type="spellEnd"/>
      <w:r>
        <w:rPr>
          <w:rFonts w:hint="eastAsia"/>
        </w:rPr>
        <w:t xml:space="preserve"> </w:t>
      </w:r>
      <w:proofErr w:type="spellStart"/>
      <w:r>
        <w:rPr>
          <w:rFonts w:hint="eastAsia"/>
        </w:rPr>
        <w:t>bei</w:t>
      </w:r>
      <w:proofErr w:type="spellEnd"/>
      <w:r>
        <w:rPr>
          <w:rFonts w:hint="eastAsia"/>
        </w:rPr>
        <w:t xml:space="preserve"> Marx </w:t>
      </w:r>
      <w:proofErr w:type="spellStart"/>
      <w:r>
        <w:rPr>
          <w:rFonts w:hint="eastAsia"/>
        </w:rPr>
        <w:t>auftritt</w:t>
      </w:r>
      <w:proofErr w:type="spellEnd"/>
      <w:r>
        <w:rPr>
          <w:rFonts w:hint="eastAsia"/>
        </w:rPr>
        <w:t xml:space="preserve">, </w:t>
      </w:r>
      <w:proofErr w:type="spellStart"/>
      <w:r>
        <w:rPr>
          <w:rFonts w:hint="eastAsia"/>
        </w:rPr>
        <w:t>weder</w:t>
      </w:r>
      <w:proofErr w:type="spellEnd"/>
      <w:r>
        <w:rPr>
          <w:rFonts w:hint="eastAsia"/>
        </w:rPr>
        <w:t xml:space="preserve"> </w:t>
      </w:r>
      <w:proofErr w:type="spellStart"/>
      <w:r>
        <w:rPr>
          <w:rFonts w:hint="eastAsia"/>
        </w:rPr>
        <w:t>ein</w:t>
      </w:r>
      <w:proofErr w:type="spellEnd"/>
      <w:r>
        <w:rPr>
          <w:rFonts w:hint="eastAsia"/>
        </w:rPr>
        <w:t xml:space="preserve"> </w:t>
      </w:r>
      <w:proofErr w:type="spellStart"/>
      <w:r>
        <w:rPr>
          <w:rFonts w:hint="eastAsia"/>
        </w:rPr>
        <w:t>einfaches</w:t>
      </w:r>
      <w:proofErr w:type="spellEnd"/>
      <w:r>
        <w:rPr>
          <w:rFonts w:hint="eastAsia"/>
        </w:rPr>
        <w:t xml:space="preserve"> </w:t>
      </w:r>
      <w:proofErr w:type="spellStart"/>
      <w:r>
        <w:rPr>
          <w:rFonts w:hint="eastAsia"/>
        </w:rPr>
        <w:t>ökonomisches</w:t>
      </w:r>
      <w:proofErr w:type="spellEnd"/>
      <w:r>
        <w:rPr>
          <w:rFonts w:hint="eastAsia"/>
        </w:rPr>
        <w:t xml:space="preserve"> </w:t>
      </w:r>
      <w:proofErr w:type="spellStart"/>
      <w:r>
        <w:rPr>
          <w:rFonts w:hint="eastAsia"/>
        </w:rPr>
        <w:t>Rechenexempel</w:t>
      </w:r>
      <w:proofErr w:type="spellEnd"/>
      <w:r>
        <w:rPr>
          <w:rFonts w:hint="eastAsia"/>
        </w:rPr>
        <w:t xml:space="preserve">, we1ches dem </w:t>
      </w:r>
      <w:proofErr w:type="spellStart"/>
      <w:r>
        <w:rPr>
          <w:rFonts w:hint="eastAsia"/>
        </w:rPr>
        <w:t>Kapitalismus</w:t>
      </w:r>
      <w:proofErr w:type="spellEnd"/>
      <w:r>
        <w:rPr>
          <w:rFonts w:hint="eastAsia"/>
        </w:rPr>
        <w:t xml:space="preserve"> </w:t>
      </w:r>
      <w:proofErr w:type="spellStart"/>
      <w:r>
        <w:rPr>
          <w:rFonts w:hint="eastAsia"/>
        </w:rPr>
        <w:t>einen</w:t>
      </w:r>
      <w:proofErr w:type="spellEnd"/>
      <w:r>
        <w:rPr>
          <w:rFonts w:hint="eastAsia"/>
        </w:rPr>
        <w:t xml:space="preserve"> an den </w:t>
      </w:r>
      <w:proofErr w:type="spellStart"/>
      <w:r>
        <w:rPr>
          <w:rFonts w:hint="eastAsia"/>
        </w:rPr>
        <w:t>Arbeitern</w:t>
      </w:r>
      <w:proofErr w:type="spellEnd"/>
      <w:r>
        <w:rPr>
          <w:rFonts w:hint="eastAsia"/>
        </w:rPr>
        <w:t xml:space="preserve"> </w:t>
      </w:r>
      <w:proofErr w:type="spellStart"/>
      <w:r>
        <w:rPr>
          <w:rFonts w:hint="eastAsia"/>
        </w:rPr>
        <w:t>ver</w:t>
      </w:r>
      <w:proofErr w:type="spellEnd"/>
      <w:r>
        <w:rPr>
          <w:rFonts w:hint="eastAsia"/>
        </w:rPr>
        <w:t>ü</w:t>
      </w:r>
      <w:proofErr w:type="spellStart"/>
      <w:r>
        <w:rPr>
          <w:rFonts w:hint="eastAsia"/>
        </w:rPr>
        <w:t>bten</w:t>
      </w:r>
      <w:proofErr w:type="spellEnd"/>
      <w:r>
        <w:rPr>
          <w:rFonts w:hint="eastAsia"/>
        </w:rPr>
        <w:t xml:space="preserve"> </w:t>
      </w:r>
      <w:proofErr w:type="spellStart"/>
      <w:r>
        <w:rPr>
          <w:rFonts w:hint="eastAsia"/>
        </w:rPr>
        <w:t>formellen</w:t>
      </w:r>
      <w:proofErr w:type="spellEnd"/>
      <w:r>
        <w:rPr>
          <w:rFonts w:hint="eastAsia"/>
        </w:rPr>
        <w:t xml:space="preserve"> </w:t>
      </w:r>
      <w:proofErr w:type="spellStart"/>
      <w:r>
        <w:rPr>
          <w:rFonts w:hint="eastAsia"/>
        </w:rPr>
        <w:t>Betrug</w:t>
      </w:r>
      <w:proofErr w:type="spellEnd"/>
      <w:r>
        <w:rPr>
          <w:rFonts w:hint="eastAsia"/>
        </w:rPr>
        <w:t xml:space="preserve"> </w:t>
      </w:r>
      <w:proofErr w:type="spellStart"/>
      <w:r>
        <w:rPr>
          <w:rFonts w:hint="eastAsia"/>
        </w:rPr>
        <w:t>vorrechnet</w:t>
      </w:r>
      <w:proofErr w:type="spellEnd"/>
      <w:r>
        <w:rPr>
          <w:rFonts w:hint="eastAsia"/>
        </w:rPr>
        <w:t xml:space="preserve">, </w:t>
      </w:r>
      <w:proofErr w:type="spellStart"/>
      <w:r>
        <w:rPr>
          <w:rFonts w:hint="eastAsia"/>
        </w:rPr>
        <w:t>noch</w:t>
      </w:r>
      <w:proofErr w:type="spellEnd"/>
      <w:r>
        <w:rPr>
          <w:rFonts w:hint="eastAsia"/>
        </w:rPr>
        <w:t xml:space="preserve"> </w:t>
      </w:r>
      <w:proofErr w:type="spellStart"/>
      <w:r>
        <w:rPr>
          <w:rFonts w:hint="eastAsia"/>
        </w:rPr>
        <w:t>eine</w:t>
      </w:r>
      <w:proofErr w:type="spellEnd"/>
      <w:r>
        <w:rPr>
          <w:rFonts w:hint="eastAsia"/>
        </w:rPr>
        <w:t xml:space="preserve"> </w:t>
      </w:r>
      <w:proofErr w:type="spellStart"/>
      <w:r>
        <w:rPr>
          <w:rFonts w:hint="eastAsia"/>
        </w:rPr>
        <w:t>moralische</w:t>
      </w:r>
      <w:proofErr w:type="spellEnd"/>
      <w:r>
        <w:rPr>
          <w:rFonts w:hint="eastAsia"/>
        </w:rPr>
        <w:t xml:space="preserve"> </w:t>
      </w:r>
      <w:proofErr w:type="spellStart"/>
      <w:r>
        <w:rPr>
          <w:rFonts w:hint="eastAsia"/>
        </w:rPr>
        <w:t>Nutzanwendung</w:t>
      </w:r>
      <w:proofErr w:type="spellEnd"/>
      <w:r>
        <w:rPr>
          <w:rFonts w:hint="eastAsia"/>
        </w:rPr>
        <w:t xml:space="preserve"> der </w:t>
      </w:r>
      <w:proofErr w:type="spellStart"/>
      <w:r>
        <w:rPr>
          <w:rFonts w:hint="eastAsia"/>
        </w:rPr>
        <w:t>Ökonomie</w:t>
      </w:r>
      <w:proofErr w:type="spellEnd"/>
      <w:r>
        <w:rPr>
          <w:rFonts w:hint="eastAsia"/>
        </w:rPr>
        <w:t xml:space="preserve">, we1che </w:t>
      </w:r>
      <w:proofErr w:type="spellStart"/>
      <w:r>
        <w:rPr>
          <w:rFonts w:hint="eastAsia"/>
        </w:rPr>
        <w:t>vom</w:t>
      </w:r>
      <w:proofErr w:type="spellEnd"/>
      <w:r>
        <w:rPr>
          <w:rFonts w:hint="eastAsia"/>
        </w:rPr>
        <w:t xml:space="preserve"> Kapital den </w:t>
      </w:r>
      <w:proofErr w:type="spellStart"/>
      <w:r>
        <w:rPr>
          <w:rFonts w:hint="eastAsia"/>
        </w:rPr>
        <w:t>unterschlagenen</w:t>
      </w:r>
      <w:proofErr w:type="spellEnd"/>
      <w:r>
        <w:rPr>
          <w:rFonts w:hint="eastAsia"/>
        </w:rPr>
        <w:t xml:space="preserve"> Teil des </w:t>
      </w:r>
      <w:r>
        <w:rPr>
          <w:rFonts w:hint="eastAsia"/>
        </w:rPr>
        <w:t>›</w:t>
      </w:r>
      <w:proofErr w:type="spellStart"/>
      <w:r>
        <w:rPr>
          <w:rFonts w:hint="eastAsia"/>
        </w:rPr>
        <w:t>vollen</w:t>
      </w:r>
      <w:proofErr w:type="spellEnd"/>
      <w:r>
        <w:rPr>
          <w:rFonts w:hint="eastAsia"/>
        </w:rPr>
        <w:t xml:space="preserve"> </w:t>
      </w:r>
      <w:proofErr w:type="spellStart"/>
      <w:r>
        <w:rPr>
          <w:rFonts w:hint="eastAsia"/>
        </w:rPr>
        <w:t>Arbeitsertrags</w:t>
      </w:r>
      <w:proofErr w:type="spellEnd"/>
      <w:r>
        <w:rPr>
          <w:rFonts w:hint="eastAsia"/>
        </w:rPr>
        <w:t>‹</w:t>
      </w:r>
      <w:r>
        <w:rPr>
          <w:rFonts w:hint="eastAsia"/>
        </w:rPr>
        <w:t xml:space="preserve"> der </w:t>
      </w:r>
      <w:proofErr w:type="spellStart"/>
      <w:r>
        <w:rPr>
          <w:rFonts w:hint="eastAsia"/>
        </w:rPr>
        <w:t>Arbeiter</w:t>
      </w:r>
      <w:proofErr w:type="spellEnd"/>
      <w:r>
        <w:rPr>
          <w:rFonts w:hint="eastAsia"/>
        </w:rPr>
        <w:t xml:space="preserve"> </w:t>
      </w:r>
      <w:proofErr w:type="spellStart"/>
      <w:r>
        <w:rPr>
          <w:rFonts w:hint="eastAsia"/>
        </w:rPr>
        <w:t>zur</w:t>
      </w:r>
      <w:proofErr w:type="spellEnd"/>
      <w:r>
        <w:rPr>
          <w:rFonts w:hint="eastAsia"/>
        </w:rPr>
        <w:t>ü</w:t>
      </w:r>
      <w:proofErr w:type="spellStart"/>
      <w:r>
        <w:rPr>
          <w:rFonts w:hint="eastAsia"/>
        </w:rPr>
        <w:t>ckverlangt</w:t>
      </w:r>
      <w:proofErr w:type="spellEnd"/>
      <w:r>
        <w:rPr>
          <w:rFonts w:hint="eastAsia"/>
        </w:rPr>
        <w:t xml:space="preserve">. Sie </w:t>
      </w:r>
      <w:proofErr w:type="spellStart"/>
      <w:r>
        <w:rPr>
          <w:rFonts w:hint="eastAsia"/>
        </w:rPr>
        <w:t>geht</w:t>
      </w:r>
      <w:proofErr w:type="spellEnd"/>
      <w:r>
        <w:rPr>
          <w:rFonts w:hint="eastAsia"/>
        </w:rPr>
        <w:t xml:space="preserve"> </w:t>
      </w:r>
      <w:proofErr w:type="spellStart"/>
      <w:r>
        <w:rPr>
          <w:rFonts w:hint="eastAsia"/>
        </w:rPr>
        <w:t>vielmehr</w:t>
      </w:r>
      <w:proofErr w:type="spellEnd"/>
      <w:r>
        <w:rPr>
          <w:rFonts w:hint="eastAsia"/>
        </w:rPr>
        <w:t xml:space="preserve"> </w:t>
      </w:r>
      <w:proofErr w:type="spellStart"/>
      <w:r>
        <w:rPr>
          <w:rFonts w:hint="eastAsia"/>
        </w:rPr>
        <w:t>als</w:t>
      </w:r>
      <w:proofErr w:type="spellEnd"/>
      <w:r>
        <w:rPr>
          <w:rFonts w:hint="eastAsia"/>
        </w:rPr>
        <w:t xml:space="preserve"> </w:t>
      </w:r>
      <w:r>
        <w:rPr>
          <w:rFonts w:hint="eastAsia"/>
        </w:rPr>
        <w:t>›</w:t>
      </w:r>
      <w:proofErr w:type="spellStart"/>
      <w:r>
        <w:rPr>
          <w:rFonts w:hint="eastAsia"/>
        </w:rPr>
        <w:t>ökonomische</w:t>
      </w:r>
      <w:proofErr w:type="spellEnd"/>
      <w:r>
        <w:rPr>
          <w:rFonts w:hint="eastAsia"/>
        </w:rPr>
        <w:t>‹</w:t>
      </w:r>
      <w:r>
        <w:rPr>
          <w:rFonts w:hint="eastAsia"/>
        </w:rPr>
        <w:t xml:space="preserve"> </w:t>
      </w:r>
      <w:proofErr w:type="spellStart"/>
      <w:r>
        <w:rPr>
          <w:rFonts w:hint="eastAsia"/>
        </w:rPr>
        <w:t>Theorie</w:t>
      </w:r>
      <w:proofErr w:type="spellEnd"/>
      <w:r>
        <w:rPr>
          <w:rFonts w:hint="eastAsia"/>
        </w:rPr>
        <w:t xml:space="preserve"> </w:t>
      </w:r>
      <w:proofErr w:type="spellStart"/>
      <w:r>
        <w:rPr>
          <w:rFonts w:hint="eastAsia"/>
        </w:rPr>
        <w:t>davon</w:t>
      </w:r>
      <w:proofErr w:type="spellEnd"/>
      <w:r>
        <w:rPr>
          <w:rFonts w:hint="eastAsia"/>
        </w:rPr>
        <w:t xml:space="preserve"> </w:t>
      </w:r>
      <w:proofErr w:type="spellStart"/>
      <w:r>
        <w:rPr>
          <w:rFonts w:hint="eastAsia"/>
        </w:rPr>
        <w:t>aus</w:t>
      </w:r>
      <w:proofErr w:type="spellEnd"/>
      <w:r>
        <w:rPr>
          <w:rFonts w:hint="eastAsia"/>
        </w:rPr>
        <w:t xml:space="preserve">, </w:t>
      </w:r>
      <w:proofErr w:type="spellStart"/>
      <w:r>
        <w:rPr>
          <w:rFonts w:hint="eastAsia"/>
        </w:rPr>
        <w:t>daß</w:t>
      </w:r>
      <w:proofErr w:type="spellEnd"/>
      <w:r>
        <w:rPr>
          <w:rFonts w:hint="eastAsia"/>
        </w:rPr>
        <w:t xml:space="preserve"> der </w:t>
      </w:r>
      <w:proofErr w:type="spellStart"/>
      <w:r>
        <w:rPr>
          <w:rFonts w:hint="eastAsia"/>
        </w:rPr>
        <w:t>kapitalistische</w:t>
      </w:r>
      <w:proofErr w:type="spellEnd"/>
      <w:r>
        <w:rPr>
          <w:rFonts w:hint="eastAsia"/>
        </w:rPr>
        <w:t xml:space="preserve"> </w:t>
      </w:r>
      <w:proofErr w:type="spellStart"/>
      <w:r>
        <w:rPr>
          <w:rFonts w:hint="eastAsia"/>
        </w:rPr>
        <w:t>Unternehmer</w:t>
      </w:r>
      <w:proofErr w:type="spellEnd"/>
      <w:r>
        <w:rPr>
          <w:rFonts w:hint="eastAsia"/>
        </w:rPr>
        <w:t xml:space="preserve"> die von </w:t>
      </w:r>
      <w:proofErr w:type="spellStart"/>
      <w:r>
        <w:rPr>
          <w:rFonts w:hint="eastAsia"/>
        </w:rPr>
        <w:t>ihm</w:t>
      </w:r>
      <w:proofErr w:type="spellEnd"/>
      <w:r>
        <w:rPr>
          <w:rFonts w:hint="eastAsia"/>
        </w:rPr>
        <w:t xml:space="preserve"> in </w:t>
      </w:r>
      <w:proofErr w:type="spellStart"/>
      <w:r>
        <w:rPr>
          <w:rFonts w:hint="eastAsia"/>
        </w:rPr>
        <w:t>seinem</w:t>
      </w:r>
      <w:proofErr w:type="spellEnd"/>
      <w:r>
        <w:rPr>
          <w:rFonts w:hint="eastAsia"/>
        </w:rPr>
        <w:t xml:space="preserve"> </w:t>
      </w:r>
      <w:proofErr w:type="spellStart"/>
      <w:r>
        <w:rPr>
          <w:rFonts w:hint="eastAsia"/>
        </w:rPr>
        <w:t>Betrieb</w:t>
      </w:r>
      <w:proofErr w:type="spellEnd"/>
      <w:r>
        <w:rPr>
          <w:rFonts w:hint="eastAsia"/>
        </w:rPr>
        <w:t xml:space="preserve"> </w:t>
      </w:r>
      <w:proofErr w:type="spellStart"/>
      <w:r>
        <w:rPr>
          <w:rFonts w:hint="eastAsia"/>
        </w:rPr>
        <w:t>ausgebeutete</w:t>
      </w:r>
      <w:proofErr w:type="spellEnd"/>
      <w:r>
        <w:rPr>
          <w:rFonts w:hint="eastAsia"/>
        </w:rPr>
        <w:t xml:space="preserve"> </w:t>
      </w:r>
      <w:proofErr w:type="spellStart"/>
      <w:r>
        <w:rPr>
          <w:rFonts w:hint="eastAsia"/>
        </w:rPr>
        <w:lastRenderedPageBreak/>
        <w:t>Arbeitskraft</w:t>
      </w:r>
      <w:proofErr w:type="spellEnd"/>
      <w:r>
        <w:rPr>
          <w:rFonts w:hint="eastAsia"/>
        </w:rPr>
        <w:t xml:space="preserve"> der </w:t>
      </w:r>
      <w:proofErr w:type="spellStart"/>
      <w:r>
        <w:rPr>
          <w:rFonts w:hint="eastAsia"/>
        </w:rPr>
        <w:t>Lohnarbeiter</w:t>
      </w:r>
      <w:proofErr w:type="spellEnd"/>
      <w:r>
        <w:rPr>
          <w:rFonts w:hint="eastAsia"/>
        </w:rPr>
        <w:t xml:space="preserve"> </w:t>
      </w:r>
      <w:r>
        <w:rPr>
          <w:rFonts w:hint="eastAsia"/>
        </w:rPr>
        <w:t>›</w:t>
      </w:r>
      <w:proofErr w:type="spellStart"/>
      <w:r>
        <w:rPr>
          <w:rFonts w:hint="eastAsia"/>
        </w:rPr>
        <w:t>normaler</w:t>
      </w:r>
      <w:proofErr w:type="spellEnd"/>
      <w:r>
        <w:rPr>
          <w:rFonts w:hint="eastAsia"/>
        </w:rPr>
        <w:t>‹</w:t>
      </w:r>
      <w:r>
        <w:rPr>
          <w:rFonts w:hint="eastAsia"/>
        </w:rPr>
        <w:t xml:space="preserve"> Weise </w:t>
      </w:r>
      <w:proofErr w:type="spellStart"/>
      <w:r>
        <w:rPr>
          <w:rFonts w:hint="eastAsia"/>
        </w:rPr>
        <w:t>durch</w:t>
      </w:r>
      <w:proofErr w:type="spellEnd"/>
      <w:r>
        <w:rPr>
          <w:rFonts w:hint="eastAsia"/>
        </w:rPr>
        <w:t xml:space="preserve"> </w:t>
      </w:r>
      <w:proofErr w:type="spellStart"/>
      <w:r>
        <w:rPr>
          <w:rFonts w:hint="eastAsia"/>
        </w:rPr>
        <w:t>ein</w:t>
      </w:r>
      <w:proofErr w:type="spellEnd"/>
      <w:r>
        <w:rPr>
          <w:rFonts w:hint="eastAsia"/>
        </w:rPr>
        <w:t xml:space="preserve"> </w:t>
      </w:r>
      <w:proofErr w:type="spellStart"/>
      <w:r>
        <w:rPr>
          <w:rFonts w:hint="eastAsia"/>
        </w:rPr>
        <w:t>reelles</w:t>
      </w:r>
      <w:proofErr w:type="spellEnd"/>
      <w:r>
        <w:rPr>
          <w:rFonts w:hint="eastAsia"/>
        </w:rPr>
        <w:t xml:space="preserve"> </w:t>
      </w:r>
      <w:proofErr w:type="spellStart"/>
      <w:r>
        <w:rPr>
          <w:rFonts w:hint="eastAsia"/>
        </w:rPr>
        <w:t>Tauschgeschäft</w:t>
      </w:r>
      <w:proofErr w:type="spellEnd"/>
      <w:r>
        <w:rPr>
          <w:rFonts w:hint="eastAsia"/>
        </w:rPr>
        <w:t xml:space="preserve"> </w:t>
      </w:r>
      <w:proofErr w:type="spellStart"/>
      <w:r>
        <w:rPr>
          <w:rFonts w:hint="eastAsia"/>
        </w:rPr>
        <w:t>erwirbt</w:t>
      </w:r>
      <w:proofErr w:type="spellEnd"/>
      <w:r>
        <w:rPr>
          <w:rFonts w:hint="eastAsia"/>
        </w:rPr>
        <w:t xml:space="preserve">, </w:t>
      </w:r>
      <w:proofErr w:type="spellStart"/>
      <w:r>
        <w:rPr>
          <w:rFonts w:hint="eastAsia"/>
        </w:rPr>
        <w:t>bei</w:t>
      </w:r>
      <w:proofErr w:type="spellEnd"/>
      <w:r>
        <w:rPr>
          <w:rFonts w:hint="eastAsia"/>
        </w:rPr>
        <w:t xml:space="preserve"> we1chem der </w:t>
      </w:r>
      <w:proofErr w:type="spellStart"/>
      <w:r>
        <w:rPr>
          <w:rFonts w:hint="eastAsia"/>
        </w:rPr>
        <w:t>Arbeiter</w:t>
      </w:r>
      <w:proofErr w:type="spellEnd"/>
      <w:r>
        <w:rPr>
          <w:rFonts w:hint="eastAsia"/>
        </w:rPr>
        <w:t xml:space="preserve"> in dem </w:t>
      </w:r>
      <w:proofErr w:type="spellStart"/>
      <w:r>
        <w:rPr>
          <w:rFonts w:hint="eastAsia"/>
        </w:rPr>
        <w:t>Arbeitslohn</w:t>
      </w:r>
      <w:proofErr w:type="spellEnd"/>
      <w:r>
        <w:rPr>
          <w:rFonts w:hint="eastAsia"/>
        </w:rPr>
        <w:t xml:space="preserve"> den </w:t>
      </w:r>
      <w:proofErr w:type="spellStart"/>
      <w:r>
        <w:rPr>
          <w:rFonts w:hint="eastAsia"/>
        </w:rPr>
        <w:t>vollen</w:t>
      </w:r>
      <w:proofErr w:type="spellEnd"/>
      <w:r>
        <w:rPr>
          <w:rFonts w:hint="eastAsia"/>
        </w:rPr>
        <w:t xml:space="preserve"> </w:t>
      </w:r>
      <w:proofErr w:type="spellStart"/>
      <w:r>
        <w:rPr>
          <w:rFonts w:hint="eastAsia"/>
        </w:rPr>
        <w:t>Gegenwert</w:t>
      </w:r>
      <w:proofErr w:type="spellEnd"/>
      <w:r>
        <w:rPr>
          <w:rFonts w:hint="eastAsia"/>
        </w:rPr>
        <w:t xml:space="preserve"> f</w:t>
      </w:r>
      <w:r>
        <w:rPr>
          <w:rFonts w:hint="eastAsia"/>
        </w:rPr>
        <w:t>ü</w:t>
      </w:r>
      <w:r>
        <w:rPr>
          <w:rFonts w:hint="eastAsia"/>
        </w:rPr>
        <w:t xml:space="preserve">r die von </w:t>
      </w:r>
      <w:proofErr w:type="spellStart"/>
      <w:r>
        <w:rPr>
          <w:rFonts w:hint="eastAsia"/>
        </w:rPr>
        <w:t>ihm</w:t>
      </w:r>
      <w:proofErr w:type="spellEnd"/>
      <w:r>
        <w:rPr>
          <w:rFonts w:hint="eastAsia"/>
        </w:rPr>
        <w:t xml:space="preserve"> </w:t>
      </w:r>
      <w:proofErr w:type="spellStart"/>
      <w:r>
        <w:rPr>
          <w:rFonts w:hint="eastAsia"/>
        </w:rPr>
        <w:t>verkaufte</w:t>
      </w:r>
      <w:proofErr w:type="spellEnd"/>
      <w:r>
        <w:rPr>
          <w:rFonts w:hint="eastAsia"/>
        </w:rPr>
        <w:t xml:space="preserve"> </w:t>
      </w:r>
      <w:r>
        <w:rPr>
          <w:rFonts w:hint="eastAsia"/>
        </w:rPr>
        <w:t>›</w:t>
      </w:r>
      <w:r>
        <w:rPr>
          <w:rFonts w:hint="eastAsia"/>
        </w:rPr>
        <w:t>Ware</w:t>
      </w:r>
      <w:r>
        <w:rPr>
          <w:rFonts w:hint="eastAsia"/>
        </w:rPr>
        <w:t>‹</w:t>
      </w:r>
      <w:r>
        <w:rPr>
          <w:rFonts w:hint="eastAsia"/>
        </w:rPr>
        <w:t xml:space="preserve"> </w:t>
      </w:r>
      <w:proofErr w:type="spellStart"/>
      <w:r>
        <w:rPr>
          <w:rFonts w:hint="eastAsia"/>
        </w:rPr>
        <w:t>einhandelt</w:t>
      </w:r>
      <w:proofErr w:type="spellEnd"/>
      <w:r>
        <w:rPr>
          <w:rFonts w:hint="eastAsia"/>
        </w:rPr>
        <w:t xml:space="preserve">. </w:t>
      </w:r>
      <w:r>
        <w:rPr>
          <w:rFonts w:hint="eastAsia"/>
          <w:lang w:val="fr-CA"/>
        </w:rPr>
        <w:t xml:space="preserve">Der Vorteil des Kapitalisten bei diesem Geschäft entspringt nicht aus der Ökonomie, sondern aus seiner privilegierten gesellschaftlichen Stellung. Er kann als der monopolistische Besitzer der sachlichen Produktionsmittel die zu ihrem Ökonomischen </w:t>
      </w:r>
      <w:r>
        <w:rPr>
          <w:rFonts w:hint="eastAsia"/>
          <w:lang w:val="fr-CA"/>
        </w:rPr>
        <w:t>›</w:t>
      </w:r>
      <w:r>
        <w:rPr>
          <w:rFonts w:hint="eastAsia"/>
          <w:lang w:val="fr-CA"/>
        </w:rPr>
        <w:t>Wert</w:t>
      </w:r>
      <w:r>
        <w:rPr>
          <w:rFonts w:hint="eastAsia"/>
          <w:lang w:val="fr-CA"/>
        </w:rPr>
        <w:t>‹</w:t>
      </w:r>
      <w:r>
        <w:rPr>
          <w:rFonts w:hint="eastAsia"/>
          <w:lang w:val="fr-CA"/>
        </w:rPr>
        <w:t xml:space="preserve"> (Tauschwert) gekaufte Arbeitskraft nach ihrem spezifischen Gebrauchswert zur Produktion von Waren zu gebrauchen. Zwischen dem Wert der durch d</w:t>
      </w:r>
      <w:r>
        <w:rPr>
          <w:rFonts w:hint="eastAsia"/>
          <w:lang w:val="fr-CA"/>
        </w:rPr>
        <w:t>，</w:t>
      </w:r>
      <w:r>
        <w:rPr>
          <w:rFonts w:hint="eastAsia"/>
          <w:lang w:val="fr-CA"/>
        </w:rPr>
        <w:t>e Ausbeutung der Arbeitskraft im kapitalistischen Betrieb gewonnenen Waren und dem f</w:t>
      </w:r>
      <w:r>
        <w:rPr>
          <w:rFonts w:hint="eastAsia"/>
          <w:lang w:val="fr-CA"/>
        </w:rPr>
        <w:t>ü</w:t>
      </w:r>
      <w:r>
        <w:rPr>
          <w:rFonts w:hint="eastAsia"/>
          <w:lang w:val="fr-CA"/>
        </w:rPr>
        <w:t xml:space="preserve">r diese Arbeitskraft an ihre Verkauf er bezahlten Preise besteht nach Marx keinerlei ökonomische oder sonstige rationell bestimmbare Beziehung. Die Größe des von den Arbeitern in ihren Arbeitsprodukten </w:t>
      </w:r>
      <w:r>
        <w:rPr>
          <w:rFonts w:hint="eastAsia"/>
          <w:lang w:val="fr-CA"/>
        </w:rPr>
        <w:t>ü</w:t>
      </w:r>
      <w:r>
        <w:rPr>
          <w:rFonts w:hint="eastAsia"/>
          <w:lang w:val="fr-CA"/>
        </w:rPr>
        <w:t xml:space="preserve">ber den Ersatz ihres Lohns hinaus erzeugten Werts oder die Menge der zur Erzeugung dieses </w:t>
      </w:r>
      <w:r>
        <w:rPr>
          <w:rFonts w:hint="eastAsia"/>
          <w:lang w:val="fr-CA"/>
        </w:rPr>
        <w:t>›</w:t>
      </w:r>
      <w:r>
        <w:rPr>
          <w:rFonts w:hint="eastAsia"/>
          <w:lang w:val="fr-CA"/>
        </w:rPr>
        <w:t>Mehr- werts</w:t>
      </w:r>
      <w:r>
        <w:rPr>
          <w:rFonts w:hint="eastAsia"/>
          <w:lang w:val="fr-CA"/>
        </w:rPr>
        <w:t>‹</w:t>
      </w:r>
      <w:r>
        <w:rPr>
          <w:rFonts w:hint="eastAsia"/>
          <w:lang w:val="fr-CA"/>
        </w:rPr>
        <w:t xml:space="preserve"> geleisteten </w:t>
      </w:r>
      <w:r>
        <w:rPr>
          <w:rFonts w:hint="eastAsia"/>
          <w:lang w:val="fr-CA"/>
        </w:rPr>
        <w:t>›</w:t>
      </w:r>
      <w:r>
        <w:rPr>
          <w:rFonts w:hint="eastAsia"/>
          <w:lang w:val="fr-CA"/>
        </w:rPr>
        <w:t>Mehrarbeit</w:t>
      </w:r>
      <w:r>
        <w:rPr>
          <w:rFonts w:hint="eastAsia"/>
          <w:lang w:val="fr-CA"/>
        </w:rPr>
        <w:t>‹</w:t>
      </w:r>
      <w:r>
        <w:rPr>
          <w:rFonts w:hint="eastAsia"/>
          <w:lang w:val="fr-CA"/>
        </w:rPr>
        <w:t xml:space="preserve"> und das Verhältnis dieser Mehrarbeit zu der notwendigen Arbeit (d.h. die f</w:t>
      </w:r>
      <w:r>
        <w:rPr>
          <w:rFonts w:hint="eastAsia"/>
          <w:lang w:val="fr-CA"/>
        </w:rPr>
        <w:t>ü</w:t>
      </w:r>
      <w:r>
        <w:rPr>
          <w:rFonts w:hint="eastAsia"/>
          <w:lang w:val="fr-CA"/>
        </w:rPr>
        <w:t xml:space="preserve">r eine bestimmte Zeit und ein bestimmtes Land jeweils geltende </w:t>
      </w:r>
      <w:r>
        <w:rPr>
          <w:rFonts w:hint="eastAsia"/>
          <w:lang w:val="fr-CA"/>
        </w:rPr>
        <w:t>›</w:t>
      </w:r>
      <w:r>
        <w:rPr>
          <w:rFonts w:hint="eastAsia"/>
          <w:lang w:val="fr-CA"/>
        </w:rPr>
        <w:t>Mehrwertsrate</w:t>
      </w:r>
      <w:r>
        <w:rPr>
          <w:rFonts w:hint="eastAsia"/>
          <w:lang w:val="fr-CA"/>
        </w:rPr>
        <w:t>‹</w:t>
      </w:r>
      <w:r>
        <w:rPr>
          <w:rFonts w:hint="eastAsia"/>
          <w:lang w:val="fr-CA"/>
        </w:rPr>
        <w:t xml:space="preserve"> oder </w:t>
      </w:r>
      <w:r>
        <w:rPr>
          <w:rFonts w:hint="eastAsia"/>
          <w:lang w:val="fr-CA"/>
        </w:rPr>
        <w:t>›</w:t>
      </w:r>
      <w:r>
        <w:rPr>
          <w:rFonts w:hint="eastAsia"/>
          <w:lang w:val="fr-CA"/>
        </w:rPr>
        <w:t>Ausbeutungsrate</w:t>
      </w:r>
      <w:r>
        <w:rPr>
          <w:rFonts w:hint="eastAsia"/>
          <w:lang w:val="fr-CA"/>
        </w:rPr>
        <w:t>‹</w:t>
      </w:r>
      <w:r>
        <w:rPr>
          <w:rFonts w:hint="eastAsia"/>
          <w:lang w:val="fr-CA"/>
        </w:rPr>
        <w:t xml:space="preserve">) ist also in der kapitalistischen Produktionsweise kein Resultat einer ökonomischen Berechnung. </w:t>
      </w:r>
      <w:r>
        <w:rPr>
          <w:rFonts w:hint="eastAsia"/>
        </w:rPr>
        <w:t xml:space="preserve">Sie </w:t>
      </w:r>
      <w:proofErr w:type="spellStart"/>
      <w:r>
        <w:rPr>
          <w:rFonts w:hint="eastAsia"/>
        </w:rPr>
        <w:t>ist</w:t>
      </w:r>
      <w:proofErr w:type="spellEnd"/>
      <w:r>
        <w:rPr>
          <w:rFonts w:hint="eastAsia"/>
        </w:rPr>
        <w:t xml:space="preserve"> das </w:t>
      </w:r>
      <w:proofErr w:type="spellStart"/>
      <w:r>
        <w:rPr>
          <w:rFonts w:hint="eastAsia"/>
        </w:rPr>
        <w:t>Resultat</w:t>
      </w:r>
      <w:proofErr w:type="spellEnd"/>
      <w:r>
        <w:rPr>
          <w:rFonts w:hint="eastAsia"/>
        </w:rPr>
        <w:t xml:space="preserve"> </w:t>
      </w:r>
      <w:proofErr w:type="spellStart"/>
      <w:r>
        <w:rPr>
          <w:rFonts w:hint="eastAsia"/>
        </w:rPr>
        <w:t>eines</w:t>
      </w:r>
      <w:proofErr w:type="spellEnd"/>
      <w:r>
        <w:rPr>
          <w:rFonts w:hint="eastAsia"/>
        </w:rPr>
        <w:t xml:space="preserve"> </w:t>
      </w:r>
      <w:proofErr w:type="spellStart"/>
      <w:r>
        <w:rPr>
          <w:rFonts w:hint="eastAsia"/>
        </w:rPr>
        <w:t>gesellschaftlichen</w:t>
      </w:r>
      <w:proofErr w:type="spellEnd"/>
      <w:r>
        <w:rPr>
          <w:rFonts w:hint="eastAsia"/>
        </w:rPr>
        <w:t xml:space="preserve"> </w:t>
      </w:r>
      <w:proofErr w:type="spellStart"/>
      <w:r>
        <w:rPr>
          <w:rFonts w:hint="eastAsia"/>
        </w:rPr>
        <w:t>Klassenkampf</w:t>
      </w:r>
      <w:proofErr w:type="spellEnd"/>
      <w:r>
        <w:rPr>
          <w:rFonts w:hint="eastAsia"/>
        </w:rPr>
        <w:t xml:space="preserve"> </w:t>
      </w:r>
      <w:proofErr w:type="gramStart"/>
      <w:r>
        <w:rPr>
          <w:rFonts w:hint="eastAsia"/>
        </w:rPr>
        <w:t>es.«</w:t>
      </w:r>
      <w:proofErr w:type="gramEnd"/>
      <w:r>
        <w:rPr>
          <w:rFonts w:hint="eastAsia"/>
        </w:rPr>
        <w:t xml:space="preserve"> </w:t>
      </w:r>
      <w:proofErr w:type="spellStart"/>
      <w:r>
        <w:rPr>
          <w:rFonts w:hint="eastAsia"/>
        </w:rPr>
        <w:t>Korsch</w:t>
      </w:r>
      <w:proofErr w:type="spellEnd"/>
      <w:r>
        <w:rPr>
          <w:rFonts w:hint="eastAsia"/>
        </w:rPr>
        <w:t xml:space="preserve"> 1c II (p) 71/2 </w:t>
      </w:r>
    </w:p>
    <w:p w14:paraId="4392BFD8" w14:textId="23C3F09A" w:rsidR="00572209" w:rsidRDefault="00000000" w:rsidP="00EA67E3">
      <w:pPr>
        <w:spacing w:line="360" w:lineRule="auto"/>
        <w:jc w:val="right"/>
      </w:pPr>
      <w:r>
        <w:rPr>
          <w:rFonts w:hint="eastAsia"/>
        </w:rPr>
        <w:t>[X 11]</w:t>
      </w:r>
    </w:p>
    <w:p w14:paraId="7529D71C" w14:textId="77777777" w:rsidR="00EA67E3" w:rsidRDefault="00000000">
      <w:pPr>
        <w:spacing w:line="360" w:lineRule="auto"/>
      </w:pPr>
      <w:r>
        <w:rPr>
          <w:rFonts w:hint="eastAsia"/>
        </w:rPr>
        <w:t>关于剩余价值的关键性段落，尽管其最后一句或许仍需阐明：“通常被视为马克思经济学理论中真正社会主义组成部分的剩余价值学说，在其由马克思提出的发展形态中，既非一个简单的经济学计算题——据此向资本主义清算对工人犯下的形式上的欺诈</w:t>
      </w:r>
      <w:r w:rsidR="008422B5">
        <w:rPr>
          <w:rFonts w:hint="eastAsia"/>
        </w:rPr>
        <w:t>；</w:t>
      </w:r>
      <w:r>
        <w:rPr>
          <w:rFonts w:hint="eastAsia"/>
        </w:rPr>
        <w:t>也非经济学的道德应用——据此要求资本归还工人‘全部劳动所得’中被克扣的部分。它作为‘经济学的’理论毋宁是基于这样的出发点：资本主义企业家‘正常’地通过一个真实的交换行为获得他在企业中剥削的雇佣劳动者的劳动力，在此行为中，工人在工资中换得了他所出售的‘商品’的全部等价物。资本家在此交易中的</w:t>
      </w:r>
      <w:r w:rsidR="007B62BC">
        <w:rPr>
          <w:rFonts w:hint="eastAsia"/>
        </w:rPr>
        <w:t>优势</w:t>
      </w:r>
      <w:r>
        <w:rPr>
          <w:rFonts w:hint="eastAsia"/>
        </w:rPr>
        <w:t>并非源于经济学，而是源于其特权化的社会地位。他作为物质生产资料（</w:t>
      </w:r>
      <w:proofErr w:type="spellStart"/>
      <w:r>
        <w:rPr>
          <w:rFonts w:hint="eastAsia"/>
        </w:rPr>
        <w:t>sachliches</w:t>
      </w:r>
      <w:proofErr w:type="spellEnd"/>
      <w:r>
        <w:rPr>
          <w:rFonts w:hint="eastAsia"/>
        </w:rPr>
        <w:t xml:space="preserve"> </w:t>
      </w:r>
      <w:proofErr w:type="spellStart"/>
      <w:r>
        <w:rPr>
          <w:rFonts w:hint="eastAsia"/>
        </w:rPr>
        <w:t>Produktionsmittel</w:t>
      </w:r>
      <w:proofErr w:type="spellEnd"/>
      <w:r>
        <w:rPr>
          <w:rFonts w:hint="eastAsia"/>
        </w:rPr>
        <w:t>）</w:t>
      </w:r>
      <w:r>
        <w:rPr>
          <w:rStyle w:val="af"/>
          <w:rFonts w:hint="eastAsia"/>
        </w:rPr>
        <w:footnoteReference w:id="56"/>
      </w:r>
      <w:r>
        <w:rPr>
          <w:rFonts w:hint="eastAsia"/>
        </w:rPr>
        <w:t>的垄断所有者，能够按其特定的使用价值来使用那按其经济学‘价值’（交换价值）购买的劳动力，以生产</w:t>
      </w:r>
      <w:r>
        <w:rPr>
          <w:rFonts w:hint="eastAsia"/>
        </w:rPr>
        <w:lastRenderedPageBreak/>
        <w:t>商品。在通过剥削劳动力在资本主义企业中获得商品的价值与为这种劳动力向其出售者所支付的价格之间，根据马克思</w:t>
      </w:r>
      <w:r w:rsidR="007B62BC">
        <w:rPr>
          <w:rFonts w:hint="eastAsia"/>
        </w:rPr>
        <w:t>的说法</w:t>
      </w:r>
      <w:r>
        <w:rPr>
          <w:rFonts w:hint="eastAsia"/>
        </w:rPr>
        <w:t>，不存在任何经济学的或其他理性可确定的关系。工人在其劳动产品中超出其工资补偿额所创造的价值量，或为生产这种‘剩余价值’所付出的‘剩余劳动’（</w:t>
      </w:r>
      <w:proofErr w:type="spellStart"/>
      <w:r>
        <w:rPr>
          <w:rFonts w:hint="eastAsia"/>
        </w:rPr>
        <w:t>Mehrarbeit</w:t>
      </w:r>
      <w:proofErr w:type="spellEnd"/>
      <w:r>
        <w:rPr>
          <w:rFonts w:hint="eastAsia"/>
        </w:rPr>
        <w:t>）</w:t>
      </w:r>
      <w:r>
        <w:rPr>
          <w:rStyle w:val="af"/>
          <w:rFonts w:hint="eastAsia"/>
        </w:rPr>
        <w:footnoteReference w:id="57"/>
      </w:r>
      <w:r>
        <w:rPr>
          <w:rFonts w:hint="eastAsia"/>
        </w:rPr>
        <w:t>量，以及这种剩余劳动与必要劳动（即分别为特定时期和特定国家适用的‘剩余价值率’或‘剥削率’</w:t>
      </w:r>
      <w:r>
        <w:rPr>
          <w:rStyle w:val="af"/>
          <w:rFonts w:hint="eastAsia"/>
        </w:rPr>
        <w:footnoteReference w:id="58"/>
      </w:r>
      <w:r>
        <w:rPr>
          <w:rFonts w:hint="eastAsia"/>
        </w:rPr>
        <w:t>）的比例，在资本主义生产方式中</w:t>
      </w:r>
      <w:r w:rsidR="007B62BC">
        <w:rPr>
          <w:rFonts w:hint="eastAsia"/>
        </w:rPr>
        <w:t>，都</w:t>
      </w:r>
      <w:r>
        <w:rPr>
          <w:rFonts w:hint="eastAsia"/>
        </w:rPr>
        <w:t>不是经济学计算的结果。它是一</w:t>
      </w:r>
      <w:r w:rsidR="007B62BC">
        <w:rPr>
          <w:rFonts w:hint="eastAsia"/>
        </w:rPr>
        <w:t>场</w:t>
      </w:r>
      <w:r>
        <w:rPr>
          <w:rFonts w:hint="eastAsia"/>
        </w:rPr>
        <w:t>社会阶级斗争的结果。”科尔施</w:t>
      </w:r>
      <w:r>
        <w:rPr>
          <w:rFonts w:hint="eastAsia"/>
        </w:rPr>
        <w:t xml:space="preserve"> 1c</w:t>
      </w:r>
      <w:r>
        <w:rPr>
          <w:rFonts w:hint="eastAsia"/>
        </w:rPr>
        <w:t>，第二卷，第</w:t>
      </w:r>
      <w:r>
        <w:rPr>
          <w:rFonts w:hint="eastAsia"/>
        </w:rPr>
        <w:t>71/2</w:t>
      </w:r>
      <w:r>
        <w:rPr>
          <w:rFonts w:hint="eastAsia"/>
        </w:rPr>
        <w:t>页</w:t>
      </w:r>
      <w:r>
        <w:rPr>
          <w:rFonts w:hint="eastAsia"/>
        </w:rPr>
        <w:t xml:space="preserve"> </w:t>
      </w:r>
    </w:p>
    <w:p w14:paraId="14ACB2EC" w14:textId="612E49DA" w:rsidR="00572209" w:rsidRDefault="00000000" w:rsidP="00EA67E3">
      <w:pPr>
        <w:spacing w:line="360" w:lineRule="auto"/>
        <w:jc w:val="right"/>
        <w:rPr>
          <w:rFonts w:hint="eastAsia"/>
        </w:rPr>
      </w:pPr>
      <w:r>
        <w:rPr>
          <w:rFonts w:hint="eastAsia"/>
        </w:rPr>
        <w:t>[X 11]</w:t>
      </w:r>
    </w:p>
    <w:p w14:paraId="2E01BC64" w14:textId="77777777" w:rsidR="00EA67E3" w:rsidRDefault="00000000">
      <w:pPr>
        <w:spacing w:line="360" w:lineRule="auto"/>
      </w:pPr>
      <w:r>
        <w:rPr>
          <w:rFonts w:hint="eastAsia"/>
        </w:rPr>
        <w:t xml:space="preserve">»Der Sinn der </w:t>
      </w:r>
      <w:proofErr w:type="spellStart"/>
      <w:r>
        <w:rPr>
          <w:rFonts w:hint="eastAsia"/>
        </w:rPr>
        <w:t>Marxschen</w:t>
      </w:r>
      <w:proofErr w:type="spellEnd"/>
      <w:r>
        <w:rPr>
          <w:rFonts w:hint="eastAsia"/>
        </w:rPr>
        <w:t xml:space="preserve"> </w:t>
      </w:r>
      <w:proofErr w:type="spellStart"/>
      <w:r>
        <w:rPr>
          <w:rFonts w:hint="eastAsia"/>
        </w:rPr>
        <w:t>Lehre</w:t>
      </w:r>
      <w:proofErr w:type="spellEnd"/>
      <w:r>
        <w:rPr>
          <w:rFonts w:hint="eastAsia"/>
        </w:rPr>
        <w:t xml:space="preserve"> </w:t>
      </w:r>
      <w:proofErr w:type="spellStart"/>
      <w:r>
        <w:rPr>
          <w:rFonts w:hint="eastAsia"/>
        </w:rPr>
        <w:t>vom</w:t>
      </w:r>
      <w:proofErr w:type="spellEnd"/>
      <w:r>
        <w:rPr>
          <w:rFonts w:hint="eastAsia"/>
        </w:rPr>
        <w:t xml:space="preserve"> Wert </w:t>
      </w:r>
      <w:proofErr w:type="spellStart"/>
      <w:r>
        <w:rPr>
          <w:rFonts w:hint="eastAsia"/>
        </w:rPr>
        <w:t>besteht</w:t>
      </w:r>
      <w:proofErr w:type="spellEnd"/>
      <w:r>
        <w:rPr>
          <w:rFonts w:hint="eastAsia"/>
        </w:rPr>
        <w:t xml:space="preserve"> </w:t>
      </w:r>
      <w:r>
        <w:rPr>
          <w:rFonts w:hint="eastAsia"/>
        </w:rPr>
        <w:t>…</w:t>
      </w:r>
      <w:proofErr w:type="spellStart"/>
      <w:r>
        <w:rPr>
          <w:rFonts w:hint="eastAsia"/>
        </w:rPr>
        <w:t>letzten</w:t>
      </w:r>
      <w:proofErr w:type="spellEnd"/>
      <w:r>
        <w:rPr>
          <w:rFonts w:hint="eastAsia"/>
        </w:rPr>
        <w:t xml:space="preserve"> </w:t>
      </w:r>
      <w:proofErr w:type="spellStart"/>
      <w:r>
        <w:rPr>
          <w:rFonts w:hint="eastAsia"/>
        </w:rPr>
        <w:t>Endes</w:t>
      </w:r>
      <w:proofErr w:type="spellEnd"/>
      <w:r>
        <w:rPr>
          <w:rFonts w:hint="eastAsia"/>
        </w:rPr>
        <w:t xml:space="preserve"> </w:t>
      </w:r>
      <w:r>
        <w:rPr>
          <w:rFonts w:hint="eastAsia"/>
        </w:rPr>
        <w:t>ü</w:t>
      </w:r>
      <w:proofErr w:type="spellStart"/>
      <w:r>
        <w:rPr>
          <w:rFonts w:hint="eastAsia"/>
        </w:rPr>
        <w:t>berhaupt</w:t>
      </w:r>
      <w:proofErr w:type="spellEnd"/>
      <w:r>
        <w:rPr>
          <w:rFonts w:hint="eastAsia"/>
        </w:rPr>
        <w:t xml:space="preserve"> </w:t>
      </w:r>
      <w:proofErr w:type="spellStart"/>
      <w:r>
        <w:rPr>
          <w:rFonts w:hint="eastAsia"/>
        </w:rPr>
        <w:t>nicht</w:t>
      </w:r>
      <w:proofErr w:type="spellEnd"/>
      <w:r>
        <w:rPr>
          <w:rFonts w:hint="eastAsia"/>
        </w:rPr>
        <w:t xml:space="preserve"> in der </w:t>
      </w:r>
      <w:proofErr w:type="spellStart"/>
      <w:r>
        <w:rPr>
          <w:rFonts w:hint="eastAsia"/>
        </w:rPr>
        <w:t>Beschaffung</w:t>
      </w:r>
      <w:proofErr w:type="spellEnd"/>
      <w:r>
        <w:rPr>
          <w:rFonts w:hint="eastAsia"/>
        </w:rPr>
        <w:t xml:space="preserve"> irgendwe1cher </w:t>
      </w:r>
      <w:proofErr w:type="spellStart"/>
      <w:r>
        <w:rPr>
          <w:rFonts w:hint="eastAsia"/>
        </w:rPr>
        <w:t>theoretischer</w:t>
      </w:r>
      <w:proofErr w:type="spellEnd"/>
      <w:r>
        <w:rPr>
          <w:rFonts w:hint="eastAsia"/>
        </w:rPr>
        <w:t xml:space="preserve"> </w:t>
      </w:r>
      <w:proofErr w:type="spellStart"/>
      <w:r>
        <w:rPr>
          <w:rFonts w:hint="eastAsia"/>
        </w:rPr>
        <w:t>Grundlagen</w:t>
      </w:r>
      <w:proofErr w:type="spellEnd"/>
      <w:r>
        <w:rPr>
          <w:rFonts w:hint="eastAsia"/>
        </w:rPr>
        <w:t xml:space="preserve"> f</w:t>
      </w:r>
      <w:r>
        <w:rPr>
          <w:rFonts w:hint="eastAsia"/>
        </w:rPr>
        <w:t>ü</w:t>
      </w:r>
      <w:r>
        <w:rPr>
          <w:rFonts w:hint="eastAsia"/>
        </w:rPr>
        <w:t xml:space="preserve">r die </w:t>
      </w:r>
      <w:proofErr w:type="spellStart"/>
      <w:r>
        <w:rPr>
          <w:rFonts w:hint="eastAsia"/>
        </w:rPr>
        <w:t>praktische</w:t>
      </w:r>
      <w:proofErr w:type="spellEnd"/>
      <w:r>
        <w:rPr>
          <w:rFonts w:hint="eastAsia"/>
        </w:rPr>
        <w:t xml:space="preserve"> </w:t>
      </w:r>
      <w:proofErr w:type="spellStart"/>
      <w:r>
        <w:rPr>
          <w:rFonts w:hint="eastAsia"/>
        </w:rPr>
        <w:t>Kalkulation</w:t>
      </w:r>
      <w:proofErr w:type="spellEnd"/>
      <w:r>
        <w:rPr>
          <w:rFonts w:hint="eastAsia"/>
        </w:rPr>
        <w:t xml:space="preserve"> des in der </w:t>
      </w:r>
      <w:proofErr w:type="spellStart"/>
      <w:r>
        <w:rPr>
          <w:rFonts w:hint="eastAsia"/>
        </w:rPr>
        <w:t>bestehenden</w:t>
      </w:r>
      <w:proofErr w:type="spellEnd"/>
      <w:r>
        <w:rPr>
          <w:rFonts w:hint="eastAsia"/>
        </w:rPr>
        <w:t xml:space="preserve"> </w:t>
      </w:r>
      <w:proofErr w:type="spellStart"/>
      <w:r>
        <w:rPr>
          <w:rFonts w:hint="eastAsia"/>
        </w:rPr>
        <w:t>kapitalistischen</w:t>
      </w:r>
      <w:proofErr w:type="spellEnd"/>
      <w:r>
        <w:rPr>
          <w:rFonts w:hint="eastAsia"/>
        </w:rPr>
        <w:t xml:space="preserve"> Gesellschaft seinen </w:t>
      </w:r>
      <w:proofErr w:type="spellStart"/>
      <w:r>
        <w:rPr>
          <w:rFonts w:hint="eastAsia"/>
        </w:rPr>
        <w:t>privaten</w:t>
      </w:r>
      <w:proofErr w:type="spellEnd"/>
      <w:r>
        <w:rPr>
          <w:rFonts w:hint="eastAsia"/>
        </w:rPr>
        <w:t xml:space="preserve"> </w:t>
      </w:r>
      <w:proofErr w:type="spellStart"/>
      <w:r>
        <w:rPr>
          <w:rFonts w:hint="eastAsia"/>
        </w:rPr>
        <w:t>Vorteil</w:t>
      </w:r>
      <w:proofErr w:type="spellEnd"/>
      <w:r>
        <w:rPr>
          <w:rFonts w:hint="eastAsia"/>
        </w:rPr>
        <w:t xml:space="preserve"> </w:t>
      </w:r>
      <w:proofErr w:type="spellStart"/>
      <w:r>
        <w:rPr>
          <w:rFonts w:hint="eastAsia"/>
        </w:rPr>
        <w:t>suchenden</w:t>
      </w:r>
      <w:proofErr w:type="spellEnd"/>
      <w:r>
        <w:rPr>
          <w:rFonts w:hint="eastAsia"/>
        </w:rPr>
        <w:t xml:space="preserve"> </w:t>
      </w:r>
      <w:proofErr w:type="spellStart"/>
      <w:r>
        <w:rPr>
          <w:rFonts w:hint="eastAsia"/>
        </w:rPr>
        <w:t>Geschäftsmanns</w:t>
      </w:r>
      <w:proofErr w:type="spellEnd"/>
      <w:r>
        <w:rPr>
          <w:rFonts w:hint="eastAsia"/>
        </w:rPr>
        <w:t xml:space="preserve"> </w:t>
      </w:r>
      <w:proofErr w:type="spellStart"/>
      <w:r>
        <w:rPr>
          <w:rFonts w:hint="eastAsia"/>
        </w:rPr>
        <w:t>oder</w:t>
      </w:r>
      <w:proofErr w:type="spellEnd"/>
      <w:r>
        <w:rPr>
          <w:rFonts w:hint="eastAsia"/>
        </w:rPr>
        <w:t xml:space="preserve"> f</w:t>
      </w:r>
      <w:r>
        <w:rPr>
          <w:rFonts w:hint="eastAsia"/>
        </w:rPr>
        <w:t>ü</w:t>
      </w:r>
      <w:r>
        <w:rPr>
          <w:rFonts w:hint="eastAsia"/>
        </w:rPr>
        <w:t xml:space="preserve">r die </w:t>
      </w:r>
      <w:proofErr w:type="spellStart"/>
      <w:r>
        <w:rPr>
          <w:rFonts w:hint="eastAsia"/>
        </w:rPr>
        <w:t>wirtschaftspolitischen</w:t>
      </w:r>
      <w:proofErr w:type="spellEnd"/>
      <w:r>
        <w:rPr>
          <w:rFonts w:hint="eastAsia"/>
        </w:rPr>
        <w:t xml:space="preserve"> </w:t>
      </w:r>
      <w:proofErr w:type="spellStart"/>
      <w:r>
        <w:rPr>
          <w:rFonts w:hint="eastAsia"/>
        </w:rPr>
        <w:t>Maßnahmen</w:t>
      </w:r>
      <w:proofErr w:type="spellEnd"/>
      <w:r>
        <w:rPr>
          <w:rFonts w:hint="eastAsia"/>
        </w:rPr>
        <w:t xml:space="preserve"> des f</w:t>
      </w:r>
      <w:r>
        <w:rPr>
          <w:rFonts w:hint="eastAsia"/>
        </w:rPr>
        <w:t>ü</w:t>
      </w:r>
      <w:r>
        <w:rPr>
          <w:rFonts w:hint="eastAsia"/>
        </w:rPr>
        <w:t xml:space="preserve">r das </w:t>
      </w:r>
      <w:proofErr w:type="spellStart"/>
      <w:r>
        <w:rPr>
          <w:rFonts w:hint="eastAsia"/>
        </w:rPr>
        <w:t>Gedeihen</w:t>
      </w:r>
      <w:proofErr w:type="spellEnd"/>
      <w:r>
        <w:rPr>
          <w:rFonts w:hint="eastAsia"/>
        </w:rPr>
        <w:t xml:space="preserve"> der </w:t>
      </w:r>
      <w:proofErr w:type="spellStart"/>
      <w:r>
        <w:rPr>
          <w:rFonts w:hint="eastAsia"/>
        </w:rPr>
        <w:t>kapitalistischen</w:t>
      </w:r>
      <w:proofErr w:type="spellEnd"/>
      <w:r>
        <w:rPr>
          <w:rFonts w:hint="eastAsia"/>
        </w:rPr>
        <w:t xml:space="preserve"> </w:t>
      </w:r>
      <w:proofErr w:type="spellStart"/>
      <w:r>
        <w:rPr>
          <w:rFonts w:hint="eastAsia"/>
        </w:rPr>
        <w:t>Plusmacherei</w:t>
      </w:r>
      <w:proofErr w:type="spellEnd"/>
      <w:r>
        <w:rPr>
          <w:rFonts w:hint="eastAsia"/>
        </w:rPr>
        <w:t xml:space="preserve"> </w:t>
      </w:r>
      <w:proofErr w:type="spellStart"/>
      <w:r>
        <w:rPr>
          <w:rFonts w:hint="eastAsia"/>
        </w:rPr>
        <w:t>im</w:t>
      </w:r>
      <w:proofErr w:type="spellEnd"/>
      <w:r>
        <w:rPr>
          <w:rFonts w:hint="eastAsia"/>
        </w:rPr>
        <w:t xml:space="preserve"> </w:t>
      </w:r>
      <w:proofErr w:type="spellStart"/>
      <w:r>
        <w:rPr>
          <w:rFonts w:hint="eastAsia"/>
        </w:rPr>
        <w:t>allgemeinen</w:t>
      </w:r>
      <w:proofErr w:type="spellEnd"/>
      <w:r>
        <w:rPr>
          <w:rFonts w:hint="eastAsia"/>
        </w:rPr>
        <w:t xml:space="preserve"> </w:t>
      </w:r>
      <w:proofErr w:type="spellStart"/>
      <w:r>
        <w:rPr>
          <w:rFonts w:hint="eastAsia"/>
        </w:rPr>
        <w:t>besorgten</w:t>
      </w:r>
      <w:proofErr w:type="spellEnd"/>
      <w:r>
        <w:rPr>
          <w:rFonts w:hint="eastAsia"/>
        </w:rPr>
        <w:t xml:space="preserve"> b</w:t>
      </w:r>
      <w:r>
        <w:rPr>
          <w:rFonts w:hint="eastAsia"/>
        </w:rPr>
        <w:t>ü</w:t>
      </w:r>
      <w:proofErr w:type="spellStart"/>
      <w:r>
        <w:rPr>
          <w:rFonts w:hint="eastAsia"/>
        </w:rPr>
        <w:t>rgerlichen</w:t>
      </w:r>
      <w:proofErr w:type="spellEnd"/>
      <w:r>
        <w:rPr>
          <w:rFonts w:hint="eastAsia"/>
        </w:rPr>
        <w:t xml:space="preserve"> </w:t>
      </w:r>
      <w:proofErr w:type="spellStart"/>
      <w:r>
        <w:rPr>
          <w:rFonts w:hint="eastAsia"/>
        </w:rPr>
        <w:t>Staatsmannes</w:t>
      </w:r>
      <w:proofErr w:type="spellEnd"/>
      <w:r>
        <w:rPr>
          <w:rFonts w:hint="eastAsia"/>
        </w:rPr>
        <w:t xml:space="preserve">. Der </w:t>
      </w:r>
      <w:proofErr w:type="spellStart"/>
      <w:r>
        <w:rPr>
          <w:rFonts w:hint="eastAsia"/>
        </w:rPr>
        <w:t>wissenschaftliche</w:t>
      </w:r>
      <w:proofErr w:type="spellEnd"/>
      <w:r>
        <w:rPr>
          <w:rFonts w:hint="eastAsia"/>
        </w:rPr>
        <w:t xml:space="preserve"> </w:t>
      </w:r>
      <w:proofErr w:type="spellStart"/>
      <w:r>
        <w:rPr>
          <w:rFonts w:hint="eastAsia"/>
        </w:rPr>
        <w:t>Endzweck</w:t>
      </w:r>
      <w:proofErr w:type="spellEnd"/>
      <w:r>
        <w:rPr>
          <w:rFonts w:hint="eastAsia"/>
        </w:rPr>
        <w:t xml:space="preserve"> seiner </w:t>
      </w:r>
      <w:proofErr w:type="spellStart"/>
      <w:r>
        <w:rPr>
          <w:rFonts w:hint="eastAsia"/>
        </w:rPr>
        <w:t>Theorie</w:t>
      </w:r>
      <w:proofErr w:type="spellEnd"/>
      <w:r>
        <w:rPr>
          <w:rFonts w:hint="eastAsia"/>
        </w:rPr>
        <w:t xml:space="preserve"> </w:t>
      </w:r>
      <w:proofErr w:type="spellStart"/>
      <w:r>
        <w:rPr>
          <w:rFonts w:hint="eastAsia"/>
        </w:rPr>
        <w:t>besteht</w:t>
      </w:r>
      <w:proofErr w:type="spellEnd"/>
      <w:r>
        <w:rPr>
          <w:rFonts w:hint="eastAsia"/>
        </w:rPr>
        <w:t xml:space="preserve"> </w:t>
      </w:r>
      <w:proofErr w:type="spellStart"/>
      <w:r>
        <w:rPr>
          <w:rFonts w:hint="eastAsia"/>
        </w:rPr>
        <w:t>nach</w:t>
      </w:r>
      <w:proofErr w:type="spellEnd"/>
      <w:r>
        <w:rPr>
          <w:rFonts w:hint="eastAsia"/>
        </w:rPr>
        <w:t xml:space="preserve"> Marx </w:t>
      </w:r>
      <w:proofErr w:type="spellStart"/>
      <w:r>
        <w:rPr>
          <w:rFonts w:hint="eastAsia"/>
        </w:rPr>
        <w:t>vielmehr</w:t>
      </w:r>
      <w:proofErr w:type="spellEnd"/>
      <w:r>
        <w:rPr>
          <w:rFonts w:hint="eastAsia"/>
        </w:rPr>
        <w:t xml:space="preserve"> </w:t>
      </w:r>
      <w:proofErr w:type="spellStart"/>
      <w:r>
        <w:rPr>
          <w:rFonts w:hint="eastAsia"/>
        </w:rPr>
        <w:t>darin</w:t>
      </w:r>
      <w:proofErr w:type="spellEnd"/>
      <w:r>
        <w:rPr>
          <w:rFonts w:hint="eastAsia"/>
        </w:rPr>
        <w:t xml:space="preserve">, </w:t>
      </w:r>
      <w:r>
        <w:rPr>
          <w:rFonts w:hint="eastAsia"/>
        </w:rPr>
        <w:t>›</w:t>
      </w:r>
      <w:r>
        <w:rPr>
          <w:rFonts w:hint="eastAsia"/>
        </w:rPr>
        <w:t xml:space="preserve">das </w:t>
      </w:r>
      <w:proofErr w:type="spellStart"/>
      <w:r>
        <w:rPr>
          <w:rFonts w:hint="eastAsia"/>
        </w:rPr>
        <w:t>ökonomische</w:t>
      </w:r>
      <w:proofErr w:type="spellEnd"/>
      <w:r>
        <w:rPr>
          <w:rFonts w:hint="eastAsia"/>
        </w:rPr>
        <w:t xml:space="preserve"> </w:t>
      </w:r>
      <w:proofErr w:type="spellStart"/>
      <w:r>
        <w:rPr>
          <w:rFonts w:hint="eastAsia"/>
        </w:rPr>
        <w:t>Bewegungs^esetz</w:t>
      </w:r>
      <w:proofErr w:type="spellEnd"/>
      <w:r>
        <w:rPr>
          <w:rFonts w:hint="eastAsia"/>
        </w:rPr>
        <w:t xml:space="preserve"> der </w:t>
      </w:r>
      <w:proofErr w:type="spellStart"/>
      <w:r>
        <w:rPr>
          <w:rFonts w:hint="eastAsia"/>
        </w:rPr>
        <w:t>modernen</w:t>
      </w:r>
      <w:proofErr w:type="spellEnd"/>
      <w:r>
        <w:rPr>
          <w:rFonts w:hint="eastAsia"/>
        </w:rPr>
        <w:t xml:space="preserve"> Gesellschaft -und das </w:t>
      </w:r>
      <w:proofErr w:type="spellStart"/>
      <w:r>
        <w:rPr>
          <w:rFonts w:hint="eastAsia"/>
        </w:rPr>
        <w:t>heißt</w:t>
      </w:r>
      <w:proofErr w:type="spellEnd"/>
      <w:r>
        <w:rPr>
          <w:rFonts w:hint="eastAsia"/>
        </w:rPr>
        <w:t xml:space="preserve"> </w:t>
      </w:r>
      <w:proofErr w:type="spellStart"/>
      <w:r>
        <w:rPr>
          <w:rFonts w:hint="eastAsia"/>
        </w:rPr>
        <w:t>zugleich</w:t>
      </w:r>
      <w:proofErr w:type="spellEnd"/>
      <w:r>
        <w:rPr>
          <w:rFonts w:hint="eastAsia"/>
        </w:rPr>
        <w:t xml:space="preserve"> das </w:t>
      </w:r>
      <w:proofErr w:type="spellStart"/>
      <w:r>
        <w:rPr>
          <w:rFonts w:hint="eastAsia"/>
        </w:rPr>
        <w:t>Gesetz</w:t>
      </w:r>
      <w:proofErr w:type="spellEnd"/>
      <w:r>
        <w:rPr>
          <w:rFonts w:hint="eastAsia"/>
        </w:rPr>
        <w:t xml:space="preserve"> </w:t>
      </w:r>
      <w:proofErr w:type="spellStart"/>
      <w:r>
        <w:rPr>
          <w:rFonts w:hint="eastAsia"/>
        </w:rPr>
        <w:t>ihrer</w:t>
      </w:r>
      <w:proofErr w:type="spellEnd"/>
      <w:r>
        <w:rPr>
          <w:rFonts w:hint="eastAsia"/>
        </w:rPr>
        <w:t xml:space="preserve"> </w:t>
      </w:r>
      <w:proofErr w:type="spellStart"/>
      <w:r>
        <w:rPr>
          <w:rFonts w:hint="eastAsia"/>
        </w:rPr>
        <w:t>geschichtlichen</w:t>
      </w:r>
      <w:proofErr w:type="spellEnd"/>
      <w:r>
        <w:rPr>
          <w:rFonts w:hint="eastAsia"/>
        </w:rPr>
        <w:t xml:space="preserve"> </w:t>
      </w:r>
      <w:proofErr w:type="spellStart"/>
      <w:r>
        <w:rPr>
          <w:rFonts w:hint="eastAsia"/>
        </w:rPr>
        <w:t>Entwick</w:t>
      </w:r>
      <w:proofErr w:type="spellEnd"/>
      <w:r>
        <w:rPr>
          <w:rFonts w:hint="eastAsia"/>
        </w:rPr>
        <w:t xml:space="preserve">- </w:t>
      </w:r>
      <w:proofErr w:type="spellStart"/>
      <w:r>
        <w:rPr>
          <w:rFonts w:hint="eastAsia"/>
        </w:rPr>
        <w:t>iun</w:t>
      </w:r>
      <w:proofErr w:type="spellEnd"/>
      <w:r>
        <w:rPr>
          <w:rFonts w:hint="eastAsia"/>
        </w:rPr>
        <w:t>^-</w:t>
      </w:r>
      <w:proofErr w:type="spellStart"/>
      <w:r>
        <w:rPr>
          <w:rFonts w:hint="eastAsia"/>
        </w:rPr>
        <w:t>zu</w:t>
      </w:r>
      <w:proofErr w:type="spellEnd"/>
      <w:r>
        <w:rPr>
          <w:rFonts w:hint="eastAsia"/>
        </w:rPr>
        <w:t xml:space="preserve"> </w:t>
      </w:r>
      <w:proofErr w:type="spellStart"/>
      <w:r>
        <w:rPr>
          <w:rFonts w:hint="eastAsia"/>
        </w:rPr>
        <w:t>enth</w:t>
      </w:r>
      <w:proofErr w:type="spellEnd"/>
      <w:r>
        <w:rPr>
          <w:rFonts w:hint="eastAsia"/>
        </w:rPr>
        <w:t>ü</w:t>
      </w:r>
      <w:proofErr w:type="spellStart"/>
      <w:r>
        <w:rPr>
          <w:rFonts w:hint="eastAsia"/>
        </w:rPr>
        <w:t>llen</w:t>
      </w:r>
      <w:proofErr w:type="spellEnd"/>
      <w:r>
        <w:rPr>
          <w:rFonts w:hint="eastAsia"/>
        </w:rPr>
        <w:t>‹</w:t>
      </w:r>
      <w:r>
        <w:rPr>
          <w:rFonts w:hint="eastAsia"/>
        </w:rPr>
        <w:t xml:space="preserve">^ </w:t>
      </w:r>
      <w:proofErr w:type="spellStart"/>
      <w:r>
        <w:rPr>
          <w:rFonts w:hint="eastAsia"/>
        </w:rPr>
        <w:t>Korsch</w:t>
      </w:r>
      <w:proofErr w:type="spellEnd"/>
      <w:r>
        <w:rPr>
          <w:rFonts w:hint="eastAsia"/>
        </w:rPr>
        <w:t xml:space="preserve"> 1c II p 70 </w:t>
      </w:r>
    </w:p>
    <w:p w14:paraId="4058B644" w14:textId="47D413A0" w:rsidR="00572209" w:rsidRDefault="00000000" w:rsidP="00EA67E3">
      <w:pPr>
        <w:spacing w:line="360" w:lineRule="auto"/>
        <w:jc w:val="right"/>
      </w:pPr>
      <w:r>
        <w:rPr>
          <w:rFonts w:hint="eastAsia"/>
        </w:rPr>
        <w:t>[X 11 a, 1]</w:t>
      </w:r>
    </w:p>
    <w:p w14:paraId="3CBB8FBB" w14:textId="77777777" w:rsidR="00EA67E3" w:rsidRDefault="00000000">
      <w:pPr>
        <w:spacing w:line="360" w:lineRule="auto"/>
      </w:pPr>
      <w:r>
        <w:rPr>
          <w:rFonts w:hint="eastAsia"/>
        </w:rPr>
        <w:t>“马克思价值学说的意义……归根到底根本不在于为在现存资本主义社会中寻求其私人利益的商人提供实际计算的基础，或为关心资本主义牟利活动总体繁荣的资产阶级政治家提供经济政策措施的理论基础。根据马克思</w:t>
      </w:r>
      <w:r w:rsidR="007B62BC">
        <w:rPr>
          <w:rFonts w:hint="eastAsia"/>
        </w:rPr>
        <w:t>的说法</w:t>
      </w:r>
      <w:r>
        <w:rPr>
          <w:rFonts w:hint="eastAsia"/>
        </w:rPr>
        <w:t>，其理论的科学最终目的毋宁在于，‘揭示现代社会的经济运动规律——这同时也就是它历史发展的规律’。”科尔施</w:t>
      </w:r>
      <w:r>
        <w:rPr>
          <w:rFonts w:hint="eastAsia"/>
        </w:rPr>
        <w:t xml:space="preserve"> 1c</w:t>
      </w:r>
      <w:r>
        <w:rPr>
          <w:rFonts w:hint="eastAsia"/>
        </w:rPr>
        <w:t>，第二卷，第</w:t>
      </w:r>
      <w:r>
        <w:rPr>
          <w:rFonts w:hint="eastAsia"/>
        </w:rPr>
        <w:t>70</w:t>
      </w:r>
      <w:r>
        <w:rPr>
          <w:rFonts w:hint="eastAsia"/>
        </w:rPr>
        <w:t>页</w:t>
      </w:r>
      <w:r>
        <w:rPr>
          <w:rFonts w:hint="eastAsia"/>
        </w:rPr>
        <w:t xml:space="preserve"> </w:t>
      </w:r>
    </w:p>
    <w:p w14:paraId="2AD91B7D" w14:textId="0285CE48" w:rsidR="00572209" w:rsidRDefault="00000000" w:rsidP="00EA67E3">
      <w:pPr>
        <w:spacing w:line="360" w:lineRule="auto"/>
        <w:jc w:val="right"/>
        <w:rPr>
          <w:rFonts w:hint="eastAsia"/>
        </w:rPr>
      </w:pPr>
      <w:r>
        <w:rPr>
          <w:rFonts w:hint="eastAsia"/>
        </w:rPr>
        <w:t>[X 11 a, 1]</w:t>
      </w:r>
    </w:p>
    <w:p w14:paraId="64BC66E5" w14:textId="77777777" w:rsidR="00EA67E3" w:rsidRDefault="00000000">
      <w:pPr>
        <w:spacing w:line="360" w:lineRule="auto"/>
      </w:pPr>
      <w:r>
        <w:rPr>
          <w:rFonts w:hint="eastAsia"/>
        </w:rPr>
        <w:t>»</w:t>
      </w:r>
      <w:proofErr w:type="spellStart"/>
      <w:r>
        <w:rPr>
          <w:rFonts w:hint="eastAsia"/>
        </w:rPr>
        <w:t>Vollständige</w:t>
      </w:r>
      <w:proofErr w:type="spellEnd"/>
      <w:r>
        <w:rPr>
          <w:rFonts w:hint="eastAsia"/>
        </w:rPr>
        <w:t xml:space="preserve"> </w:t>
      </w:r>
      <w:proofErr w:type="spellStart"/>
      <w:r>
        <w:rPr>
          <w:rFonts w:hint="eastAsia"/>
        </w:rPr>
        <w:t>Bestimmung</w:t>
      </w:r>
      <w:proofErr w:type="spellEnd"/>
      <w:r>
        <w:rPr>
          <w:rFonts w:hint="eastAsia"/>
        </w:rPr>
        <w:t xml:space="preserve"> des </w:t>
      </w:r>
      <w:proofErr w:type="spellStart"/>
      <w:r>
        <w:rPr>
          <w:rFonts w:hint="eastAsia"/>
        </w:rPr>
        <w:t>wirklichen</w:t>
      </w:r>
      <w:proofErr w:type="spellEnd"/>
      <w:r>
        <w:rPr>
          <w:rFonts w:hint="eastAsia"/>
        </w:rPr>
        <w:t xml:space="preserve"> </w:t>
      </w:r>
      <w:proofErr w:type="spellStart"/>
      <w:r>
        <w:rPr>
          <w:rFonts w:hint="eastAsia"/>
        </w:rPr>
        <w:t>gesellschaftlichen</w:t>
      </w:r>
      <w:proofErr w:type="spellEnd"/>
      <w:r>
        <w:rPr>
          <w:rFonts w:hint="eastAsia"/>
        </w:rPr>
        <w:t xml:space="preserve"> </w:t>
      </w:r>
      <w:proofErr w:type="spellStart"/>
      <w:r>
        <w:rPr>
          <w:rFonts w:hint="eastAsia"/>
        </w:rPr>
        <w:t>Charakters</w:t>
      </w:r>
      <w:proofErr w:type="spellEnd"/>
      <w:r>
        <w:rPr>
          <w:rFonts w:hint="eastAsia"/>
        </w:rPr>
        <w:t xml:space="preserve"> </w:t>
      </w:r>
      <w:proofErr w:type="spellStart"/>
      <w:r>
        <w:rPr>
          <w:rFonts w:hint="eastAsia"/>
        </w:rPr>
        <w:t>jenes</w:t>
      </w:r>
      <w:proofErr w:type="spellEnd"/>
      <w:r>
        <w:rPr>
          <w:rFonts w:hint="eastAsia"/>
        </w:rPr>
        <w:t xml:space="preserve"> </w:t>
      </w:r>
      <w:proofErr w:type="spellStart"/>
      <w:r>
        <w:rPr>
          <w:rFonts w:hint="eastAsia"/>
        </w:rPr>
        <w:t>Grundvorganges</w:t>
      </w:r>
      <w:proofErr w:type="spellEnd"/>
      <w:r>
        <w:rPr>
          <w:rFonts w:hint="eastAsia"/>
        </w:rPr>
        <w:t xml:space="preserve"> der </w:t>
      </w:r>
      <w:proofErr w:type="spellStart"/>
      <w:r>
        <w:rPr>
          <w:rFonts w:hint="eastAsia"/>
        </w:rPr>
        <w:t>modernen</w:t>
      </w:r>
      <w:proofErr w:type="spellEnd"/>
      <w:r>
        <w:rPr>
          <w:rFonts w:hint="eastAsia"/>
        </w:rPr>
        <w:t xml:space="preserve"> </w:t>
      </w:r>
      <w:proofErr w:type="spellStart"/>
      <w:r>
        <w:rPr>
          <w:rFonts w:hint="eastAsia"/>
        </w:rPr>
        <w:t>kapitalistischen</w:t>
      </w:r>
      <w:proofErr w:type="spellEnd"/>
      <w:r>
        <w:rPr>
          <w:rFonts w:hint="eastAsia"/>
        </w:rPr>
        <w:t xml:space="preserve"> Produktion, der von den b</w:t>
      </w:r>
      <w:r>
        <w:rPr>
          <w:rFonts w:hint="eastAsia"/>
        </w:rPr>
        <w:t>ü</w:t>
      </w:r>
      <w:proofErr w:type="spellStart"/>
      <w:r>
        <w:rPr>
          <w:rFonts w:hint="eastAsia"/>
        </w:rPr>
        <w:t>rgerlichen</w:t>
      </w:r>
      <w:proofErr w:type="spellEnd"/>
      <w:r>
        <w:rPr>
          <w:rFonts w:hint="eastAsia"/>
        </w:rPr>
        <w:t xml:space="preserve"> </w:t>
      </w:r>
      <w:proofErr w:type="spellStart"/>
      <w:r>
        <w:rPr>
          <w:rFonts w:hint="eastAsia"/>
        </w:rPr>
        <w:t>Ökonomen</w:t>
      </w:r>
      <w:proofErr w:type="spellEnd"/>
      <w:r>
        <w:rPr>
          <w:rFonts w:hint="eastAsia"/>
        </w:rPr>
        <w:t xml:space="preserve"> und von </w:t>
      </w:r>
      <w:proofErr w:type="spellStart"/>
      <w:r>
        <w:rPr>
          <w:rFonts w:hint="eastAsia"/>
        </w:rPr>
        <w:t>ihren</w:t>
      </w:r>
      <w:proofErr w:type="spellEnd"/>
      <w:r>
        <w:rPr>
          <w:rFonts w:hint="eastAsia"/>
        </w:rPr>
        <w:t xml:space="preserve"> </w:t>
      </w:r>
      <w:proofErr w:type="spellStart"/>
      <w:r>
        <w:rPr>
          <w:rFonts w:hint="eastAsia"/>
        </w:rPr>
        <w:t>Antipoden</w:t>
      </w:r>
      <w:proofErr w:type="spellEnd"/>
      <w:r>
        <w:rPr>
          <w:rFonts w:hint="eastAsia"/>
        </w:rPr>
        <w:t xml:space="preserve">, den </w:t>
      </w:r>
      <w:proofErr w:type="spellStart"/>
      <w:r>
        <w:rPr>
          <w:rFonts w:hint="eastAsia"/>
        </w:rPr>
        <w:t>vulgären</w:t>
      </w:r>
      <w:proofErr w:type="spellEnd"/>
      <w:r>
        <w:rPr>
          <w:rFonts w:hint="eastAsia"/>
        </w:rPr>
        <w:t xml:space="preserve"> </w:t>
      </w:r>
      <w:proofErr w:type="spellStart"/>
      <w:r>
        <w:rPr>
          <w:rFonts w:hint="eastAsia"/>
        </w:rPr>
        <w:t>Sozialisten</w:t>
      </w:r>
      <w:proofErr w:type="spellEnd"/>
      <w:r>
        <w:rPr>
          <w:rFonts w:hint="eastAsia"/>
        </w:rPr>
        <w:t xml:space="preserve">, </w:t>
      </w:r>
      <w:proofErr w:type="spellStart"/>
      <w:r>
        <w:rPr>
          <w:rFonts w:hint="eastAsia"/>
        </w:rPr>
        <w:t>einseitig</w:t>
      </w:r>
      <w:proofErr w:type="spellEnd"/>
      <w:r>
        <w:rPr>
          <w:rFonts w:hint="eastAsia"/>
        </w:rPr>
        <w:t xml:space="preserve"> bald </w:t>
      </w:r>
      <w:proofErr w:type="spellStart"/>
      <w:r>
        <w:rPr>
          <w:rFonts w:hint="eastAsia"/>
        </w:rPr>
        <w:t>nur</w:t>
      </w:r>
      <w:proofErr w:type="spellEnd"/>
      <w:r>
        <w:rPr>
          <w:rFonts w:hint="eastAsia"/>
        </w:rPr>
        <w:t xml:space="preserve"> </w:t>
      </w:r>
      <w:proofErr w:type="spellStart"/>
      <w:r>
        <w:rPr>
          <w:rFonts w:hint="eastAsia"/>
        </w:rPr>
        <w:t>als</w:t>
      </w:r>
      <w:proofErr w:type="spellEnd"/>
      <w:r>
        <w:rPr>
          <w:rFonts w:hint="eastAsia"/>
        </w:rPr>
        <w:t xml:space="preserve"> Produktion von </w:t>
      </w:r>
      <w:proofErr w:type="spellStart"/>
      <w:r>
        <w:rPr>
          <w:rFonts w:hint="eastAsia"/>
        </w:rPr>
        <w:t>Gebrauchsg</w:t>
      </w:r>
      <w:proofErr w:type="spellEnd"/>
      <w:r>
        <w:rPr>
          <w:rFonts w:hint="eastAsia"/>
        </w:rPr>
        <w:t>ü</w:t>
      </w:r>
      <w:r>
        <w:rPr>
          <w:rFonts w:hint="eastAsia"/>
        </w:rPr>
        <w:t xml:space="preserve">tern, bald </w:t>
      </w:r>
      <w:proofErr w:type="spellStart"/>
      <w:r>
        <w:rPr>
          <w:rFonts w:hint="eastAsia"/>
        </w:rPr>
        <w:t>umgekehrt</w:t>
      </w:r>
      <w:proofErr w:type="spellEnd"/>
      <w:r>
        <w:rPr>
          <w:rFonts w:hint="eastAsia"/>
        </w:rPr>
        <w:t xml:space="preserve"> </w:t>
      </w:r>
      <w:proofErr w:type="spellStart"/>
      <w:r>
        <w:rPr>
          <w:rFonts w:hint="eastAsia"/>
        </w:rPr>
        <w:t>nur</w:t>
      </w:r>
      <w:proofErr w:type="spellEnd"/>
      <w:r>
        <w:rPr>
          <w:rFonts w:hint="eastAsia"/>
        </w:rPr>
        <w:t xml:space="preserve"> </w:t>
      </w:r>
      <w:proofErr w:type="spellStart"/>
      <w:r>
        <w:rPr>
          <w:rFonts w:hint="eastAsia"/>
        </w:rPr>
        <w:t>als</w:t>
      </w:r>
      <w:proofErr w:type="spellEnd"/>
      <w:r>
        <w:rPr>
          <w:rFonts w:hint="eastAsia"/>
        </w:rPr>
        <w:t xml:space="preserve"> Produktion von Wert </w:t>
      </w:r>
      <w:proofErr w:type="spellStart"/>
      <w:r>
        <w:rPr>
          <w:rFonts w:hint="eastAsia"/>
        </w:rPr>
        <w:t>oder</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einfache</w:t>
      </w:r>
      <w:proofErr w:type="spellEnd"/>
      <w:r>
        <w:rPr>
          <w:rFonts w:hint="eastAsia"/>
        </w:rPr>
        <w:t xml:space="preserve"> </w:t>
      </w:r>
      <w:proofErr w:type="spellStart"/>
      <w:r>
        <w:rPr>
          <w:rFonts w:hint="eastAsia"/>
        </w:rPr>
        <w:t>Profitmacherei</w:t>
      </w:r>
      <w:proofErr w:type="spellEnd"/>
      <w:r>
        <w:rPr>
          <w:rFonts w:hint="eastAsia"/>
        </w:rPr>
        <w:t xml:space="preserve"> </w:t>
      </w:r>
      <w:proofErr w:type="spellStart"/>
      <w:r>
        <w:rPr>
          <w:rFonts w:hint="eastAsia"/>
        </w:rPr>
        <w:t>dargestellt</w:t>
      </w:r>
      <w:proofErr w:type="spellEnd"/>
      <w:r>
        <w:rPr>
          <w:rFonts w:hint="eastAsia"/>
        </w:rPr>
        <w:t xml:space="preserve"> </w:t>
      </w:r>
      <w:proofErr w:type="spellStart"/>
      <w:r>
        <w:rPr>
          <w:rFonts w:hint="eastAsia"/>
        </w:rPr>
        <w:t>wird</w:t>
      </w:r>
      <w:proofErr w:type="spellEnd"/>
      <w:r>
        <w:rPr>
          <w:rFonts w:hint="eastAsia"/>
        </w:rPr>
        <w:t xml:space="preserve">«: </w:t>
      </w:r>
      <w:proofErr w:type="spellStart"/>
      <w:r>
        <w:rPr>
          <w:rFonts w:hint="eastAsia"/>
        </w:rPr>
        <w:t>eine</w:t>
      </w:r>
      <w:proofErr w:type="spellEnd"/>
      <w:r>
        <w:rPr>
          <w:rFonts w:hint="eastAsia"/>
        </w:rPr>
        <w:t xml:space="preserve"> »Produktion von </w:t>
      </w:r>
      <w:proofErr w:type="spellStart"/>
      <w:r>
        <w:rPr>
          <w:rFonts w:hint="eastAsia"/>
        </w:rPr>
        <w:t>Mehrwert</w:t>
      </w:r>
      <w:proofErr w:type="spellEnd"/>
      <w:r>
        <w:rPr>
          <w:rFonts w:hint="eastAsia"/>
        </w:rPr>
        <w:t xml:space="preserve"> </w:t>
      </w:r>
      <w:proofErr w:type="spellStart"/>
      <w:r>
        <w:rPr>
          <w:rFonts w:hint="eastAsia"/>
        </w:rPr>
        <w:lastRenderedPageBreak/>
        <w:t>vermittels</w:t>
      </w:r>
      <w:proofErr w:type="spellEnd"/>
      <w:r>
        <w:rPr>
          <w:rFonts w:hint="eastAsia"/>
        </w:rPr>
        <w:t xml:space="preserve"> der Produktion von Wert </w:t>
      </w:r>
      <w:proofErr w:type="spellStart"/>
      <w:r>
        <w:rPr>
          <w:rFonts w:hint="eastAsia"/>
        </w:rPr>
        <w:t>vermittels</w:t>
      </w:r>
      <w:proofErr w:type="spellEnd"/>
      <w:r>
        <w:rPr>
          <w:rFonts w:hint="eastAsia"/>
        </w:rPr>
        <w:t xml:space="preserve"> der Produktion von </w:t>
      </w:r>
      <w:proofErr w:type="spellStart"/>
      <w:r>
        <w:rPr>
          <w:rFonts w:hint="eastAsia"/>
        </w:rPr>
        <w:t>Gebrauchs</w:t>
      </w:r>
      <w:proofErr w:type="spellEnd"/>
      <w:r>
        <w:rPr>
          <w:rFonts w:hint="eastAsia"/>
        </w:rPr>
        <w:t xml:space="preserve"> </w:t>
      </w:r>
      <w:proofErr w:type="spellStart"/>
      <w:r>
        <w:rPr>
          <w:rFonts w:hint="eastAsia"/>
        </w:rPr>
        <w:t>gutem</w:t>
      </w:r>
      <w:proofErr w:type="spellEnd"/>
      <w:r>
        <w:rPr>
          <w:rFonts w:hint="eastAsia"/>
        </w:rPr>
        <w:t xml:space="preserve"> in </w:t>
      </w:r>
      <w:proofErr w:type="spellStart"/>
      <w:r>
        <w:rPr>
          <w:rFonts w:hint="eastAsia"/>
        </w:rPr>
        <w:t>einer</w:t>
      </w:r>
      <w:proofErr w:type="spellEnd"/>
      <w:r>
        <w:rPr>
          <w:rFonts w:hint="eastAsia"/>
        </w:rPr>
        <w:t xml:space="preserve"> Gesellschaft, in der die </w:t>
      </w:r>
      <w:proofErr w:type="spellStart"/>
      <w:r>
        <w:rPr>
          <w:rFonts w:hint="eastAsia"/>
        </w:rPr>
        <w:t>sachlichen</w:t>
      </w:r>
      <w:proofErr w:type="spellEnd"/>
      <w:r>
        <w:rPr>
          <w:rFonts w:hint="eastAsia"/>
        </w:rPr>
        <w:t xml:space="preserve"> </w:t>
      </w:r>
      <w:proofErr w:type="spellStart"/>
      <w:r>
        <w:rPr>
          <w:rFonts w:hint="eastAsia"/>
        </w:rPr>
        <w:t>Produktionsg</w:t>
      </w:r>
      <w:proofErr w:type="spellEnd"/>
      <w:r>
        <w:rPr>
          <w:rFonts w:hint="eastAsia"/>
        </w:rPr>
        <w:t>ü</w:t>
      </w:r>
      <w:proofErr w:type="spellStart"/>
      <w:r>
        <w:rPr>
          <w:rFonts w:hint="eastAsia"/>
        </w:rPr>
        <w:t>ter</w:t>
      </w:r>
      <w:proofErr w:type="spellEnd"/>
      <w:r>
        <w:rPr>
          <w:rFonts w:hint="eastAsia"/>
        </w:rPr>
        <w:t xml:space="preserve"> </w:t>
      </w:r>
      <w:proofErr w:type="spellStart"/>
      <w:r>
        <w:rPr>
          <w:rFonts w:hint="eastAsia"/>
        </w:rPr>
        <w:t>als</w:t>
      </w:r>
      <w:proofErr w:type="spellEnd"/>
      <w:r>
        <w:rPr>
          <w:rFonts w:hint="eastAsia"/>
        </w:rPr>
        <w:t xml:space="preserve"> Kapital und die </w:t>
      </w:r>
      <w:proofErr w:type="spellStart"/>
      <w:r>
        <w:rPr>
          <w:rFonts w:hint="eastAsia"/>
        </w:rPr>
        <w:t>wirklichen</w:t>
      </w:r>
      <w:proofErr w:type="spellEnd"/>
      <w:r>
        <w:rPr>
          <w:rFonts w:hint="eastAsia"/>
        </w:rPr>
        <w:t xml:space="preserve"> </w:t>
      </w:r>
      <w:proofErr w:type="spellStart"/>
      <w:r>
        <w:rPr>
          <w:rFonts w:hint="eastAsia"/>
        </w:rPr>
        <w:t>Produzenten</w:t>
      </w:r>
      <w:proofErr w:type="spellEnd"/>
      <w:r>
        <w:rPr>
          <w:rFonts w:hint="eastAsia"/>
        </w:rPr>
        <w:t xml:space="preserve"> </w:t>
      </w:r>
      <w:proofErr w:type="spellStart"/>
      <w:r>
        <w:rPr>
          <w:rFonts w:hint="eastAsia"/>
        </w:rPr>
        <w:t>als</w:t>
      </w:r>
      <w:proofErr w:type="spellEnd"/>
      <w:r>
        <w:rPr>
          <w:rFonts w:hint="eastAsia"/>
        </w:rPr>
        <w:t xml:space="preserve"> Ware </w:t>
      </w:r>
      <w:proofErr w:type="spellStart"/>
      <w:r>
        <w:rPr>
          <w:rFonts w:hint="eastAsia"/>
        </w:rPr>
        <w:t>Arbeitskraft</w:t>
      </w:r>
      <w:proofErr w:type="spellEnd"/>
      <w:r>
        <w:rPr>
          <w:rFonts w:hint="eastAsia"/>
        </w:rPr>
        <w:t xml:space="preserve"> in den </w:t>
      </w:r>
      <w:proofErr w:type="spellStart"/>
      <w:r>
        <w:rPr>
          <w:rFonts w:hint="eastAsia"/>
        </w:rPr>
        <w:t>vom</w:t>
      </w:r>
      <w:proofErr w:type="spellEnd"/>
      <w:r>
        <w:rPr>
          <w:rFonts w:hint="eastAsia"/>
        </w:rPr>
        <w:t xml:space="preserve"> </w:t>
      </w:r>
      <w:proofErr w:type="spellStart"/>
      <w:r>
        <w:rPr>
          <w:rFonts w:hint="eastAsia"/>
        </w:rPr>
        <w:t>Kapitalisten</w:t>
      </w:r>
      <w:proofErr w:type="spellEnd"/>
      <w:r>
        <w:rPr>
          <w:rFonts w:hint="eastAsia"/>
        </w:rPr>
        <w:t xml:space="preserve"> </w:t>
      </w:r>
      <w:proofErr w:type="spellStart"/>
      <w:r>
        <w:rPr>
          <w:rFonts w:hint="eastAsia"/>
        </w:rPr>
        <w:t>beherrschten</w:t>
      </w:r>
      <w:proofErr w:type="spellEnd"/>
      <w:r>
        <w:rPr>
          <w:rFonts w:hint="eastAsia"/>
        </w:rPr>
        <w:t xml:space="preserve"> </w:t>
      </w:r>
      <w:proofErr w:type="spellStart"/>
      <w:r>
        <w:rPr>
          <w:rFonts w:hint="eastAsia"/>
        </w:rPr>
        <w:t>Prozeß</w:t>
      </w:r>
      <w:proofErr w:type="spellEnd"/>
      <w:r>
        <w:rPr>
          <w:rFonts w:hint="eastAsia"/>
        </w:rPr>
        <w:t xml:space="preserve"> der Produktion </w:t>
      </w:r>
      <w:proofErr w:type="spellStart"/>
      <w:r>
        <w:rPr>
          <w:rFonts w:hint="eastAsia"/>
        </w:rPr>
        <w:t>eingehen</w:t>
      </w:r>
      <w:proofErr w:type="spellEnd"/>
      <w:r>
        <w:rPr>
          <w:rFonts w:hint="eastAsia"/>
        </w:rPr>
        <w:t xml:space="preserve">«. </w:t>
      </w:r>
      <w:proofErr w:type="spellStart"/>
      <w:r>
        <w:rPr>
          <w:rFonts w:hint="eastAsia"/>
        </w:rPr>
        <w:t>Korsch</w:t>
      </w:r>
      <w:proofErr w:type="spellEnd"/>
      <w:r>
        <w:rPr>
          <w:rFonts w:hint="eastAsia"/>
        </w:rPr>
        <w:t xml:space="preserve"> 1c III p 10/11 </w:t>
      </w:r>
    </w:p>
    <w:p w14:paraId="66006645" w14:textId="62474F5C" w:rsidR="00572209" w:rsidRDefault="00000000" w:rsidP="00EA67E3">
      <w:pPr>
        <w:spacing w:line="360" w:lineRule="auto"/>
        <w:jc w:val="right"/>
      </w:pPr>
      <w:r>
        <w:rPr>
          <w:rFonts w:hint="eastAsia"/>
        </w:rPr>
        <w:t>[X 11 a, 2]</w:t>
      </w:r>
    </w:p>
    <w:p w14:paraId="48E30A81" w14:textId="77777777" w:rsidR="00EA67E3" w:rsidRDefault="00000000">
      <w:pPr>
        <w:spacing w:line="360" w:lineRule="auto"/>
      </w:pPr>
      <w:r>
        <w:rPr>
          <w:rFonts w:hint="eastAsia"/>
        </w:rPr>
        <w:t>“对现代资本主义生产基本过程的真实社会性质的完整规定”，这个过程被资产阶级经济学家及其论敌庸俗社会主义者片面地时而仅描述为使用价值的生产，时而相反仅描述为价值的生产或简单的利润追逐：</w:t>
      </w:r>
      <w:r w:rsidRPr="007B62BC">
        <w:rPr>
          <w:rFonts w:hint="eastAsia"/>
          <w:highlight w:val="darkGray"/>
        </w:rPr>
        <w:t>一种“通过价值生产中介的使用价值生产进行的剩余价值生产</w:t>
      </w:r>
      <w:r>
        <w:rPr>
          <w:rFonts w:hint="eastAsia"/>
        </w:rPr>
        <w:t>，在一个社会中，物质生产资料作为资本，真实的生产者作为劳动力商品进入由资本家支配的生产过程”。科尔施</w:t>
      </w:r>
      <w:r>
        <w:rPr>
          <w:rFonts w:hint="eastAsia"/>
        </w:rPr>
        <w:t xml:space="preserve"> 1c </w:t>
      </w:r>
      <w:r>
        <w:rPr>
          <w:rFonts w:hint="eastAsia"/>
        </w:rPr>
        <w:t>，第三卷，第</w:t>
      </w:r>
      <w:r>
        <w:rPr>
          <w:rFonts w:hint="eastAsia"/>
        </w:rPr>
        <w:t>10/11</w:t>
      </w:r>
      <w:r>
        <w:rPr>
          <w:rFonts w:hint="eastAsia"/>
        </w:rPr>
        <w:t>页</w:t>
      </w:r>
    </w:p>
    <w:p w14:paraId="6353AE2B" w14:textId="4916CC5B" w:rsidR="00572209" w:rsidRDefault="00000000" w:rsidP="00EA67E3">
      <w:pPr>
        <w:spacing w:line="360" w:lineRule="auto"/>
        <w:jc w:val="right"/>
        <w:rPr>
          <w:rFonts w:hint="eastAsia"/>
        </w:rPr>
      </w:pPr>
      <w:r>
        <w:rPr>
          <w:rFonts w:hint="eastAsia"/>
        </w:rPr>
        <w:t>[X 11 a, 2]</w:t>
      </w:r>
    </w:p>
    <w:p w14:paraId="4F2B508B" w14:textId="77777777" w:rsidR="00EA67E3" w:rsidRDefault="00000000">
      <w:pPr>
        <w:spacing w:line="360" w:lineRule="auto"/>
      </w:pPr>
      <w:r>
        <w:rPr>
          <w:rFonts w:hint="eastAsia"/>
        </w:rPr>
        <w:t xml:space="preserve">Die </w:t>
      </w:r>
      <w:proofErr w:type="spellStart"/>
      <w:r>
        <w:rPr>
          <w:rFonts w:hint="eastAsia"/>
        </w:rPr>
        <w:t>Erfahrung</w:t>
      </w:r>
      <w:proofErr w:type="spellEnd"/>
      <w:r>
        <w:rPr>
          <w:rFonts w:hint="eastAsia"/>
        </w:rPr>
        <w:t xml:space="preserve"> </w:t>
      </w:r>
      <w:proofErr w:type="spellStart"/>
      <w:r>
        <w:rPr>
          <w:rFonts w:hint="eastAsia"/>
        </w:rPr>
        <w:t>unserer</w:t>
      </w:r>
      <w:proofErr w:type="spellEnd"/>
      <w:r>
        <w:rPr>
          <w:rFonts w:hint="eastAsia"/>
        </w:rPr>
        <w:t xml:space="preserve"> Generation: </w:t>
      </w:r>
      <w:proofErr w:type="spellStart"/>
      <w:r>
        <w:rPr>
          <w:rFonts w:hint="eastAsia"/>
        </w:rPr>
        <w:t>daß</w:t>
      </w:r>
      <w:proofErr w:type="spellEnd"/>
      <w:r>
        <w:rPr>
          <w:rFonts w:hint="eastAsia"/>
        </w:rPr>
        <w:t xml:space="preserve"> der </w:t>
      </w:r>
      <w:proofErr w:type="spellStart"/>
      <w:r>
        <w:rPr>
          <w:rFonts w:hint="eastAsia"/>
        </w:rPr>
        <w:t>Kapitalismus</w:t>
      </w:r>
      <w:proofErr w:type="spellEnd"/>
      <w:r>
        <w:rPr>
          <w:rFonts w:hint="eastAsia"/>
        </w:rPr>
        <w:t xml:space="preserve"> </w:t>
      </w:r>
      <w:proofErr w:type="spellStart"/>
      <w:r>
        <w:rPr>
          <w:rFonts w:hint="eastAsia"/>
        </w:rPr>
        <w:t>keines</w:t>
      </w:r>
      <w:proofErr w:type="spellEnd"/>
      <w:r>
        <w:rPr>
          <w:rFonts w:hint="eastAsia"/>
        </w:rPr>
        <w:t xml:space="preserve"> </w:t>
      </w:r>
      <w:proofErr w:type="spellStart"/>
      <w:r>
        <w:rPr>
          <w:rFonts w:hint="eastAsia"/>
        </w:rPr>
        <w:t>nat</w:t>
      </w:r>
      <w:proofErr w:type="spellEnd"/>
      <w:r>
        <w:rPr>
          <w:rFonts w:hint="eastAsia"/>
        </w:rPr>
        <w:t>ü</w:t>
      </w:r>
      <w:proofErr w:type="spellStart"/>
      <w:r>
        <w:rPr>
          <w:rFonts w:hint="eastAsia"/>
        </w:rPr>
        <w:t>rlichen</w:t>
      </w:r>
      <w:proofErr w:type="spellEnd"/>
      <w:r>
        <w:rPr>
          <w:rFonts w:hint="eastAsia"/>
        </w:rPr>
        <w:t xml:space="preserve"> </w:t>
      </w:r>
      <w:proofErr w:type="spellStart"/>
      <w:r>
        <w:rPr>
          <w:rFonts w:hint="eastAsia"/>
        </w:rPr>
        <w:t>Todes</w:t>
      </w:r>
      <w:proofErr w:type="spellEnd"/>
      <w:r>
        <w:rPr>
          <w:rFonts w:hint="eastAsia"/>
        </w:rPr>
        <w:t xml:space="preserve"> </w:t>
      </w:r>
      <w:proofErr w:type="spellStart"/>
      <w:r>
        <w:rPr>
          <w:rFonts w:hint="eastAsia"/>
        </w:rPr>
        <w:t>sterben</w:t>
      </w:r>
      <w:proofErr w:type="spellEnd"/>
      <w:r>
        <w:rPr>
          <w:rFonts w:hint="eastAsia"/>
        </w:rPr>
        <w:t xml:space="preserve"> </w:t>
      </w:r>
      <w:proofErr w:type="spellStart"/>
      <w:r>
        <w:rPr>
          <w:rFonts w:hint="eastAsia"/>
        </w:rPr>
        <w:t>wird</w:t>
      </w:r>
      <w:proofErr w:type="spellEnd"/>
      <w:r>
        <w:rPr>
          <w:rFonts w:hint="eastAsia"/>
        </w:rPr>
        <w:t>.</w:t>
      </w:r>
      <w:r>
        <w:rPr>
          <w:rFonts w:hint="eastAsia"/>
        </w:rPr>
        <w:tab/>
      </w:r>
    </w:p>
    <w:p w14:paraId="1C4DA654" w14:textId="0AAAA291" w:rsidR="00572209" w:rsidRDefault="00000000" w:rsidP="00EA67E3">
      <w:pPr>
        <w:spacing w:line="360" w:lineRule="auto"/>
        <w:jc w:val="right"/>
      </w:pPr>
      <w:r>
        <w:rPr>
          <w:rFonts w:hint="eastAsia"/>
        </w:rPr>
        <w:t>[X 11 a, 3]</w:t>
      </w:r>
    </w:p>
    <w:p w14:paraId="49FC5240" w14:textId="77777777" w:rsidR="00EA67E3" w:rsidRDefault="00000000">
      <w:pPr>
        <w:spacing w:line="360" w:lineRule="auto"/>
      </w:pPr>
      <w:r>
        <w:rPr>
          <w:rFonts w:hint="eastAsia"/>
        </w:rPr>
        <w:t>我们这一代的经验：资本主义不会自然死亡。</w:t>
      </w:r>
    </w:p>
    <w:p w14:paraId="1BA0D2BB" w14:textId="6FEC3312" w:rsidR="00572209" w:rsidRDefault="00000000" w:rsidP="00EA67E3">
      <w:pPr>
        <w:spacing w:line="360" w:lineRule="auto"/>
        <w:jc w:val="right"/>
        <w:rPr>
          <w:rFonts w:hint="eastAsia"/>
        </w:rPr>
      </w:pPr>
      <w:r>
        <w:rPr>
          <w:rFonts w:hint="eastAsia"/>
        </w:rPr>
        <w:t>[X 11 a, 3]</w:t>
      </w:r>
    </w:p>
    <w:p w14:paraId="0FA9AAB6" w14:textId="77777777" w:rsidR="00EA67E3" w:rsidRDefault="00000000">
      <w:pPr>
        <w:spacing w:line="360" w:lineRule="auto"/>
      </w:pPr>
      <w:r>
        <w:rPr>
          <w:rFonts w:hint="eastAsia"/>
        </w:rPr>
        <w:t xml:space="preserve">Die </w:t>
      </w:r>
      <w:proofErr w:type="spellStart"/>
      <w:r>
        <w:rPr>
          <w:rFonts w:hint="eastAsia"/>
        </w:rPr>
        <w:t>Auseinandersetzung</w:t>
      </w:r>
      <w:proofErr w:type="spellEnd"/>
      <w:r>
        <w:rPr>
          <w:rFonts w:hint="eastAsia"/>
        </w:rPr>
        <w:t xml:space="preserve"> von </w:t>
      </w:r>
      <w:proofErr w:type="spellStart"/>
      <w:r>
        <w:rPr>
          <w:rFonts w:hint="eastAsia"/>
        </w:rPr>
        <w:t>Lafargue</w:t>
      </w:r>
      <w:proofErr w:type="spellEnd"/>
      <w:r>
        <w:rPr>
          <w:rFonts w:hint="eastAsia"/>
        </w:rPr>
        <w:t xml:space="preserve"> </w:t>
      </w:r>
      <w:proofErr w:type="spellStart"/>
      <w:r>
        <w:rPr>
          <w:rFonts w:hint="eastAsia"/>
        </w:rPr>
        <w:t>mit</w:t>
      </w:r>
      <w:proofErr w:type="spellEnd"/>
      <w:r>
        <w:rPr>
          <w:rFonts w:hint="eastAsia"/>
        </w:rPr>
        <w:t xml:space="preserve"> </w:t>
      </w:r>
      <w:proofErr w:type="spellStart"/>
      <w:r>
        <w:rPr>
          <w:rFonts w:hint="eastAsia"/>
        </w:rPr>
        <w:t>Jaur</w:t>
      </w:r>
      <w:proofErr w:type="spellEnd"/>
      <w:r>
        <w:rPr>
          <w:rFonts w:hint="eastAsia"/>
        </w:rPr>
        <w:t>è</w:t>
      </w:r>
      <w:r>
        <w:rPr>
          <w:rFonts w:hint="eastAsia"/>
        </w:rPr>
        <w:t xml:space="preserve">s </w:t>
      </w:r>
      <w:proofErr w:type="spellStart"/>
      <w:r>
        <w:rPr>
          <w:rFonts w:hint="eastAsia"/>
        </w:rPr>
        <w:t>ist</w:t>
      </w:r>
      <w:proofErr w:type="spellEnd"/>
      <w:r>
        <w:rPr>
          <w:rFonts w:hint="eastAsia"/>
        </w:rPr>
        <w:t xml:space="preserve"> f</w:t>
      </w:r>
      <w:r>
        <w:rPr>
          <w:rFonts w:hint="eastAsia"/>
        </w:rPr>
        <w:t>ü</w:t>
      </w:r>
      <w:r>
        <w:rPr>
          <w:rFonts w:hint="eastAsia"/>
        </w:rPr>
        <w:t xml:space="preserve">r die </w:t>
      </w:r>
      <w:proofErr w:type="spellStart"/>
      <w:r>
        <w:rPr>
          <w:rFonts w:hint="eastAsia"/>
        </w:rPr>
        <w:t>große</w:t>
      </w:r>
      <w:proofErr w:type="spellEnd"/>
      <w:r>
        <w:rPr>
          <w:rFonts w:hint="eastAsia"/>
        </w:rPr>
        <w:t xml:space="preserve"> Form des </w:t>
      </w:r>
      <w:proofErr w:type="spellStart"/>
      <w:r>
        <w:rPr>
          <w:rFonts w:hint="eastAsia"/>
        </w:rPr>
        <w:t>Materialismus</w:t>
      </w:r>
      <w:proofErr w:type="spellEnd"/>
      <w:r>
        <w:rPr>
          <w:rFonts w:hint="eastAsia"/>
        </w:rPr>
        <w:t xml:space="preserve"> </w:t>
      </w:r>
      <w:proofErr w:type="spellStart"/>
      <w:r>
        <w:rPr>
          <w:rFonts w:hint="eastAsia"/>
        </w:rPr>
        <w:t>sehr</w:t>
      </w:r>
      <w:proofErr w:type="spellEnd"/>
      <w:r>
        <w:rPr>
          <w:rFonts w:hint="eastAsia"/>
        </w:rPr>
        <w:t xml:space="preserve"> </w:t>
      </w:r>
      <w:proofErr w:type="spellStart"/>
      <w:r>
        <w:rPr>
          <w:rFonts w:hint="eastAsia"/>
        </w:rPr>
        <w:t>kennzeichnend</w:t>
      </w:r>
      <w:proofErr w:type="spellEnd"/>
      <w:r>
        <w:rPr>
          <w:rFonts w:hint="eastAsia"/>
        </w:rPr>
        <w:t>.</w:t>
      </w:r>
    </w:p>
    <w:p w14:paraId="03C116AB" w14:textId="537020DD" w:rsidR="00572209" w:rsidRDefault="00000000" w:rsidP="00EA67E3">
      <w:pPr>
        <w:spacing w:line="360" w:lineRule="auto"/>
        <w:jc w:val="right"/>
      </w:pPr>
      <w:r>
        <w:rPr>
          <w:rFonts w:hint="eastAsia"/>
        </w:rPr>
        <w:t>[X 11 a, 4]</w:t>
      </w:r>
    </w:p>
    <w:p w14:paraId="4B6332E2" w14:textId="77777777" w:rsidR="00EA67E3" w:rsidRDefault="00000000">
      <w:pPr>
        <w:spacing w:line="360" w:lineRule="auto"/>
      </w:pPr>
      <w:r w:rsidRPr="007B62BC">
        <w:rPr>
          <w:rFonts w:hint="eastAsia"/>
          <w:highlight w:val="darkGray"/>
        </w:rPr>
        <w:t>拉法格（</w:t>
      </w:r>
      <w:proofErr w:type="spellStart"/>
      <w:r w:rsidRPr="007B62BC">
        <w:rPr>
          <w:rFonts w:hint="eastAsia"/>
          <w:highlight w:val="darkGray"/>
        </w:rPr>
        <w:t>Lafargue</w:t>
      </w:r>
      <w:proofErr w:type="spellEnd"/>
      <w:r w:rsidRPr="007B62BC">
        <w:rPr>
          <w:rFonts w:hint="eastAsia"/>
          <w:highlight w:val="darkGray"/>
        </w:rPr>
        <w:t>）</w:t>
      </w:r>
      <w:r w:rsidRPr="007B62BC">
        <w:rPr>
          <w:rStyle w:val="af"/>
          <w:rFonts w:hint="eastAsia"/>
          <w:highlight w:val="darkGray"/>
        </w:rPr>
        <w:footnoteReference w:id="59"/>
      </w:r>
      <w:r w:rsidRPr="007B62BC">
        <w:rPr>
          <w:rFonts w:hint="eastAsia"/>
          <w:highlight w:val="darkGray"/>
        </w:rPr>
        <w:t>与饶勒斯（</w:t>
      </w:r>
      <w:proofErr w:type="spellStart"/>
      <w:r w:rsidRPr="007B62BC">
        <w:rPr>
          <w:rFonts w:hint="eastAsia"/>
          <w:highlight w:val="darkGray"/>
        </w:rPr>
        <w:t>Jaur</w:t>
      </w:r>
      <w:proofErr w:type="spellEnd"/>
      <w:r w:rsidRPr="007B62BC">
        <w:rPr>
          <w:rFonts w:hint="eastAsia"/>
          <w:highlight w:val="darkGray"/>
        </w:rPr>
        <w:t>è</w:t>
      </w:r>
      <w:r w:rsidRPr="007B62BC">
        <w:rPr>
          <w:rFonts w:hint="eastAsia"/>
          <w:highlight w:val="darkGray"/>
        </w:rPr>
        <w:t>s</w:t>
      </w:r>
      <w:r w:rsidRPr="007B62BC">
        <w:rPr>
          <w:rFonts w:hint="eastAsia"/>
          <w:highlight w:val="darkGray"/>
        </w:rPr>
        <w:t>）</w:t>
      </w:r>
      <w:r w:rsidRPr="007B62BC">
        <w:rPr>
          <w:rStyle w:val="af"/>
          <w:rFonts w:hint="eastAsia"/>
          <w:highlight w:val="darkGray"/>
        </w:rPr>
        <w:footnoteReference w:id="60"/>
      </w:r>
      <w:r w:rsidRPr="007B62BC">
        <w:rPr>
          <w:rFonts w:hint="eastAsia"/>
          <w:highlight w:val="darkGray"/>
        </w:rPr>
        <w:t>的论战对于唯物主义的宏大形式是非常具有特征的。</w:t>
      </w:r>
    </w:p>
    <w:p w14:paraId="14EC0D38" w14:textId="669BE454" w:rsidR="00572209" w:rsidRDefault="00000000" w:rsidP="00EA67E3">
      <w:pPr>
        <w:spacing w:line="360" w:lineRule="auto"/>
        <w:jc w:val="right"/>
        <w:rPr>
          <w:rFonts w:hint="eastAsia"/>
        </w:rPr>
      </w:pPr>
      <w:r>
        <w:rPr>
          <w:rFonts w:hint="eastAsia"/>
        </w:rPr>
        <w:t>[X 11 a, 4]</w:t>
      </w:r>
    </w:p>
    <w:p w14:paraId="01CB5988" w14:textId="77777777" w:rsidR="00EA67E3" w:rsidRDefault="00000000">
      <w:pPr>
        <w:spacing w:line="360" w:lineRule="auto"/>
      </w:pPr>
      <w:proofErr w:type="spellStart"/>
      <w:r>
        <w:rPr>
          <w:rFonts w:hint="eastAsia"/>
        </w:rPr>
        <w:t>Quellen</w:t>
      </w:r>
      <w:proofErr w:type="spellEnd"/>
      <w:r>
        <w:rPr>
          <w:rFonts w:hint="eastAsia"/>
        </w:rPr>
        <w:t xml:space="preserve"> von Marx </w:t>
      </w:r>
      <w:proofErr w:type="spellStart"/>
      <w:r>
        <w:rPr>
          <w:rFonts w:hint="eastAsia"/>
        </w:rPr>
        <w:t>und</w:t>
      </w:r>
      <w:proofErr w:type="spellEnd"/>
      <w:r>
        <w:rPr>
          <w:rFonts w:hint="eastAsia"/>
        </w:rPr>
        <w:t xml:space="preserve"> Engels: »Sie </w:t>
      </w:r>
      <w:proofErr w:type="spellStart"/>
      <w:r>
        <w:rPr>
          <w:rFonts w:hint="eastAsia"/>
        </w:rPr>
        <w:t>nahmen</w:t>
      </w:r>
      <w:proofErr w:type="spellEnd"/>
      <w:r>
        <w:rPr>
          <w:rFonts w:hint="eastAsia"/>
        </w:rPr>
        <w:t xml:space="preserve"> von den b</w:t>
      </w:r>
      <w:r>
        <w:rPr>
          <w:rFonts w:hint="eastAsia"/>
        </w:rPr>
        <w:t>ü</w:t>
      </w:r>
      <w:proofErr w:type="spellStart"/>
      <w:r>
        <w:rPr>
          <w:rFonts w:hint="eastAsia"/>
        </w:rPr>
        <w:t>rgerlichen</w:t>
      </w:r>
      <w:proofErr w:type="spellEnd"/>
      <w:r>
        <w:rPr>
          <w:rFonts w:hint="eastAsia"/>
        </w:rPr>
        <w:t xml:space="preserve"> </w:t>
      </w:r>
      <w:proofErr w:type="spellStart"/>
      <w:r>
        <w:rPr>
          <w:rFonts w:hint="eastAsia"/>
        </w:rPr>
        <w:t>Historikern</w:t>
      </w:r>
      <w:proofErr w:type="spellEnd"/>
      <w:r>
        <w:rPr>
          <w:rFonts w:hint="eastAsia"/>
        </w:rPr>
        <w:t xml:space="preserve"> der </w:t>
      </w:r>
      <w:proofErr w:type="spellStart"/>
      <w:r>
        <w:rPr>
          <w:rFonts w:hint="eastAsia"/>
        </w:rPr>
        <w:t>Restaurationsperiode</w:t>
      </w:r>
      <w:proofErr w:type="spellEnd"/>
      <w:r>
        <w:rPr>
          <w:rFonts w:hint="eastAsia"/>
        </w:rPr>
        <w:t xml:space="preserve"> den </w:t>
      </w:r>
      <w:proofErr w:type="spellStart"/>
      <w:r>
        <w:rPr>
          <w:rFonts w:hint="eastAsia"/>
        </w:rPr>
        <w:t>Begriff</w:t>
      </w:r>
      <w:proofErr w:type="spellEnd"/>
      <w:r>
        <w:rPr>
          <w:rFonts w:hint="eastAsia"/>
        </w:rPr>
        <w:t xml:space="preserve"> der </w:t>
      </w:r>
      <w:proofErr w:type="spellStart"/>
      <w:r>
        <w:rPr>
          <w:rFonts w:hint="eastAsia"/>
        </w:rPr>
        <w:t>sozialen</w:t>
      </w:r>
      <w:proofErr w:type="spellEnd"/>
      <w:r>
        <w:rPr>
          <w:rFonts w:hint="eastAsia"/>
        </w:rPr>
        <w:t xml:space="preserve"> </w:t>
      </w:r>
      <w:proofErr w:type="spellStart"/>
      <w:r>
        <w:rPr>
          <w:rFonts w:hint="eastAsia"/>
        </w:rPr>
        <w:t>Klasse</w:t>
      </w:r>
      <w:proofErr w:type="spellEnd"/>
      <w:r>
        <w:rPr>
          <w:rFonts w:hint="eastAsia"/>
        </w:rPr>
        <w:t xml:space="preserve"> und des </w:t>
      </w:r>
      <w:proofErr w:type="spellStart"/>
      <w:r>
        <w:rPr>
          <w:rFonts w:hint="eastAsia"/>
        </w:rPr>
        <w:t>Klassenkampfs</w:t>
      </w:r>
      <w:proofErr w:type="spellEnd"/>
      <w:r>
        <w:rPr>
          <w:rFonts w:hint="eastAsia"/>
        </w:rPr>
        <w:t xml:space="preserve">, von Ricardo die </w:t>
      </w:r>
      <w:proofErr w:type="spellStart"/>
      <w:r>
        <w:rPr>
          <w:rFonts w:hint="eastAsia"/>
        </w:rPr>
        <w:t>ökonomische</w:t>
      </w:r>
      <w:proofErr w:type="spellEnd"/>
      <w:r>
        <w:rPr>
          <w:rFonts w:hint="eastAsia"/>
        </w:rPr>
        <w:t xml:space="preserve"> </w:t>
      </w:r>
      <w:proofErr w:type="spellStart"/>
      <w:r>
        <w:rPr>
          <w:rFonts w:hint="eastAsia"/>
        </w:rPr>
        <w:t>Begr</w:t>
      </w:r>
      <w:proofErr w:type="spellEnd"/>
      <w:r>
        <w:rPr>
          <w:rFonts w:hint="eastAsia"/>
        </w:rPr>
        <w:t>ü</w:t>
      </w:r>
      <w:proofErr w:type="spellStart"/>
      <w:r>
        <w:rPr>
          <w:rFonts w:hint="eastAsia"/>
        </w:rPr>
        <w:t>ndung</w:t>
      </w:r>
      <w:proofErr w:type="spellEnd"/>
      <w:r>
        <w:rPr>
          <w:rFonts w:hint="eastAsia"/>
        </w:rPr>
        <w:t xml:space="preserve"> der </w:t>
      </w:r>
      <w:proofErr w:type="spellStart"/>
      <w:r>
        <w:rPr>
          <w:rFonts w:hint="eastAsia"/>
        </w:rPr>
        <w:t>Klassengegensätze</w:t>
      </w:r>
      <w:proofErr w:type="spellEnd"/>
      <w:r>
        <w:rPr>
          <w:rFonts w:hint="eastAsia"/>
        </w:rPr>
        <w:t xml:space="preserve">, von Proudhon die </w:t>
      </w:r>
      <w:proofErr w:type="spellStart"/>
      <w:r>
        <w:rPr>
          <w:rFonts w:hint="eastAsia"/>
        </w:rPr>
        <w:t>Proklamierung</w:t>
      </w:r>
      <w:proofErr w:type="spellEnd"/>
      <w:r>
        <w:rPr>
          <w:rFonts w:hint="eastAsia"/>
        </w:rPr>
        <w:t xml:space="preserve"> des </w:t>
      </w:r>
      <w:proofErr w:type="spellStart"/>
      <w:r>
        <w:rPr>
          <w:rFonts w:hint="eastAsia"/>
        </w:rPr>
        <w:t>modernen</w:t>
      </w:r>
      <w:proofErr w:type="spellEnd"/>
      <w:r>
        <w:rPr>
          <w:rFonts w:hint="eastAsia"/>
        </w:rPr>
        <w:t xml:space="preserve"> Proletariats </w:t>
      </w:r>
      <w:proofErr w:type="spellStart"/>
      <w:r>
        <w:rPr>
          <w:rFonts w:hint="eastAsia"/>
        </w:rPr>
        <w:t>als</w:t>
      </w:r>
      <w:proofErr w:type="spellEnd"/>
      <w:r>
        <w:rPr>
          <w:rFonts w:hint="eastAsia"/>
        </w:rPr>
        <w:t xml:space="preserve"> </w:t>
      </w:r>
      <w:proofErr w:type="spellStart"/>
      <w:r>
        <w:rPr>
          <w:rFonts w:hint="eastAsia"/>
        </w:rPr>
        <w:t>einzige</w:t>
      </w:r>
      <w:proofErr w:type="spellEnd"/>
      <w:r>
        <w:rPr>
          <w:rFonts w:hint="eastAsia"/>
        </w:rPr>
        <w:t xml:space="preserve"> </w:t>
      </w:r>
      <w:proofErr w:type="spellStart"/>
      <w:r>
        <w:rPr>
          <w:rFonts w:hint="eastAsia"/>
        </w:rPr>
        <w:t>wirklich</w:t>
      </w:r>
      <w:proofErr w:type="spellEnd"/>
      <w:r>
        <w:rPr>
          <w:rFonts w:hint="eastAsia"/>
        </w:rPr>
        <w:t xml:space="preserve"> </w:t>
      </w:r>
      <w:proofErr w:type="spellStart"/>
      <w:r>
        <w:rPr>
          <w:rFonts w:hint="eastAsia"/>
        </w:rPr>
        <w:t>revolutionäre</w:t>
      </w:r>
      <w:proofErr w:type="spellEnd"/>
      <w:r>
        <w:rPr>
          <w:rFonts w:hint="eastAsia"/>
        </w:rPr>
        <w:t xml:space="preserve"> </w:t>
      </w:r>
      <w:proofErr w:type="spellStart"/>
      <w:r>
        <w:rPr>
          <w:rFonts w:hint="eastAsia"/>
        </w:rPr>
        <w:t>Klasse</w:t>
      </w:r>
      <w:proofErr w:type="spellEnd"/>
      <w:r>
        <w:rPr>
          <w:rFonts w:hint="eastAsia"/>
        </w:rPr>
        <w:t xml:space="preserve">, von den </w:t>
      </w:r>
      <w:proofErr w:type="spellStart"/>
      <w:r>
        <w:rPr>
          <w:rFonts w:hint="eastAsia"/>
        </w:rPr>
        <w:t>feudalen</w:t>
      </w:r>
      <w:proofErr w:type="spellEnd"/>
      <w:r>
        <w:rPr>
          <w:rFonts w:hint="eastAsia"/>
        </w:rPr>
        <w:t xml:space="preserve"> und </w:t>
      </w:r>
      <w:proofErr w:type="spellStart"/>
      <w:r>
        <w:rPr>
          <w:rFonts w:hint="eastAsia"/>
        </w:rPr>
        <w:t>christlichen</w:t>
      </w:r>
      <w:proofErr w:type="spellEnd"/>
      <w:r>
        <w:rPr>
          <w:rFonts w:hint="eastAsia"/>
        </w:rPr>
        <w:t xml:space="preserve"> </w:t>
      </w:r>
      <w:proofErr w:type="spellStart"/>
      <w:r>
        <w:rPr>
          <w:rFonts w:hint="eastAsia"/>
        </w:rPr>
        <w:t>Anklägern</w:t>
      </w:r>
      <w:proofErr w:type="spellEnd"/>
      <w:r>
        <w:rPr>
          <w:rFonts w:hint="eastAsia"/>
        </w:rPr>
        <w:t xml:space="preserve"> der </w:t>
      </w:r>
      <w:proofErr w:type="spellStart"/>
      <w:r>
        <w:rPr>
          <w:rFonts w:hint="eastAsia"/>
        </w:rPr>
        <w:t>neuen</w:t>
      </w:r>
      <w:proofErr w:type="spellEnd"/>
      <w:r>
        <w:rPr>
          <w:rFonts w:hint="eastAsia"/>
        </w:rPr>
        <w:t xml:space="preserve"> ... </w:t>
      </w:r>
      <w:proofErr w:type="spellStart"/>
      <w:r>
        <w:rPr>
          <w:rFonts w:hint="eastAsia"/>
        </w:rPr>
        <w:t>Wirtschaftsordnung</w:t>
      </w:r>
      <w:proofErr w:type="spellEnd"/>
      <w:r>
        <w:rPr>
          <w:rFonts w:hint="eastAsia"/>
        </w:rPr>
        <w:t xml:space="preserve"> die </w:t>
      </w:r>
      <w:proofErr w:type="spellStart"/>
      <w:r>
        <w:rPr>
          <w:rFonts w:hint="eastAsia"/>
        </w:rPr>
        <w:t>schonungslose</w:t>
      </w:r>
      <w:proofErr w:type="spellEnd"/>
      <w:r>
        <w:rPr>
          <w:rFonts w:hint="eastAsia"/>
        </w:rPr>
        <w:t xml:space="preserve"> </w:t>
      </w:r>
      <w:proofErr w:type="spellStart"/>
      <w:r>
        <w:rPr>
          <w:rFonts w:hint="eastAsia"/>
        </w:rPr>
        <w:t>Entlarvung</w:t>
      </w:r>
      <w:proofErr w:type="spellEnd"/>
      <w:r>
        <w:rPr>
          <w:rFonts w:hint="eastAsia"/>
        </w:rPr>
        <w:t xml:space="preserve"> der b</w:t>
      </w:r>
      <w:r>
        <w:rPr>
          <w:rFonts w:hint="eastAsia"/>
        </w:rPr>
        <w:t>ü</w:t>
      </w:r>
      <w:proofErr w:type="spellStart"/>
      <w:r>
        <w:rPr>
          <w:rFonts w:hint="eastAsia"/>
        </w:rPr>
        <w:t>rgerlich</w:t>
      </w:r>
      <w:proofErr w:type="spellEnd"/>
      <w:r>
        <w:rPr>
          <w:rFonts w:hint="eastAsia"/>
        </w:rPr>
        <w:t xml:space="preserve"> </w:t>
      </w:r>
      <w:proofErr w:type="spellStart"/>
      <w:r>
        <w:rPr>
          <w:rFonts w:hint="eastAsia"/>
        </w:rPr>
        <w:t>liberalen</w:t>
      </w:r>
      <w:proofErr w:type="spellEnd"/>
      <w:r>
        <w:rPr>
          <w:rFonts w:hint="eastAsia"/>
        </w:rPr>
        <w:t xml:space="preserve"> </w:t>
      </w:r>
      <w:proofErr w:type="spellStart"/>
      <w:r>
        <w:rPr>
          <w:rFonts w:hint="eastAsia"/>
        </w:rPr>
        <w:t>Ideale</w:t>
      </w:r>
      <w:proofErr w:type="spellEnd"/>
      <w:r>
        <w:rPr>
          <w:rFonts w:hint="eastAsia"/>
        </w:rPr>
        <w:t xml:space="preserve">, die </w:t>
      </w:r>
      <w:proofErr w:type="spellStart"/>
      <w:r>
        <w:rPr>
          <w:rFonts w:hint="eastAsia"/>
        </w:rPr>
        <w:t>haßerf</w:t>
      </w:r>
      <w:proofErr w:type="spellEnd"/>
      <w:r>
        <w:rPr>
          <w:rFonts w:hint="eastAsia"/>
        </w:rPr>
        <w:t>ü</w:t>
      </w:r>
      <w:proofErr w:type="spellStart"/>
      <w:r>
        <w:rPr>
          <w:rFonts w:hint="eastAsia"/>
        </w:rPr>
        <w:t>llte</w:t>
      </w:r>
      <w:proofErr w:type="spellEnd"/>
      <w:r>
        <w:rPr>
          <w:rFonts w:hint="eastAsia"/>
        </w:rPr>
        <w:t xml:space="preserve">, ins Herz </w:t>
      </w:r>
      <w:proofErr w:type="spellStart"/>
      <w:r>
        <w:rPr>
          <w:rFonts w:hint="eastAsia"/>
        </w:rPr>
        <w:lastRenderedPageBreak/>
        <w:t>treffende</w:t>
      </w:r>
      <w:proofErr w:type="spellEnd"/>
      <w:r>
        <w:rPr>
          <w:rFonts w:hint="eastAsia"/>
        </w:rPr>
        <w:t xml:space="preserve"> </w:t>
      </w:r>
      <w:proofErr w:type="spellStart"/>
      <w:r>
        <w:rPr>
          <w:rFonts w:hint="eastAsia"/>
        </w:rPr>
        <w:t>Invektive</w:t>
      </w:r>
      <w:proofErr w:type="spellEnd"/>
      <w:r>
        <w:rPr>
          <w:rFonts w:hint="eastAsia"/>
        </w:rPr>
        <w:t xml:space="preserve">, </w:t>
      </w:r>
      <w:proofErr w:type="spellStart"/>
      <w:r>
        <w:rPr>
          <w:rFonts w:hint="eastAsia"/>
        </w:rPr>
        <w:t>vom</w:t>
      </w:r>
      <w:proofErr w:type="spellEnd"/>
      <w:r>
        <w:rPr>
          <w:rFonts w:hint="eastAsia"/>
        </w:rPr>
        <w:t xml:space="preserve"> </w:t>
      </w:r>
      <w:proofErr w:type="spellStart"/>
      <w:r>
        <w:rPr>
          <w:rFonts w:hint="eastAsia"/>
        </w:rPr>
        <w:t>kleinb</w:t>
      </w:r>
      <w:proofErr w:type="spellEnd"/>
      <w:r>
        <w:rPr>
          <w:rFonts w:hint="eastAsia"/>
        </w:rPr>
        <w:t>ü</w:t>
      </w:r>
      <w:proofErr w:type="spellStart"/>
      <w:r>
        <w:rPr>
          <w:rFonts w:hint="eastAsia"/>
        </w:rPr>
        <w:t>rgerlichen</w:t>
      </w:r>
      <w:proofErr w:type="spellEnd"/>
      <w:r>
        <w:rPr>
          <w:rFonts w:hint="eastAsia"/>
        </w:rPr>
        <w:t xml:space="preserve"> </w:t>
      </w:r>
      <w:proofErr w:type="spellStart"/>
      <w:r>
        <w:rPr>
          <w:rFonts w:hint="eastAsia"/>
        </w:rPr>
        <w:t>Sozialismus</w:t>
      </w:r>
      <w:proofErr w:type="spellEnd"/>
      <w:r>
        <w:rPr>
          <w:rFonts w:hint="eastAsia"/>
        </w:rPr>
        <w:t xml:space="preserve"> </w:t>
      </w:r>
      <w:proofErr w:type="spellStart"/>
      <w:r>
        <w:rPr>
          <w:rFonts w:hint="eastAsia"/>
        </w:rPr>
        <w:t>Sismondis</w:t>
      </w:r>
      <w:proofErr w:type="spellEnd"/>
      <w:r>
        <w:rPr>
          <w:rFonts w:hint="eastAsia"/>
        </w:rPr>
        <w:t xml:space="preserve"> die </w:t>
      </w:r>
      <w:proofErr w:type="spellStart"/>
      <w:r>
        <w:rPr>
          <w:rFonts w:hint="eastAsia"/>
        </w:rPr>
        <w:t>scharfsinnige</w:t>
      </w:r>
      <w:proofErr w:type="spellEnd"/>
      <w:r>
        <w:rPr>
          <w:rFonts w:hint="eastAsia"/>
        </w:rPr>
        <w:t xml:space="preserve"> </w:t>
      </w:r>
      <w:proofErr w:type="spellStart"/>
      <w:r>
        <w:rPr>
          <w:rFonts w:hint="eastAsia"/>
        </w:rPr>
        <w:t>Zergliederung</w:t>
      </w:r>
      <w:proofErr w:type="spellEnd"/>
      <w:r>
        <w:rPr>
          <w:rFonts w:hint="eastAsia"/>
        </w:rPr>
        <w:t xml:space="preserve"> der </w:t>
      </w:r>
      <w:proofErr w:type="spellStart"/>
      <w:r>
        <w:rPr>
          <w:rFonts w:hint="eastAsia"/>
        </w:rPr>
        <w:t>unlösbaren</w:t>
      </w:r>
      <w:proofErr w:type="spellEnd"/>
      <w:r>
        <w:rPr>
          <w:rFonts w:hint="eastAsia"/>
        </w:rPr>
        <w:t xml:space="preserve"> </w:t>
      </w:r>
      <w:proofErr w:type="spellStart"/>
      <w:r>
        <w:rPr>
          <w:rFonts w:hint="eastAsia"/>
        </w:rPr>
        <w:t>Widerspr</w:t>
      </w:r>
      <w:proofErr w:type="spellEnd"/>
      <w:r>
        <w:rPr>
          <w:rFonts w:hint="eastAsia"/>
        </w:rPr>
        <w:t>ü</w:t>
      </w:r>
      <w:proofErr w:type="spellStart"/>
      <w:r>
        <w:rPr>
          <w:rFonts w:hint="eastAsia"/>
        </w:rPr>
        <w:t>che</w:t>
      </w:r>
      <w:proofErr w:type="spellEnd"/>
      <w:r>
        <w:rPr>
          <w:rFonts w:hint="eastAsia"/>
        </w:rPr>
        <w:t xml:space="preserve"> der </w:t>
      </w:r>
      <w:proofErr w:type="spellStart"/>
      <w:r>
        <w:rPr>
          <w:rFonts w:hint="eastAsia"/>
        </w:rPr>
        <w:t>modernen</w:t>
      </w:r>
      <w:proofErr w:type="spellEnd"/>
      <w:r>
        <w:rPr>
          <w:rFonts w:hint="eastAsia"/>
        </w:rPr>
        <w:t xml:space="preserve"> </w:t>
      </w:r>
      <w:proofErr w:type="spellStart"/>
      <w:r>
        <w:rPr>
          <w:rFonts w:hint="eastAsia"/>
        </w:rPr>
        <w:t>Produktionsweise</w:t>
      </w:r>
      <w:proofErr w:type="spellEnd"/>
      <w:r>
        <w:rPr>
          <w:rFonts w:hint="eastAsia"/>
        </w:rPr>
        <w:t xml:space="preserve">, von den </w:t>
      </w:r>
      <w:proofErr w:type="spellStart"/>
      <w:r>
        <w:rPr>
          <w:rFonts w:hint="eastAsia"/>
        </w:rPr>
        <w:t>anfänglichen</w:t>
      </w:r>
      <w:proofErr w:type="spellEnd"/>
      <w:r>
        <w:rPr>
          <w:rFonts w:hint="eastAsia"/>
        </w:rPr>
        <w:t xml:space="preserve"> </w:t>
      </w:r>
      <w:proofErr w:type="spellStart"/>
      <w:r>
        <w:rPr>
          <w:rFonts w:hint="eastAsia"/>
        </w:rPr>
        <w:t>Weggenossen</w:t>
      </w:r>
      <w:proofErr w:type="spellEnd"/>
      <w:r>
        <w:rPr>
          <w:rFonts w:hint="eastAsia"/>
        </w:rPr>
        <w:t xml:space="preserve"> </w:t>
      </w:r>
      <w:proofErr w:type="spellStart"/>
      <w:r>
        <w:rPr>
          <w:rFonts w:hint="eastAsia"/>
        </w:rPr>
        <w:t>aus</w:t>
      </w:r>
      <w:proofErr w:type="spellEnd"/>
      <w:r>
        <w:rPr>
          <w:rFonts w:hint="eastAsia"/>
        </w:rPr>
        <w:t xml:space="preserve"> der </w:t>
      </w:r>
      <w:proofErr w:type="spellStart"/>
      <w:r>
        <w:rPr>
          <w:rFonts w:hint="eastAsia"/>
        </w:rPr>
        <w:t>Hegelschen</w:t>
      </w:r>
      <w:proofErr w:type="spellEnd"/>
      <w:r>
        <w:rPr>
          <w:rFonts w:hint="eastAsia"/>
        </w:rPr>
        <w:t xml:space="preserve"> </w:t>
      </w:r>
      <w:proofErr w:type="spellStart"/>
      <w:r>
        <w:rPr>
          <w:rFonts w:hint="eastAsia"/>
        </w:rPr>
        <w:t>Linken</w:t>
      </w:r>
      <w:proofErr w:type="spellEnd"/>
      <w:r>
        <w:rPr>
          <w:rFonts w:hint="eastAsia"/>
        </w:rPr>
        <w:t xml:space="preserve">, </w:t>
      </w:r>
      <w:proofErr w:type="spellStart"/>
      <w:r>
        <w:rPr>
          <w:rFonts w:hint="eastAsia"/>
        </w:rPr>
        <w:t>besonders</w:t>
      </w:r>
      <w:proofErr w:type="spellEnd"/>
      <w:r>
        <w:rPr>
          <w:rFonts w:hint="eastAsia"/>
        </w:rPr>
        <w:t xml:space="preserve"> von Feuerbach, den </w:t>
      </w:r>
      <w:proofErr w:type="spellStart"/>
      <w:r>
        <w:rPr>
          <w:rFonts w:hint="eastAsia"/>
        </w:rPr>
        <w:t>Humanismus</w:t>
      </w:r>
      <w:proofErr w:type="spellEnd"/>
      <w:r>
        <w:rPr>
          <w:rFonts w:hint="eastAsia"/>
        </w:rPr>
        <w:t xml:space="preserve"> und die Philosophie der Tat, von den </w:t>
      </w:r>
      <w:proofErr w:type="spellStart"/>
      <w:r>
        <w:rPr>
          <w:rFonts w:hint="eastAsia"/>
        </w:rPr>
        <w:t>zeitgenössischen</w:t>
      </w:r>
      <w:proofErr w:type="spellEnd"/>
      <w:r>
        <w:rPr>
          <w:rFonts w:hint="eastAsia"/>
        </w:rPr>
        <w:t xml:space="preserve"> </w:t>
      </w:r>
      <w:proofErr w:type="spellStart"/>
      <w:r>
        <w:rPr>
          <w:rFonts w:hint="eastAsia"/>
        </w:rPr>
        <w:t>politischen</w:t>
      </w:r>
      <w:proofErr w:type="spellEnd"/>
      <w:r>
        <w:rPr>
          <w:rFonts w:hint="eastAsia"/>
        </w:rPr>
        <w:t xml:space="preserve"> </w:t>
      </w:r>
      <w:proofErr w:type="spellStart"/>
      <w:r>
        <w:rPr>
          <w:rFonts w:hint="eastAsia"/>
        </w:rPr>
        <w:t>Arbeiterparteien</w:t>
      </w:r>
      <w:proofErr w:type="spellEnd"/>
      <w:r>
        <w:rPr>
          <w:rFonts w:hint="eastAsia"/>
        </w:rPr>
        <w:t xml:space="preserve"> - den </w:t>
      </w:r>
      <w:proofErr w:type="spellStart"/>
      <w:r>
        <w:rPr>
          <w:rFonts w:hint="eastAsia"/>
        </w:rPr>
        <w:t>französischen</w:t>
      </w:r>
      <w:proofErr w:type="spellEnd"/>
      <w:r>
        <w:rPr>
          <w:rFonts w:hint="eastAsia"/>
        </w:rPr>
        <w:t xml:space="preserve"> </w:t>
      </w:r>
      <w:proofErr w:type="spellStart"/>
      <w:r>
        <w:rPr>
          <w:rFonts w:hint="eastAsia"/>
        </w:rPr>
        <w:t>Reformisten</w:t>
      </w:r>
      <w:proofErr w:type="spellEnd"/>
      <w:r>
        <w:rPr>
          <w:rFonts w:hint="eastAsia"/>
        </w:rPr>
        <w:t xml:space="preserve"> und den </w:t>
      </w:r>
      <w:proofErr w:type="spellStart"/>
      <w:r>
        <w:rPr>
          <w:rFonts w:hint="eastAsia"/>
        </w:rPr>
        <w:t>englischen</w:t>
      </w:r>
      <w:proofErr w:type="spellEnd"/>
      <w:r>
        <w:rPr>
          <w:rFonts w:hint="eastAsia"/>
        </w:rPr>
        <w:t xml:space="preserve"> </w:t>
      </w:r>
      <w:proofErr w:type="spellStart"/>
      <w:r>
        <w:rPr>
          <w:rFonts w:hint="eastAsia"/>
        </w:rPr>
        <w:t>Chartisten</w:t>
      </w:r>
      <w:proofErr w:type="spellEnd"/>
      <w:r>
        <w:rPr>
          <w:rFonts w:hint="eastAsia"/>
        </w:rPr>
        <w:t xml:space="preserve"> - die </w:t>
      </w:r>
      <w:proofErr w:type="spellStart"/>
      <w:r>
        <w:rPr>
          <w:rFonts w:hint="eastAsia"/>
        </w:rPr>
        <w:t>Bedeutung</w:t>
      </w:r>
      <w:proofErr w:type="spellEnd"/>
      <w:r>
        <w:rPr>
          <w:rFonts w:hint="eastAsia"/>
        </w:rPr>
        <w:t xml:space="preserve"> des </w:t>
      </w:r>
      <w:proofErr w:type="spellStart"/>
      <w:r>
        <w:rPr>
          <w:rFonts w:hint="eastAsia"/>
        </w:rPr>
        <w:t>politischen</w:t>
      </w:r>
      <w:proofErr w:type="spellEnd"/>
      <w:r>
        <w:rPr>
          <w:rFonts w:hint="eastAsia"/>
        </w:rPr>
        <w:t xml:space="preserve"> </w:t>
      </w:r>
      <w:proofErr w:type="spellStart"/>
      <w:r>
        <w:rPr>
          <w:rFonts w:hint="eastAsia"/>
        </w:rPr>
        <w:t>Kampfes</w:t>
      </w:r>
      <w:proofErr w:type="spellEnd"/>
      <w:r>
        <w:rPr>
          <w:rFonts w:hint="eastAsia"/>
        </w:rPr>
        <w:t xml:space="preserve"> f</w:t>
      </w:r>
      <w:r>
        <w:rPr>
          <w:rFonts w:hint="eastAsia"/>
        </w:rPr>
        <w:t>ü</w:t>
      </w:r>
      <w:r>
        <w:rPr>
          <w:rFonts w:hint="eastAsia"/>
        </w:rPr>
        <w:t xml:space="preserve">r die </w:t>
      </w:r>
      <w:proofErr w:type="spellStart"/>
      <w:r>
        <w:rPr>
          <w:rFonts w:hint="eastAsia"/>
        </w:rPr>
        <w:t>Arbeiterklasse</w:t>
      </w:r>
      <w:proofErr w:type="spellEnd"/>
      <w:r>
        <w:rPr>
          <w:rFonts w:hint="eastAsia"/>
        </w:rPr>
        <w:t xml:space="preserve">, </w:t>
      </w:r>
      <w:proofErr w:type="spellStart"/>
      <w:r>
        <w:rPr>
          <w:rFonts w:hint="eastAsia"/>
        </w:rPr>
        <w:t>vom</w:t>
      </w:r>
      <w:proofErr w:type="spellEnd"/>
      <w:r>
        <w:rPr>
          <w:rFonts w:hint="eastAsia"/>
        </w:rPr>
        <w:t xml:space="preserve"> </w:t>
      </w:r>
      <w:proofErr w:type="spellStart"/>
      <w:r>
        <w:rPr>
          <w:rFonts w:hint="eastAsia"/>
        </w:rPr>
        <w:t>französischen</w:t>
      </w:r>
      <w:proofErr w:type="spellEnd"/>
      <w:r>
        <w:rPr>
          <w:rFonts w:hint="eastAsia"/>
        </w:rPr>
        <w:t xml:space="preserve"> </w:t>
      </w:r>
      <w:proofErr w:type="spellStart"/>
      <w:r>
        <w:rPr>
          <w:rFonts w:hint="eastAsia"/>
        </w:rPr>
        <w:t>Konvent</w:t>
      </w:r>
      <w:proofErr w:type="spellEnd"/>
      <w:r>
        <w:rPr>
          <w:rFonts w:hint="eastAsia"/>
        </w:rPr>
        <w:t xml:space="preserve">, von Blanqui und den </w:t>
      </w:r>
      <w:proofErr w:type="spellStart"/>
      <w:r>
        <w:rPr>
          <w:rFonts w:hint="eastAsia"/>
        </w:rPr>
        <w:t>Blanquisten</w:t>
      </w:r>
      <w:proofErr w:type="spellEnd"/>
      <w:r>
        <w:rPr>
          <w:rFonts w:hint="eastAsia"/>
        </w:rPr>
        <w:t xml:space="preserve"> die </w:t>
      </w:r>
      <w:proofErr w:type="spellStart"/>
      <w:r>
        <w:rPr>
          <w:rFonts w:hint="eastAsia"/>
        </w:rPr>
        <w:t>Lehre</w:t>
      </w:r>
      <w:proofErr w:type="spellEnd"/>
      <w:r>
        <w:rPr>
          <w:rFonts w:hint="eastAsia"/>
        </w:rPr>
        <w:t xml:space="preserve"> von der </w:t>
      </w:r>
      <w:proofErr w:type="spellStart"/>
      <w:r>
        <w:rPr>
          <w:rFonts w:hint="eastAsia"/>
        </w:rPr>
        <w:t>revolutionären</w:t>
      </w:r>
      <w:proofErr w:type="spellEnd"/>
      <w:r>
        <w:rPr>
          <w:rFonts w:hint="eastAsia"/>
        </w:rPr>
        <w:t xml:space="preserve"> </w:t>
      </w:r>
      <w:proofErr w:type="spellStart"/>
      <w:r>
        <w:rPr>
          <w:rFonts w:hint="eastAsia"/>
        </w:rPr>
        <w:t>Diktatur</w:t>
      </w:r>
      <w:proofErr w:type="spellEnd"/>
      <w:r>
        <w:rPr>
          <w:rFonts w:hint="eastAsia"/>
        </w:rPr>
        <w:t xml:space="preserve">, von St. Simon, Fourier und Owen den </w:t>
      </w:r>
      <w:proofErr w:type="spellStart"/>
      <w:r>
        <w:rPr>
          <w:rFonts w:hint="eastAsia"/>
        </w:rPr>
        <w:t>ganzen</w:t>
      </w:r>
      <w:proofErr w:type="spellEnd"/>
      <w:r>
        <w:rPr>
          <w:rFonts w:hint="eastAsia"/>
        </w:rPr>
        <w:t xml:space="preserve"> </w:t>
      </w:r>
      <w:proofErr w:type="spellStart"/>
      <w:r>
        <w:rPr>
          <w:rFonts w:hint="eastAsia"/>
        </w:rPr>
        <w:t>Inhalt</w:t>
      </w:r>
      <w:proofErr w:type="spellEnd"/>
      <w:r>
        <w:rPr>
          <w:rFonts w:hint="eastAsia"/>
        </w:rPr>
        <w:t xml:space="preserve"> </w:t>
      </w:r>
      <w:proofErr w:type="spellStart"/>
      <w:r>
        <w:rPr>
          <w:rFonts w:hint="eastAsia"/>
        </w:rPr>
        <w:t>ihrer</w:t>
      </w:r>
      <w:proofErr w:type="spellEnd"/>
      <w:r>
        <w:rPr>
          <w:rFonts w:hint="eastAsia"/>
        </w:rPr>
        <w:t xml:space="preserve"> </w:t>
      </w:r>
      <w:proofErr w:type="spellStart"/>
      <w:r>
        <w:rPr>
          <w:rFonts w:hint="eastAsia"/>
        </w:rPr>
        <w:t>sozialistischen</w:t>
      </w:r>
      <w:proofErr w:type="spellEnd"/>
      <w:r>
        <w:rPr>
          <w:rFonts w:hint="eastAsia"/>
        </w:rPr>
        <w:t xml:space="preserve"> und </w:t>
      </w:r>
      <w:proofErr w:type="spellStart"/>
      <w:r>
        <w:rPr>
          <w:rFonts w:hint="eastAsia"/>
        </w:rPr>
        <w:t>kommunistischen</w:t>
      </w:r>
      <w:proofErr w:type="spellEnd"/>
      <w:r>
        <w:rPr>
          <w:rFonts w:hint="eastAsia"/>
        </w:rPr>
        <w:t xml:space="preserve"> </w:t>
      </w:r>
      <w:proofErr w:type="spellStart"/>
      <w:r>
        <w:rPr>
          <w:rFonts w:hint="eastAsia"/>
        </w:rPr>
        <w:t>Zielsetzung</w:t>
      </w:r>
      <w:proofErr w:type="spellEnd"/>
      <w:r>
        <w:rPr>
          <w:rFonts w:hint="eastAsia"/>
        </w:rPr>
        <w:t xml:space="preserve">: die </w:t>
      </w:r>
      <w:proofErr w:type="spellStart"/>
      <w:r>
        <w:rPr>
          <w:rFonts w:hint="eastAsia"/>
        </w:rPr>
        <w:t>totale</w:t>
      </w:r>
      <w:proofErr w:type="spellEnd"/>
      <w:r>
        <w:rPr>
          <w:rFonts w:hint="eastAsia"/>
        </w:rPr>
        <w:t xml:space="preserve"> </w:t>
      </w:r>
      <w:proofErr w:type="spellStart"/>
      <w:r>
        <w:rPr>
          <w:rFonts w:hint="eastAsia"/>
        </w:rPr>
        <w:t>Umwälzung</w:t>
      </w:r>
      <w:proofErr w:type="spellEnd"/>
      <w:r>
        <w:rPr>
          <w:rFonts w:hint="eastAsia"/>
        </w:rPr>
        <w:t xml:space="preserve"> der </w:t>
      </w:r>
      <w:proofErr w:type="spellStart"/>
      <w:r>
        <w:rPr>
          <w:rFonts w:hint="eastAsia"/>
        </w:rPr>
        <w:t>Grundlagen</w:t>
      </w:r>
      <w:proofErr w:type="spellEnd"/>
      <w:r>
        <w:rPr>
          <w:rFonts w:hint="eastAsia"/>
        </w:rPr>
        <w:t xml:space="preserve"> der </w:t>
      </w:r>
      <w:proofErr w:type="spellStart"/>
      <w:r>
        <w:rPr>
          <w:rFonts w:hint="eastAsia"/>
        </w:rPr>
        <w:t>bestehenden</w:t>
      </w:r>
      <w:proofErr w:type="spellEnd"/>
      <w:r>
        <w:rPr>
          <w:rFonts w:hint="eastAsia"/>
        </w:rPr>
        <w:t xml:space="preserve"> </w:t>
      </w:r>
      <w:proofErr w:type="spellStart"/>
      <w:r>
        <w:rPr>
          <w:rFonts w:hint="eastAsia"/>
        </w:rPr>
        <w:t>kapitalistischen</w:t>
      </w:r>
      <w:proofErr w:type="spellEnd"/>
      <w:r>
        <w:rPr>
          <w:rFonts w:hint="eastAsia"/>
        </w:rPr>
        <w:t xml:space="preserve"> Gesellschaft, die </w:t>
      </w:r>
      <w:proofErr w:type="spellStart"/>
      <w:r>
        <w:rPr>
          <w:rFonts w:hint="eastAsia"/>
        </w:rPr>
        <w:t>Beseitigung</w:t>
      </w:r>
      <w:proofErr w:type="spellEnd"/>
      <w:r>
        <w:rPr>
          <w:rFonts w:hint="eastAsia"/>
        </w:rPr>
        <w:t xml:space="preserve"> der Klassen ... und die </w:t>
      </w:r>
      <w:proofErr w:type="spellStart"/>
      <w:r>
        <w:rPr>
          <w:rFonts w:hint="eastAsia"/>
        </w:rPr>
        <w:t>Verwandlung</w:t>
      </w:r>
      <w:proofErr w:type="spellEnd"/>
      <w:r>
        <w:rPr>
          <w:rFonts w:hint="eastAsia"/>
        </w:rPr>
        <w:t xml:space="preserve"> des </w:t>
      </w:r>
      <w:proofErr w:type="spellStart"/>
      <w:r>
        <w:rPr>
          <w:rFonts w:hint="eastAsia"/>
        </w:rPr>
        <w:t>Staats</w:t>
      </w:r>
      <w:proofErr w:type="spellEnd"/>
      <w:r>
        <w:rPr>
          <w:rFonts w:hint="eastAsia"/>
        </w:rPr>
        <w:t xml:space="preserve"> in </w:t>
      </w:r>
      <w:proofErr w:type="spellStart"/>
      <w:r>
        <w:rPr>
          <w:rFonts w:hint="eastAsia"/>
        </w:rPr>
        <w:t>eine</w:t>
      </w:r>
      <w:proofErr w:type="spellEnd"/>
      <w:r>
        <w:rPr>
          <w:rFonts w:hint="eastAsia"/>
        </w:rPr>
        <w:t xml:space="preserve"> </w:t>
      </w:r>
      <w:proofErr w:type="spellStart"/>
      <w:r>
        <w:rPr>
          <w:rFonts w:hint="eastAsia"/>
        </w:rPr>
        <w:t>bloße</w:t>
      </w:r>
      <w:proofErr w:type="spellEnd"/>
      <w:r>
        <w:rPr>
          <w:rFonts w:hint="eastAsia"/>
        </w:rPr>
        <w:t xml:space="preserve"> </w:t>
      </w:r>
      <w:proofErr w:type="spellStart"/>
      <w:r>
        <w:rPr>
          <w:rFonts w:hint="eastAsia"/>
        </w:rPr>
        <w:t>Verwaltung</w:t>
      </w:r>
      <w:proofErr w:type="spellEnd"/>
      <w:r>
        <w:rPr>
          <w:rFonts w:hint="eastAsia"/>
        </w:rPr>
        <w:t xml:space="preserve"> der </w:t>
      </w:r>
      <w:proofErr w:type="gramStart"/>
      <w:r>
        <w:rPr>
          <w:rFonts w:hint="eastAsia"/>
        </w:rPr>
        <w:t>Produktion.«</w:t>
      </w:r>
      <w:proofErr w:type="gramEnd"/>
      <w:r>
        <w:rPr>
          <w:rFonts w:hint="eastAsia"/>
        </w:rPr>
        <w:t xml:space="preserve"> </w:t>
      </w:r>
      <w:proofErr w:type="spellStart"/>
      <w:r>
        <w:rPr>
          <w:rFonts w:hint="eastAsia"/>
        </w:rPr>
        <w:t>Korsch</w:t>
      </w:r>
      <w:proofErr w:type="spellEnd"/>
      <w:r>
        <w:rPr>
          <w:rFonts w:hint="eastAsia"/>
        </w:rPr>
        <w:t xml:space="preserve"> 1c III p </w:t>
      </w:r>
      <w:proofErr w:type="spellStart"/>
      <w:r>
        <w:rPr>
          <w:rFonts w:hint="eastAsia"/>
        </w:rPr>
        <w:t>ioi</w:t>
      </w:r>
      <w:proofErr w:type="spellEnd"/>
      <w:r>
        <w:rPr>
          <w:rFonts w:hint="eastAsia"/>
        </w:rPr>
        <w:t xml:space="preserve"> </w:t>
      </w:r>
    </w:p>
    <w:p w14:paraId="3EC3D8C3" w14:textId="05935FB5" w:rsidR="00572209" w:rsidRDefault="00000000" w:rsidP="00EA67E3">
      <w:pPr>
        <w:spacing w:line="360" w:lineRule="auto"/>
        <w:jc w:val="right"/>
      </w:pPr>
      <w:r>
        <w:rPr>
          <w:rFonts w:hint="eastAsia"/>
        </w:rPr>
        <w:t xml:space="preserve">[X12, </w:t>
      </w:r>
      <w:proofErr w:type="spellStart"/>
      <w:r>
        <w:rPr>
          <w:rFonts w:hint="eastAsia"/>
        </w:rPr>
        <w:t>i</w:t>
      </w:r>
      <w:proofErr w:type="spellEnd"/>
      <w:r>
        <w:rPr>
          <w:rFonts w:hint="eastAsia"/>
        </w:rPr>
        <w:t>]</w:t>
      </w:r>
    </w:p>
    <w:p w14:paraId="4E440364" w14:textId="77777777" w:rsidR="00EA67E3" w:rsidRDefault="00000000">
      <w:pPr>
        <w:spacing w:line="360" w:lineRule="auto"/>
      </w:pPr>
      <w:r>
        <w:rPr>
          <w:rFonts w:hint="eastAsia"/>
        </w:rPr>
        <w:t>马克思和恩格斯的源泉：“他们从复辟时期（</w:t>
      </w:r>
      <w:r>
        <w:rPr>
          <w:rFonts w:hint="eastAsia"/>
        </w:rPr>
        <w:t>Restauration</w:t>
      </w:r>
      <w:r>
        <w:rPr>
          <w:rFonts w:hint="eastAsia"/>
        </w:rPr>
        <w:t>）</w:t>
      </w:r>
      <w:r>
        <w:rPr>
          <w:rStyle w:val="af"/>
          <w:rFonts w:hint="eastAsia"/>
        </w:rPr>
        <w:footnoteReference w:id="61"/>
      </w:r>
      <w:r>
        <w:rPr>
          <w:rFonts w:hint="eastAsia"/>
        </w:rPr>
        <w:t>的资产阶级历史学家那里接受了阶级和阶级斗争的概念，从李嘉图那里接受了阶级对立的论证，从蒲鲁东（</w:t>
      </w:r>
      <w:r>
        <w:rPr>
          <w:rFonts w:hint="eastAsia"/>
        </w:rPr>
        <w:t>Proudhon</w:t>
      </w:r>
      <w:r>
        <w:rPr>
          <w:rFonts w:hint="eastAsia"/>
        </w:rPr>
        <w:t>）</w:t>
      </w:r>
      <w:r>
        <w:rPr>
          <w:rStyle w:val="af"/>
          <w:rFonts w:hint="eastAsia"/>
        </w:rPr>
        <w:footnoteReference w:id="62"/>
      </w:r>
      <w:r>
        <w:rPr>
          <w:rFonts w:hint="eastAsia"/>
        </w:rPr>
        <w:t>那里接受了宣告现代无产阶级是唯一真正革命的阶级，从封建的和基督教的新的……经济秩序的控诉者那里继承了毫不留情的揭露资产阶级自由主义理想、充满仇恨的、切中要害的抨击，从小资产阶级社会主义者西斯蒙第（</w:t>
      </w:r>
      <w:r>
        <w:rPr>
          <w:rFonts w:hint="eastAsia"/>
        </w:rPr>
        <w:t>Sismondi</w:t>
      </w:r>
      <w:r>
        <w:rPr>
          <w:rFonts w:hint="eastAsia"/>
        </w:rPr>
        <w:t>）</w:t>
      </w:r>
      <w:r>
        <w:rPr>
          <w:rStyle w:val="af"/>
          <w:rFonts w:hint="eastAsia"/>
        </w:rPr>
        <w:footnoteReference w:id="63"/>
      </w:r>
      <w:r>
        <w:rPr>
          <w:rFonts w:hint="eastAsia"/>
        </w:rPr>
        <w:t>那里接受了关于现代生产方式不可克服矛盾的敏锐分析，从黑格尔左派的早期同道者，特别是费尔巴哈（</w:t>
      </w:r>
      <w:r>
        <w:rPr>
          <w:rFonts w:hint="eastAsia"/>
        </w:rPr>
        <w:t>Feuerbach</w:t>
      </w:r>
      <w:r>
        <w:rPr>
          <w:rFonts w:hint="eastAsia"/>
        </w:rPr>
        <w:t>）</w:t>
      </w:r>
      <w:r>
        <w:rPr>
          <w:rStyle w:val="af"/>
          <w:rFonts w:hint="eastAsia"/>
        </w:rPr>
        <w:footnoteReference w:id="64"/>
      </w:r>
      <w:r>
        <w:rPr>
          <w:rFonts w:hint="eastAsia"/>
        </w:rPr>
        <w:t>那里，接受了人道主义和行动的哲学（</w:t>
      </w:r>
      <w:r>
        <w:rPr>
          <w:rFonts w:hint="eastAsia"/>
        </w:rPr>
        <w:t>Philosophie der Tat</w:t>
      </w:r>
      <w:r>
        <w:rPr>
          <w:rFonts w:hint="eastAsia"/>
        </w:rPr>
        <w:t>）</w:t>
      </w:r>
      <w:r>
        <w:rPr>
          <w:rStyle w:val="af"/>
          <w:rFonts w:hint="eastAsia"/>
        </w:rPr>
        <w:footnoteReference w:id="65"/>
      </w:r>
      <w:r>
        <w:rPr>
          <w:rFonts w:hint="eastAsia"/>
        </w:rPr>
        <w:t>，从当时的工人政党——法国的改良主义者和英国的宪章派（</w:t>
      </w:r>
      <w:proofErr w:type="spellStart"/>
      <w:r>
        <w:rPr>
          <w:rFonts w:hint="eastAsia"/>
        </w:rPr>
        <w:t>Chartisten</w:t>
      </w:r>
      <w:proofErr w:type="spellEnd"/>
      <w:r>
        <w:rPr>
          <w:rFonts w:hint="eastAsia"/>
        </w:rPr>
        <w:t>）</w:t>
      </w:r>
      <w:r>
        <w:rPr>
          <w:rStyle w:val="af"/>
          <w:rFonts w:hint="eastAsia"/>
        </w:rPr>
        <w:footnoteReference w:id="66"/>
      </w:r>
      <w:r>
        <w:rPr>
          <w:rFonts w:hint="eastAsia"/>
        </w:rPr>
        <w:t>——那里接受了政治斗争对工人阶级的意义，从法国国民公会（</w:t>
      </w:r>
      <w:proofErr w:type="spellStart"/>
      <w:r>
        <w:rPr>
          <w:rFonts w:hint="eastAsia"/>
        </w:rPr>
        <w:t>Konvent</w:t>
      </w:r>
      <w:proofErr w:type="spellEnd"/>
      <w:r>
        <w:rPr>
          <w:rFonts w:hint="eastAsia"/>
        </w:rPr>
        <w:t>）</w:t>
      </w:r>
      <w:r>
        <w:rPr>
          <w:rStyle w:val="af"/>
          <w:rFonts w:hint="eastAsia"/>
        </w:rPr>
        <w:footnoteReference w:id="67"/>
      </w:r>
      <w:r>
        <w:rPr>
          <w:rFonts w:hint="eastAsia"/>
        </w:rPr>
        <w:t>、从布朗基（</w:t>
      </w:r>
      <w:r>
        <w:rPr>
          <w:rFonts w:hint="eastAsia"/>
        </w:rPr>
        <w:t>Blanqui</w:t>
      </w:r>
      <w:r>
        <w:rPr>
          <w:rFonts w:hint="eastAsia"/>
        </w:rPr>
        <w:t>）</w:t>
      </w:r>
      <w:r>
        <w:rPr>
          <w:rStyle w:val="af"/>
          <w:rFonts w:hint="eastAsia"/>
        </w:rPr>
        <w:footnoteReference w:id="68"/>
      </w:r>
      <w:r>
        <w:rPr>
          <w:rFonts w:hint="eastAsia"/>
        </w:rPr>
        <w:t>和布朗基主义者那里接受了革命专政的学说，从圣西门（</w:t>
      </w:r>
      <w:r>
        <w:rPr>
          <w:rFonts w:hint="eastAsia"/>
        </w:rPr>
        <w:t>St. Simon</w:t>
      </w:r>
      <w:r>
        <w:rPr>
          <w:rFonts w:hint="eastAsia"/>
        </w:rPr>
        <w:t>）</w:t>
      </w:r>
      <w:r>
        <w:rPr>
          <w:rStyle w:val="af"/>
          <w:rFonts w:hint="eastAsia"/>
        </w:rPr>
        <w:footnoteReference w:id="69"/>
      </w:r>
      <w:r>
        <w:rPr>
          <w:rFonts w:hint="eastAsia"/>
        </w:rPr>
        <w:t>、傅立叶和欧文（</w:t>
      </w:r>
      <w:r>
        <w:rPr>
          <w:rFonts w:hint="eastAsia"/>
        </w:rPr>
        <w:t>Owen</w:t>
      </w:r>
      <w:r>
        <w:rPr>
          <w:rFonts w:hint="eastAsia"/>
        </w:rPr>
        <w:t>）</w:t>
      </w:r>
      <w:r>
        <w:rPr>
          <w:rStyle w:val="af"/>
          <w:rFonts w:hint="eastAsia"/>
        </w:rPr>
        <w:footnoteReference w:id="70"/>
      </w:r>
      <w:r>
        <w:rPr>
          <w:rFonts w:hint="eastAsia"/>
        </w:rPr>
        <w:t>那里接受</w:t>
      </w:r>
      <w:r>
        <w:rPr>
          <w:rFonts w:hint="eastAsia"/>
        </w:rPr>
        <w:lastRenderedPageBreak/>
        <w:t>了其社会主义和共产主义目标的全部内容：对现存资本主义社会基础的彻底变革，阶级的消灭……以及国家转变为单纯的生产管理机构。”科尔施</w:t>
      </w:r>
      <w:r>
        <w:rPr>
          <w:rFonts w:hint="eastAsia"/>
        </w:rPr>
        <w:t xml:space="preserve"> 1c</w:t>
      </w:r>
      <w:r>
        <w:rPr>
          <w:rFonts w:hint="eastAsia"/>
        </w:rPr>
        <w:t>，第三卷，第</w:t>
      </w:r>
      <w:r>
        <w:rPr>
          <w:rFonts w:hint="eastAsia"/>
        </w:rPr>
        <w:t>101</w:t>
      </w:r>
      <w:r>
        <w:rPr>
          <w:rFonts w:hint="eastAsia"/>
        </w:rPr>
        <w:t>页</w:t>
      </w:r>
    </w:p>
    <w:p w14:paraId="3E94642B" w14:textId="2242E2AE" w:rsidR="00572209" w:rsidRDefault="00000000" w:rsidP="00EA67E3">
      <w:pPr>
        <w:spacing w:line="360" w:lineRule="auto"/>
        <w:jc w:val="right"/>
        <w:rPr>
          <w:rFonts w:hint="eastAsia"/>
        </w:rPr>
      </w:pPr>
      <w:r>
        <w:rPr>
          <w:rFonts w:hint="eastAsia"/>
        </w:rPr>
        <w:t>[X 12, 1]</w:t>
      </w:r>
    </w:p>
    <w:p w14:paraId="210C99F2" w14:textId="77777777" w:rsidR="00EA67E3" w:rsidRDefault="00000000">
      <w:pPr>
        <w:spacing w:line="360" w:lineRule="auto"/>
      </w:pPr>
      <w:r>
        <w:rPr>
          <w:rFonts w:hint="eastAsia"/>
        </w:rPr>
        <w:t>»</w:t>
      </w:r>
      <w:proofErr w:type="spellStart"/>
      <w:r>
        <w:rPr>
          <w:rFonts w:hint="eastAsia"/>
        </w:rPr>
        <w:t>Durch</w:t>
      </w:r>
      <w:proofErr w:type="spellEnd"/>
      <w:r>
        <w:rPr>
          <w:rFonts w:hint="eastAsia"/>
        </w:rPr>
        <w:t xml:space="preserve"> die </w:t>
      </w:r>
      <w:proofErr w:type="spellStart"/>
      <w:r>
        <w:rPr>
          <w:rFonts w:hint="eastAsia"/>
        </w:rPr>
        <w:t>Ankn</w:t>
      </w:r>
      <w:proofErr w:type="spellEnd"/>
      <w:r>
        <w:rPr>
          <w:rFonts w:hint="eastAsia"/>
        </w:rPr>
        <w:t>ü</w:t>
      </w:r>
      <w:proofErr w:type="spellStart"/>
      <w:r>
        <w:rPr>
          <w:rFonts w:hint="eastAsia"/>
        </w:rPr>
        <w:t>pfung</w:t>
      </w:r>
      <w:proofErr w:type="spellEnd"/>
      <w:r>
        <w:rPr>
          <w:rFonts w:hint="eastAsia"/>
        </w:rPr>
        <w:t xml:space="preserve"> an Hegel </w:t>
      </w:r>
      <w:proofErr w:type="spellStart"/>
      <w:r>
        <w:rPr>
          <w:rFonts w:hint="eastAsia"/>
        </w:rPr>
        <w:t>vollzog</w:t>
      </w:r>
      <w:proofErr w:type="spellEnd"/>
      <w:r>
        <w:rPr>
          <w:rFonts w:hint="eastAsia"/>
        </w:rPr>
        <w:t xml:space="preserve"> der </w:t>
      </w:r>
      <w:proofErr w:type="spellStart"/>
      <w:r>
        <w:rPr>
          <w:rFonts w:hint="eastAsia"/>
        </w:rPr>
        <w:t>neue</w:t>
      </w:r>
      <w:proofErr w:type="spellEnd"/>
      <w:r>
        <w:rPr>
          <w:rFonts w:hint="eastAsia"/>
        </w:rPr>
        <w:t xml:space="preserve"> </w:t>
      </w:r>
      <w:proofErr w:type="spellStart"/>
      <w:r>
        <w:rPr>
          <w:rFonts w:hint="eastAsia"/>
        </w:rPr>
        <w:t>Materialismus</w:t>
      </w:r>
      <w:proofErr w:type="spellEnd"/>
      <w:r>
        <w:rPr>
          <w:rFonts w:hint="eastAsia"/>
        </w:rPr>
        <w:t xml:space="preserve"> der </w:t>
      </w:r>
      <w:proofErr w:type="spellStart"/>
      <w:r>
        <w:rPr>
          <w:rFonts w:hint="eastAsia"/>
        </w:rPr>
        <w:t>proletarischen</w:t>
      </w:r>
      <w:proofErr w:type="spellEnd"/>
      <w:r>
        <w:rPr>
          <w:rFonts w:hint="eastAsia"/>
        </w:rPr>
        <w:t xml:space="preserve"> </w:t>
      </w:r>
      <w:proofErr w:type="spellStart"/>
      <w:r>
        <w:rPr>
          <w:rFonts w:hint="eastAsia"/>
        </w:rPr>
        <w:t>Theorie</w:t>
      </w:r>
      <w:proofErr w:type="spellEnd"/>
      <w:r>
        <w:rPr>
          <w:rFonts w:hint="eastAsia"/>
        </w:rPr>
        <w:t xml:space="preserve"> den </w:t>
      </w:r>
      <w:proofErr w:type="spellStart"/>
      <w:r>
        <w:rPr>
          <w:rFonts w:hint="eastAsia"/>
        </w:rPr>
        <w:t>Anschluß</w:t>
      </w:r>
      <w:proofErr w:type="spellEnd"/>
      <w:r>
        <w:rPr>
          <w:rFonts w:hint="eastAsia"/>
        </w:rPr>
        <w:t xml:space="preserve"> an die </w:t>
      </w:r>
      <w:proofErr w:type="spellStart"/>
      <w:r>
        <w:rPr>
          <w:rFonts w:hint="eastAsia"/>
        </w:rPr>
        <w:t>Summe</w:t>
      </w:r>
      <w:proofErr w:type="spellEnd"/>
      <w:r>
        <w:rPr>
          <w:rFonts w:hint="eastAsia"/>
        </w:rPr>
        <w:t xml:space="preserve"> des b</w:t>
      </w:r>
      <w:r>
        <w:rPr>
          <w:rFonts w:hint="eastAsia"/>
        </w:rPr>
        <w:t>ü</w:t>
      </w:r>
      <w:proofErr w:type="spellStart"/>
      <w:r>
        <w:rPr>
          <w:rFonts w:hint="eastAsia"/>
        </w:rPr>
        <w:t>rgerlichen</w:t>
      </w:r>
      <w:proofErr w:type="spellEnd"/>
      <w:r>
        <w:rPr>
          <w:rFonts w:hint="eastAsia"/>
        </w:rPr>
        <w:t xml:space="preserve"> </w:t>
      </w:r>
      <w:proofErr w:type="spellStart"/>
      <w:r>
        <w:rPr>
          <w:rFonts w:hint="eastAsia"/>
        </w:rPr>
        <w:t>Gesellschaftsdenkens</w:t>
      </w:r>
      <w:proofErr w:type="spellEnd"/>
      <w:r>
        <w:rPr>
          <w:rFonts w:hint="eastAsia"/>
        </w:rPr>
        <w:t xml:space="preserve"> der </w:t>
      </w:r>
      <w:proofErr w:type="spellStart"/>
      <w:r>
        <w:rPr>
          <w:rFonts w:hint="eastAsia"/>
        </w:rPr>
        <w:t>ganzen</w:t>
      </w:r>
      <w:proofErr w:type="spellEnd"/>
      <w:r>
        <w:rPr>
          <w:rFonts w:hint="eastAsia"/>
        </w:rPr>
        <w:t xml:space="preserve"> </w:t>
      </w:r>
      <w:proofErr w:type="spellStart"/>
      <w:r>
        <w:rPr>
          <w:rFonts w:hint="eastAsia"/>
        </w:rPr>
        <w:t>vorhergehenden</w:t>
      </w:r>
      <w:proofErr w:type="spellEnd"/>
      <w:r>
        <w:rPr>
          <w:rFonts w:hint="eastAsia"/>
        </w:rPr>
        <w:t xml:space="preserve"> </w:t>
      </w:r>
      <w:proofErr w:type="spellStart"/>
      <w:r>
        <w:rPr>
          <w:rFonts w:hint="eastAsia"/>
        </w:rPr>
        <w:t>Epoche</w:t>
      </w:r>
      <w:proofErr w:type="spellEnd"/>
      <w:r>
        <w:rPr>
          <w:rFonts w:hint="eastAsia"/>
        </w:rPr>
        <w:t xml:space="preserve"> in </w:t>
      </w:r>
      <w:proofErr w:type="spellStart"/>
      <w:r>
        <w:rPr>
          <w:rFonts w:hint="eastAsia"/>
        </w:rPr>
        <w:t>derselben</w:t>
      </w:r>
      <w:proofErr w:type="spellEnd"/>
      <w:r>
        <w:rPr>
          <w:rFonts w:hint="eastAsia"/>
        </w:rPr>
        <w:t xml:space="preserve"> </w:t>
      </w:r>
      <w:proofErr w:type="spellStart"/>
      <w:r>
        <w:rPr>
          <w:rFonts w:hint="eastAsia"/>
        </w:rPr>
        <w:t>gegensätzlichen</w:t>
      </w:r>
      <w:proofErr w:type="spellEnd"/>
      <w:r>
        <w:rPr>
          <w:rFonts w:hint="eastAsia"/>
        </w:rPr>
        <w:t xml:space="preserve"> Form, in der </w:t>
      </w:r>
      <w:proofErr w:type="spellStart"/>
      <w:r>
        <w:rPr>
          <w:rFonts w:hint="eastAsia"/>
        </w:rPr>
        <w:t>auch</w:t>
      </w:r>
      <w:proofErr w:type="spellEnd"/>
      <w:r>
        <w:rPr>
          <w:rFonts w:hint="eastAsia"/>
        </w:rPr>
        <w:t xml:space="preserve"> </w:t>
      </w:r>
      <w:proofErr w:type="spellStart"/>
      <w:r>
        <w:rPr>
          <w:rFonts w:hint="eastAsia"/>
        </w:rPr>
        <w:t>praktisch</w:t>
      </w:r>
      <w:proofErr w:type="spellEnd"/>
      <w:r>
        <w:rPr>
          <w:rFonts w:hint="eastAsia"/>
        </w:rPr>
        <w:t xml:space="preserve"> die </w:t>
      </w:r>
      <w:proofErr w:type="spellStart"/>
      <w:r>
        <w:rPr>
          <w:rFonts w:hint="eastAsia"/>
        </w:rPr>
        <w:t>gesellschaftliche</w:t>
      </w:r>
      <w:proofErr w:type="spellEnd"/>
      <w:r>
        <w:rPr>
          <w:rFonts w:hint="eastAsia"/>
        </w:rPr>
        <w:t xml:space="preserve"> </w:t>
      </w:r>
      <w:proofErr w:type="spellStart"/>
      <w:r>
        <w:rPr>
          <w:rFonts w:hint="eastAsia"/>
        </w:rPr>
        <w:t>Aktion</w:t>
      </w:r>
      <w:proofErr w:type="spellEnd"/>
      <w:r>
        <w:rPr>
          <w:rFonts w:hint="eastAsia"/>
        </w:rPr>
        <w:t xml:space="preserve"> des Proletariats die </w:t>
      </w:r>
      <w:proofErr w:type="spellStart"/>
      <w:r>
        <w:rPr>
          <w:rFonts w:hint="eastAsia"/>
        </w:rPr>
        <w:t>vorhergehende</w:t>
      </w:r>
      <w:proofErr w:type="spellEnd"/>
      <w:r>
        <w:rPr>
          <w:rFonts w:hint="eastAsia"/>
        </w:rPr>
        <w:t xml:space="preserve"> </w:t>
      </w:r>
      <w:proofErr w:type="spellStart"/>
      <w:r>
        <w:rPr>
          <w:rFonts w:hint="eastAsia"/>
        </w:rPr>
        <w:t>gesellschaftliche</w:t>
      </w:r>
      <w:proofErr w:type="spellEnd"/>
      <w:r>
        <w:rPr>
          <w:rFonts w:hint="eastAsia"/>
        </w:rPr>
        <w:t xml:space="preserve"> </w:t>
      </w:r>
      <w:proofErr w:type="spellStart"/>
      <w:r>
        <w:rPr>
          <w:rFonts w:hint="eastAsia"/>
        </w:rPr>
        <w:t>Bewegung</w:t>
      </w:r>
      <w:proofErr w:type="spellEnd"/>
      <w:r>
        <w:rPr>
          <w:rFonts w:hint="eastAsia"/>
        </w:rPr>
        <w:t xml:space="preserve"> der b</w:t>
      </w:r>
      <w:r>
        <w:rPr>
          <w:rFonts w:hint="eastAsia"/>
        </w:rPr>
        <w:t>ü</w:t>
      </w:r>
      <w:proofErr w:type="spellStart"/>
      <w:r>
        <w:rPr>
          <w:rFonts w:hint="eastAsia"/>
        </w:rPr>
        <w:t>rgerlichen</w:t>
      </w:r>
      <w:proofErr w:type="spellEnd"/>
      <w:r>
        <w:rPr>
          <w:rFonts w:hint="eastAsia"/>
        </w:rPr>
        <w:t xml:space="preserve"> </w:t>
      </w:r>
      <w:proofErr w:type="spellStart"/>
      <w:r>
        <w:rPr>
          <w:rFonts w:hint="eastAsia"/>
        </w:rPr>
        <w:t>Klasse</w:t>
      </w:r>
      <w:proofErr w:type="spellEnd"/>
      <w:r>
        <w:rPr>
          <w:rFonts w:hint="eastAsia"/>
        </w:rPr>
        <w:t xml:space="preserve"> </w:t>
      </w:r>
      <w:proofErr w:type="spellStart"/>
      <w:r>
        <w:rPr>
          <w:rFonts w:hint="eastAsia"/>
        </w:rPr>
        <w:t>fortsetzt</w:t>
      </w:r>
      <w:proofErr w:type="spellEnd"/>
      <w:r>
        <w:rPr>
          <w:rFonts w:hint="eastAsia"/>
        </w:rPr>
        <w:t xml:space="preserve">.« </w:t>
      </w:r>
      <w:proofErr w:type="spellStart"/>
      <w:r>
        <w:rPr>
          <w:rFonts w:hint="eastAsia"/>
        </w:rPr>
        <w:t>Korsch</w:t>
      </w:r>
      <w:proofErr w:type="spellEnd"/>
      <w:r>
        <w:rPr>
          <w:rFonts w:hint="eastAsia"/>
        </w:rPr>
        <w:t xml:space="preserve"> 1c III p 99 </w:t>
      </w:r>
    </w:p>
    <w:p w14:paraId="5DD39545" w14:textId="7AFEEE65" w:rsidR="00572209" w:rsidRDefault="00000000" w:rsidP="00EA67E3">
      <w:pPr>
        <w:spacing w:line="360" w:lineRule="auto"/>
        <w:jc w:val="right"/>
      </w:pPr>
      <w:r>
        <w:rPr>
          <w:rFonts w:hint="eastAsia"/>
        </w:rPr>
        <w:t>[X 12,2]</w:t>
      </w:r>
    </w:p>
    <w:p w14:paraId="5AB96289" w14:textId="77777777" w:rsidR="00EA67E3" w:rsidRDefault="00000000">
      <w:pPr>
        <w:spacing w:line="360" w:lineRule="auto"/>
      </w:pPr>
      <w:r>
        <w:rPr>
          <w:rFonts w:hint="eastAsia"/>
        </w:rPr>
        <w:t>“通过同黑格尔的联系，无产阶级理论的新唯物主义以一种对立的形式接续了整个前一时期资产阶级社会思想的</w:t>
      </w:r>
      <w:r w:rsidR="007B62BC">
        <w:rPr>
          <w:rFonts w:hint="eastAsia"/>
        </w:rPr>
        <w:t>全部</w:t>
      </w:r>
      <w:r>
        <w:rPr>
          <w:rFonts w:hint="eastAsia"/>
        </w:rPr>
        <w:t>，正如无产阶级的社会行动实践上</w:t>
      </w:r>
      <w:r w:rsidR="007B62BC">
        <w:rPr>
          <w:rFonts w:hint="eastAsia"/>
        </w:rPr>
        <w:t>也延续</w:t>
      </w:r>
      <w:r>
        <w:rPr>
          <w:rFonts w:hint="eastAsia"/>
        </w:rPr>
        <w:t>着资产阶级阶级先前</w:t>
      </w:r>
      <w:r w:rsidR="007B62BC">
        <w:rPr>
          <w:rFonts w:hint="eastAsia"/>
        </w:rPr>
        <w:t>的</w:t>
      </w:r>
      <w:r>
        <w:rPr>
          <w:rFonts w:hint="eastAsia"/>
        </w:rPr>
        <w:t>社会运动。”科尔施</w:t>
      </w:r>
      <w:r>
        <w:rPr>
          <w:rFonts w:hint="eastAsia"/>
        </w:rPr>
        <w:t>1c</w:t>
      </w:r>
      <w:r>
        <w:rPr>
          <w:rFonts w:hint="eastAsia"/>
        </w:rPr>
        <w:t>，第三卷，第</w:t>
      </w:r>
      <w:r>
        <w:rPr>
          <w:rFonts w:hint="eastAsia"/>
        </w:rPr>
        <w:t>99</w:t>
      </w:r>
      <w:r>
        <w:rPr>
          <w:rFonts w:hint="eastAsia"/>
        </w:rPr>
        <w:t>页</w:t>
      </w:r>
    </w:p>
    <w:p w14:paraId="6F589D64" w14:textId="150608F3" w:rsidR="00572209" w:rsidRDefault="00000000" w:rsidP="00EA67E3">
      <w:pPr>
        <w:spacing w:line="360" w:lineRule="auto"/>
        <w:jc w:val="right"/>
        <w:rPr>
          <w:rFonts w:hint="eastAsia"/>
        </w:rPr>
      </w:pPr>
      <w:r>
        <w:rPr>
          <w:rFonts w:hint="eastAsia"/>
        </w:rPr>
        <w:t>[X 12, 2]</w:t>
      </w:r>
    </w:p>
    <w:p w14:paraId="34A2E6E6" w14:textId="77777777" w:rsidR="00EA67E3" w:rsidRDefault="00000000">
      <w:pPr>
        <w:spacing w:line="360" w:lineRule="auto"/>
      </w:pPr>
      <w:r>
        <w:rPr>
          <w:rFonts w:hint="eastAsia"/>
        </w:rPr>
        <w:t xml:space="preserve">Sehr </w:t>
      </w:r>
      <w:proofErr w:type="spellStart"/>
      <w:r>
        <w:rPr>
          <w:rFonts w:hint="eastAsia"/>
        </w:rPr>
        <w:t>richtig</w:t>
      </w:r>
      <w:proofErr w:type="spellEnd"/>
      <w:r>
        <w:rPr>
          <w:rFonts w:hint="eastAsia"/>
        </w:rPr>
        <w:t xml:space="preserve"> </w:t>
      </w:r>
      <w:proofErr w:type="spellStart"/>
      <w:r>
        <w:rPr>
          <w:rFonts w:hint="eastAsia"/>
        </w:rPr>
        <w:t>sagt</w:t>
      </w:r>
      <w:proofErr w:type="spellEnd"/>
      <w:r>
        <w:rPr>
          <w:rFonts w:hint="eastAsia"/>
        </w:rPr>
        <w:t xml:space="preserve"> </w:t>
      </w:r>
      <w:proofErr w:type="spellStart"/>
      <w:r>
        <w:rPr>
          <w:rFonts w:hint="eastAsia"/>
        </w:rPr>
        <w:t>Korsch</w:t>
      </w:r>
      <w:proofErr w:type="spellEnd"/>
      <w:r>
        <w:rPr>
          <w:rFonts w:hint="eastAsia"/>
        </w:rPr>
        <w:t xml:space="preserve">, und man </w:t>
      </w:r>
      <w:proofErr w:type="spellStart"/>
      <w:r>
        <w:rPr>
          <w:rFonts w:hint="eastAsia"/>
        </w:rPr>
        <w:t>darf</w:t>
      </w:r>
      <w:proofErr w:type="spellEnd"/>
      <w:r>
        <w:rPr>
          <w:rFonts w:hint="eastAsia"/>
        </w:rPr>
        <w:t xml:space="preserve"> </w:t>
      </w:r>
      <w:proofErr w:type="spellStart"/>
      <w:r>
        <w:rPr>
          <w:rFonts w:hint="eastAsia"/>
        </w:rPr>
        <w:t>dabei</w:t>
      </w:r>
      <w:proofErr w:type="spellEnd"/>
      <w:r>
        <w:rPr>
          <w:rFonts w:hint="eastAsia"/>
        </w:rPr>
        <w:t xml:space="preserve"> </w:t>
      </w:r>
      <w:proofErr w:type="spellStart"/>
      <w:r>
        <w:rPr>
          <w:rFonts w:hint="eastAsia"/>
        </w:rPr>
        <w:t>wohl</w:t>
      </w:r>
      <w:proofErr w:type="spellEnd"/>
      <w:r>
        <w:rPr>
          <w:rFonts w:hint="eastAsia"/>
        </w:rPr>
        <w:t xml:space="preserve"> an de Maistre und </w:t>
      </w:r>
      <w:proofErr w:type="spellStart"/>
      <w:r>
        <w:rPr>
          <w:rFonts w:hint="eastAsia"/>
        </w:rPr>
        <w:t>Bonald</w:t>
      </w:r>
      <w:proofErr w:type="spellEnd"/>
      <w:r>
        <w:rPr>
          <w:rFonts w:hint="eastAsia"/>
        </w:rPr>
        <w:t xml:space="preserve"> </w:t>
      </w:r>
      <w:proofErr w:type="spellStart"/>
      <w:r>
        <w:rPr>
          <w:rFonts w:hint="eastAsia"/>
        </w:rPr>
        <w:t>denken</w:t>
      </w:r>
      <w:proofErr w:type="spellEnd"/>
      <w:r>
        <w:rPr>
          <w:rFonts w:hint="eastAsia"/>
        </w:rPr>
        <w:t xml:space="preserve">: »So </w:t>
      </w:r>
      <w:proofErr w:type="spellStart"/>
      <w:r>
        <w:rPr>
          <w:rFonts w:hint="eastAsia"/>
        </w:rPr>
        <w:t>ist</w:t>
      </w:r>
      <w:proofErr w:type="spellEnd"/>
      <w:r>
        <w:rPr>
          <w:rFonts w:hint="eastAsia"/>
        </w:rPr>
        <w:t xml:space="preserve"> in die ... </w:t>
      </w:r>
      <w:proofErr w:type="spellStart"/>
      <w:r>
        <w:rPr>
          <w:rFonts w:hint="eastAsia"/>
        </w:rPr>
        <w:t>Theorie</w:t>
      </w:r>
      <w:proofErr w:type="spellEnd"/>
      <w:r>
        <w:rPr>
          <w:rFonts w:hint="eastAsia"/>
        </w:rPr>
        <w:t xml:space="preserve"> der </w:t>
      </w:r>
      <w:proofErr w:type="spellStart"/>
      <w:r>
        <w:rPr>
          <w:rFonts w:hint="eastAsia"/>
        </w:rPr>
        <w:t>modernen</w:t>
      </w:r>
      <w:proofErr w:type="spellEnd"/>
      <w:r>
        <w:rPr>
          <w:rFonts w:hint="eastAsia"/>
        </w:rPr>
        <w:t xml:space="preserve"> </w:t>
      </w:r>
      <w:proofErr w:type="spellStart"/>
      <w:r>
        <w:rPr>
          <w:rFonts w:hint="eastAsia"/>
        </w:rPr>
        <w:t>Arbeiterbewegung</w:t>
      </w:r>
      <w:proofErr w:type="spellEnd"/>
      <w:r>
        <w:rPr>
          <w:rFonts w:hint="eastAsia"/>
        </w:rPr>
        <w:t xml:space="preserve"> </w:t>
      </w:r>
      <w:proofErr w:type="spellStart"/>
      <w:r>
        <w:rPr>
          <w:rFonts w:hint="eastAsia"/>
        </w:rPr>
        <w:t>auch</w:t>
      </w:r>
      <w:proofErr w:type="spellEnd"/>
      <w:r>
        <w:rPr>
          <w:rFonts w:hint="eastAsia"/>
        </w:rPr>
        <w:t xml:space="preserve"> ... </w:t>
      </w:r>
      <w:proofErr w:type="spellStart"/>
      <w:r>
        <w:rPr>
          <w:rFonts w:hint="eastAsia"/>
        </w:rPr>
        <w:t>ein</w:t>
      </w:r>
      <w:proofErr w:type="spellEnd"/>
      <w:r>
        <w:rPr>
          <w:rFonts w:hint="eastAsia"/>
        </w:rPr>
        <w:t xml:space="preserve"> Teil </w:t>
      </w:r>
      <w:proofErr w:type="spellStart"/>
      <w:r>
        <w:rPr>
          <w:rFonts w:hint="eastAsia"/>
        </w:rPr>
        <w:t>jener</w:t>
      </w:r>
      <w:proofErr w:type="spellEnd"/>
      <w:r>
        <w:rPr>
          <w:rFonts w:hint="eastAsia"/>
        </w:rPr>
        <w:t xml:space="preserve"> ... </w:t>
      </w:r>
      <w:r>
        <w:rPr>
          <w:rFonts w:hint="eastAsia"/>
        </w:rPr>
        <w:t>›</w:t>
      </w:r>
      <w:r>
        <w:rPr>
          <w:rFonts w:hint="eastAsia"/>
        </w:rPr>
        <w:t>Ern</w:t>
      </w:r>
      <w:r>
        <w:rPr>
          <w:rFonts w:hint="eastAsia"/>
        </w:rPr>
        <w:t>ü</w:t>
      </w:r>
      <w:proofErr w:type="spellStart"/>
      <w:r>
        <w:rPr>
          <w:rFonts w:hint="eastAsia"/>
        </w:rPr>
        <w:t>chterung</w:t>
      </w:r>
      <w:proofErr w:type="spellEnd"/>
      <w:r>
        <w:rPr>
          <w:rFonts w:hint="eastAsia"/>
        </w:rPr>
        <w:t>‹</w:t>
      </w:r>
      <w:r>
        <w:rPr>
          <w:rFonts w:hint="eastAsia"/>
        </w:rPr>
        <w:t xml:space="preserve"> </w:t>
      </w:r>
      <w:proofErr w:type="spellStart"/>
      <w:r>
        <w:rPr>
          <w:rFonts w:hint="eastAsia"/>
        </w:rPr>
        <w:t>mit</w:t>
      </w:r>
      <w:proofErr w:type="spellEnd"/>
      <w:r>
        <w:rPr>
          <w:rFonts w:hint="eastAsia"/>
        </w:rPr>
        <w:t xml:space="preserve"> </w:t>
      </w:r>
      <w:proofErr w:type="spellStart"/>
      <w:r>
        <w:rPr>
          <w:rFonts w:hint="eastAsia"/>
        </w:rPr>
        <w:t>hineingegangen</w:t>
      </w:r>
      <w:proofErr w:type="spellEnd"/>
      <w:r>
        <w:rPr>
          <w:rFonts w:hint="eastAsia"/>
        </w:rPr>
        <w:t xml:space="preserve">, die ... </w:t>
      </w:r>
      <w:proofErr w:type="spellStart"/>
      <w:r>
        <w:rPr>
          <w:rFonts w:hint="eastAsia"/>
        </w:rPr>
        <w:t>nach</w:t>
      </w:r>
      <w:proofErr w:type="spellEnd"/>
      <w:r>
        <w:rPr>
          <w:rFonts w:hint="eastAsia"/>
        </w:rPr>
        <w:t xml:space="preserve"> der </w:t>
      </w:r>
      <w:proofErr w:type="spellStart"/>
      <w:r>
        <w:rPr>
          <w:rFonts w:hint="eastAsia"/>
        </w:rPr>
        <w:t>großen</w:t>
      </w:r>
      <w:proofErr w:type="spellEnd"/>
      <w:r>
        <w:rPr>
          <w:rFonts w:hint="eastAsia"/>
        </w:rPr>
        <w:t xml:space="preserve"> </w:t>
      </w:r>
      <w:proofErr w:type="spellStart"/>
      <w:r>
        <w:rPr>
          <w:rFonts w:hint="eastAsia"/>
        </w:rPr>
        <w:t>französischen</w:t>
      </w:r>
      <w:proofErr w:type="spellEnd"/>
      <w:r>
        <w:rPr>
          <w:rFonts w:hint="eastAsia"/>
        </w:rPr>
        <w:t xml:space="preserve"> Revolution </w:t>
      </w:r>
      <w:proofErr w:type="spellStart"/>
      <w:r>
        <w:rPr>
          <w:rFonts w:hint="eastAsia"/>
        </w:rPr>
        <w:t>zunächst</w:t>
      </w:r>
      <w:proofErr w:type="spellEnd"/>
      <w:r>
        <w:rPr>
          <w:rFonts w:hint="eastAsia"/>
        </w:rPr>
        <w:t xml:space="preserve"> von den </w:t>
      </w:r>
      <w:proofErr w:type="spellStart"/>
      <w:r>
        <w:rPr>
          <w:rFonts w:hint="eastAsia"/>
        </w:rPr>
        <w:t>ersten</w:t>
      </w:r>
      <w:proofErr w:type="spellEnd"/>
      <w:r>
        <w:rPr>
          <w:rFonts w:hint="eastAsia"/>
        </w:rPr>
        <w:t xml:space="preserve"> </w:t>
      </w:r>
      <w:proofErr w:type="spellStart"/>
      <w:r>
        <w:rPr>
          <w:rFonts w:hint="eastAsia"/>
        </w:rPr>
        <w:t>französischen</w:t>
      </w:r>
      <w:proofErr w:type="spellEnd"/>
      <w:r>
        <w:rPr>
          <w:rFonts w:hint="eastAsia"/>
        </w:rPr>
        <w:t xml:space="preserve"> </w:t>
      </w:r>
      <w:proofErr w:type="spellStart"/>
      <w:r>
        <w:rPr>
          <w:rFonts w:hint="eastAsia"/>
        </w:rPr>
        <w:t>Theoretikern</w:t>
      </w:r>
      <w:proofErr w:type="spellEnd"/>
      <w:r>
        <w:rPr>
          <w:rFonts w:hint="eastAsia"/>
        </w:rPr>
        <w:t xml:space="preserve"> der </w:t>
      </w:r>
      <w:proofErr w:type="spellStart"/>
      <w:r>
        <w:rPr>
          <w:rFonts w:hint="eastAsia"/>
        </w:rPr>
        <w:t>Gegenrevolution</w:t>
      </w:r>
      <w:proofErr w:type="spellEnd"/>
      <w:r>
        <w:rPr>
          <w:rFonts w:hint="eastAsia"/>
        </w:rPr>
        <w:t xml:space="preserve">, </w:t>
      </w:r>
      <w:proofErr w:type="spellStart"/>
      <w:r>
        <w:rPr>
          <w:rFonts w:hint="eastAsia"/>
        </w:rPr>
        <w:t>dann</w:t>
      </w:r>
      <w:proofErr w:type="spellEnd"/>
      <w:r>
        <w:rPr>
          <w:rFonts w:hint="eastAsia"/>
        </w:rPr>
        <w:t xml:space="preserve"> von den </w:t>
      </w:r>
      <w:proofErr w:type="spellStart"/>
      <w:r>
        <w:rPr>
          <w:rFonts w:hint="eastAsia"/>
        </w:rPr>
        <w:t>deutschen</w:t>
      </w:r>
      <w:proofErr w:type="spellEnd"/>
      <w:r>
        <w:rPr>
          <w:rFonts w:hint="eastAsia"/>
        </w:rPr>
        <w:t xml:space="preserve"> </w:t>
      </w:r>
      <w:proofErr w:type="spellStart"/>
      <w:r>
        <w:rPr>
          <w:rFonts w:hint="eastAsia"/>
        </w:rPr>
        <w:t>Romantikern</w:t>
      </w:r>
      <w:proofErr w:type="spellEnd"/>
      <w:r>
        <w:rPr>
          <w:rFonts w:hint="eastAsia"/>
        </w:rPr>
        <w:t xml:space="preserve"> </w:t>
      </w:r>
      <w:proofErr w:type="spellStart"/>
      <w:r>
        <w:rPr>
          <w:rFonts w:hint="eastAsia"/>
        </w:rPr>
        <w:t>proklamiert</w:t>
      </w:r>
      <w:proofErr w:type="spellEnd"/>
      <w:r>
        <w:rPr>
          <w:rFonts w:hint="eastAsia"/>
        </w:rPr>
        <w:t xml:space="preserve"> </w:t>
      </w:r>
      <w:proofErr w:type="spellStart"/>
      <w:r>
        <w:rPr>
          <w:rFonts w:hint="eastAsia"/>
        </w:rPr>
        <w:t>worden</w:t>
      </w:r>
      <w:proofErr w:type="spellEnd"/>
      <w:r>
        <w:rPr>
          <w:rFonts w:hint="eastAsia"/>
        </w:rPr>
        <w:t xml:space="preserve"> war und die </w:t>
      </w:r>
      <w:proofErr w:type="spellStart"/>
      <w:r>
        <w:rPr>
          <w:rFonts w:hint="eastAsia"/>
        </w:rPr>
        <w:t>besonders</w:t>
      </w:r>
      <w:proofErr w:type="spellEnd"/>
      <w:r>
        <w:rPr>
          <w:rFonts w:hint="eastAsia"/>
        </w:rPr>
        <w:t xml:space="preserve"> </w:t>
      </w:r>
      <w:r>
        <w:rPr>
          <w:rFonts w:hint="eastAsia"/>
        </w:rPr>
        <w:t>ü</w:t>
      </w:r>
      <w:proofErr w:type="spellStart"/>
      <w:r>
        <w:rPr>
          <w:rFonts w:hint="eastAsia"/>
        </w:rPr>
        <w:t>ber</w:t>
      </w:r>
      <w:proofErr w:type="spellEnd"/>
      <w:r>
        <w:rPr>
          <w:rFonts w:hint="eastAsia"/>
        </w:rPr>
        <w:t xml:space="preserve"> Hegel </w:t>
      </w:r>
      <w:proofErr w:type="spellStart"/>
      <w:r>
        <w:rPr>
          <w:rFonts w:hint="eastAsia"/>
        </w:rPr>
        <w:t>einen</w:t>
      </w:r>
      <w:proofErr w:type="spellEnd"/>
      <w:r>
        <w:rPr>
          <w:rFonts w:hint="eastAsia"/>
        </w:rPr>
        <w:t xml:space="preserve"> starken </w:t>
      </w:r>
      <w:proofErr w:type="spellStart"/>
      <w:r>
        <w:rPr>
          <w:rFonts w:hint="eastAsia"/>
        </w:rPr>
        <w:t>Einfluß</w:t>
      </w:r>
      <w:proofErr w:type="spellEnd"/>
      <w:r>
        <w:rPr>
          <w:rFonts w:hint="eastAsia"/>
        </w:rPr>
        <w:t xml:space="preserve"> auf Marx </w:t>
      </w:r>
      <w:proofErr w:type="spellStart"/>
      <w:r>
        <w:rPr>
          <w:rFonts w:hint="eastAsia"/>
        </w:rPr>
        <w:t>ausge</w:t>
      </w:r>
      <w:proofErr w:type="spellEnd"/>
      <w:r>
        <w:rPr>
          <w:rFonts w:hint="eastAsia"/>
        </w:rPr>
        <w:t>ü</w:t>
      </w:r>
      <w:proofErr w:type="spellStart"/>
      <w:r>
        <w:rPr>
          <w:rFonts w:hint="eastAsia"/>
        </w:rPr>
        <w:t>bt</w:t>
      </w:r>
      <w:proofErr w:type="spellEnd"/>
      <w:r>
        <w:rPr>
          <w:rFonts w:hint="eastAsia"/>
        </w:rPr>
        <w:t xml:space="preserve"> </w:t>
      </w:r>
      <w:proofErr w:type="gramStart"/>
      <w:r>
        <w:rPr>
          <w:rFonts w:hint="eastAsia"/>
        </w:rPr>
        <w:t>hat.«</w:t>
      </w:r>
      <w:proofErr w:type="gramEnd"/>
      <w:r>
        <w:rPr>
          <w:rFonts w:hint="eastAsia"/>
        </w:rPr>
        <w:t xml:space="preserve"> </w:t>
      </w:r>
      <w:proofErr w:type="spellStart"/>
      <w:r>
        <w:rPr>
          <w:rFonts w:hint="eastAsia"/>
        </w:rPr>
        <w:t>Korsch</w:t>
      </w:r>
      <w:proofErr w:type="spellEnd"/>
      <w:r>
        <w:rPr>
          <w:rFonts w:hint="eastAsia"/>
        </w:rPr>
        <w:t xml:space="preserve"> 1c II p 36 </w:t>
      </w:r>
    </w:p>
    <w:p w14:paraId="359AED54" w14:textId="23920A53" w:rsidR="00572209" w:rsidRDefault="00000000" w:rsidP="00EA67E3">
      <w:pPr>
        <w:spacing w:line="360" w:lineRule="auto"/>
        <w:jc w:val="right"/>
      </w:pPr>
      <w:r>
        <w:rPr>
          <w:rFonts w:hint="eastAsia"/>
        </w:rPr>
        <w:t>[X 12,3]</w:t>
      </w:r>
    </w:p>
    <w:p w14:paraId="2FC83CBD" w14:textId="77777777" w:rsidR="00EA67E3" w:rsidRDefault="00000000">
      <w:pPr>
        <w:spacing w:line="360" w:lineRule="auto"/>
      </w:pPr>
      <w:r>
        <w:rPr>
          <w:rFonts w:hint="eastAsia"/>
        </w:rPr>
        <w:t>科尔施说得非常正确，人们在此或许会想到德·迈斯特（</w:t>
      </w:r>
      <w:r>
        <w:rPr>
          <w:rFonts w:hint="eastAsia"/>
        </w:rPr>
        <w:t>de Maistre</w:t>
      </w:r>
      <w:r>
        <w:rPr>
          <w:rFonts w:hint="eastAsia"/>
        </w:rPr>
        <w:t>）</w:t>
      </w:r>
      <w:r>
        <w:rPr>
          <w:rStyle w:val="af"/>
          <w:rFonts w:hint="eastAsia"/>
        </w:rPr>
        <w:footnoteReference w:id="71"/>
      </w:r>
      <w:r>
        <w:rPr>
          <w:rFonts w:hint="eastAsia"/>
        </w:rPr>
        <w:t>和博纳尔（</w:t>
      </w:r>
      <w:proofErr w:type="spellStart"/>
      <w:r>
        <w:rPr>
          <w:rFonts w:hint="eastAsia"/>
        </w:rPr>
        <w:t>Bonald</w:t>
      </w:r>
      <w:proofErr w:type="spellEnd"/>
      <w:r>
        <w:rPr>
          <w:rFonts w:hint="eastAsia"/>
        </w:rPr>
        <w:t>）</w:t>
      </w:r>
      <w:r>
        <w:rPr>
          <w:rStyle w:val="af"/>
          <w:rFonts w:hint="eastAsia"/>
        </w:rPr>
        <w:footnoteReference w:id="72"/>
      </w:r>
      <w:r>
        <w:rPr>
          <w:rFonts w:hint="eastAsia"/>
        </w:rPr>
        <w:t>：“因此，一部分那种</w:t>
      </w:r>
      <w:r w:rsidR="007B62BC">
        <w:rPr>
          <w:rFonts w:hint="eastAsia"/>
        </w:rPr>
        <w:t xml:space="preserve"> </w:t>
      </w:r>
      <w:r>
        <w:rPr>
          <w:rFonts w:hint="eastAsia"/>
        </w:rPr>
        <w:t>‘清醒认识’（</w:t>
      </w:r>
      <w:r>
        <w:rPr>
          <w:rFonts w:hint="eastAsia"/>
        </w:rPr>
        <w:t>Ern</w:t>
      </w:r>
      <w:r>
        <w:rPr>
          <w:rFonts w:hint="eastAsia"/>
        </w:rPr>
        <w:t>ü</w:t>
      </w:r>
      <w:proofErr w:type="spellStart"/>
      <w:r>
        <w:rPr>
          <w:rFonts w:hint="eastAsia"/>
        </w:rPr>
        <w:t>chterung</w:t>
      </w:r>
      <w:proofErr w:type="spellEnd"/>
      <w:r>
        <w:rPr>
          <w:rFonts w:hint="eastAsia"/>
        </w:rPr>
        <w:t>）也进入了……现代工人运动的理论，这种认识……首先由法国第一批反革命理论家，然后由德国浪漫派在法国大革命后宣告出来，并且对马克思产生了强大影响，特别是通过黑格尔。”科尔施</w:t>
      </w:r>
      <w:r>
        <w:rPr>
          <w:rFonts w:hint="eastAsia"/>
        </w:rPr>
        <w:t xml:space="preserve"> 1c</w:t>
      </w:r>
      <w:r>
        <w:rPr>
          <w:rFonts w:hint="eastAsia"/>
        </w:rPr>
        <w:t>，第二卷，第</w:t>
      </w:r>
      <w:r>
        <w:rPr>
          <w:rFonts w:hint="eastAsia"/>
        </w:rPr>
        <w:t>36</w:t>
      </w:r>
      <w:r>
        <w:rPr>
          <w:rFonts w:hint="eastAsia"/>
        </w:rPr>
        <w:t>页</w:t>
      </w:r>
      <w:r>
        <w:rPr>
          <w:rFonts w:hint="eastAsia"/>
        </w:rPr>
        <w:t xml:space="preserve"> </w:t>
      </w:r>
    </w:p>
    <w:p w14:paraId="0541B1FA" w14:textId="2EF6FC79" w:rsidR="00572209" w:rsidRDefault="00000000" w:rsidP="00EA67E3">
      <w:pPr>
        <w:spacing w:line="360" w:lineRule="auto"/>
        <w:jc w:val="right"/>
        <w:rPr>
          <w:rFonts w:hint="eastAsia"/>
        </w:rPr>
      </w:pPr>
      <w:r>
        <w:rPr>
          <w:rFonts w:hint="eastAsia"/>
        </w:rPr>
        <w:t>[X 12, 3]</w:t>
      </w:r>
    </w:p>
    <w:p w14:paraId="47D21ADF" w14:textId="77777777" w:rsidR="00EA67E3" w:rsidRDefault="00000000">
      <w:pPr>
        <w:spacing w:line="360" w:lineRule="auto"/>
      </w:pPr>
      <w:proofErr w:type="spellStart"/>
      <w:r>
        <w:rPr>
          <w:rFonts w:hint="eastAsia"/>
        </w:rPr>
        <w:t>Begriff</w:t>
      </w:r>
      <w:proofErr w:type="spellEnd"/>
      <w:r>
        <w:rPr>
          <w:rFonts w:hint="eastAsia"/>
        </w:rPr>
        <w:t xml:space="preserve"> der </w:t>
      </w:r>
      <w:proofErr w:type="spellStart"/>
      <w:r>
        <w:rPr>
          <w:rFonts w:hint="eastAsia"/>
        </w:rPr>
        <w:t>Produktivkraft</w:t>
      </w:r>
      <w:proofErr w:type="spellEnd"/>
      <w:r>
        <w:rPr>
          <w:rFonts w:hint="eastAsia"/>
        </w:rPr>
        <w:t>: »</w:t>
      </w:r>
      <w:r>
        <w:rPr>
          <w:rFonts w:hint="eastAsia"/>
        </w:rPr>
        <w:t>›</w:t>
      </w:r>
      <w:proofErr w:type="spellStart"/>
      <w:r>
        <w:rPr>
          <w:rFonts w:hint="eastAsia"/>
        </w:rPr>
        <w:t>Produktivkraft</w:t>
      </w:r>
      <w:proofErr w:type="spellEnd"/>
      <w:r>
        <w:rPr>
          <w:rFonts w:hint="eastAsia"/>
        </w:rPr>
        <w:t>‹</w:t>
      </w:r>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zunächst</w:t>
      </w:r>
      <w:proofErr w:type="spellEnd"/>
      <w:r>
        <w:rPr>
          <w:rFonts w:hint="eastAsia"/>
        </w:rPr>
        <w:t xml:space="preserve"> </w:t>
      </w:r>
      <w:proofErr w:type="spellStart"/>
      <w:r>
        <w:rPr>
          <w:rFonts w:hint="eastAsia"/>
        </w:rPr>
        <w:t>weiter</w:t>
      </w:r>
      <w:proofErr w:type="spellEnd"/>
      <w:r>
        <w:rPr>
          <w:rFonts w:hint="eastAsia"/>
        </w:rPr>
        <w:t xml:space="preserve"> </w:t>
      </w:r>
      <w:proofErr w:type="spellStart"/>
      <w:r>
        <w:rPr>
          <w:rFonts w:hint="eastAsia"/>
        </w:rPr>
        <w:t>nichts</w:t>
      </w:r>
      <w:proofErr w:type="spellEnd"/>
      <w:r>
        <w:rPr>
          <w:rFonts w:hint="eastAsia"/>
        </w:rPr>
        <w:t xml:space="preserve"> </w:t>
      </w:r>
      <w:proofErr w:type="spellStart"/>
      <w:r>
        <w:rPr>
          <w:rFonts w:hint="eastAsia"/>
        </w:rPr>
        <w:t>als</w:t>
      </w:r>
      <w:proofErr w:type="spellEnd"/>
      <w:r>
        <w:rPr>
          <w:rFonts w:hint="eastAsia"/>
        </w:rPr>
        <w:t xml:space="preserve"> die </w:t>
      </w:r>
      <w:proofErr w:type="spellStart"/>
      <w:r>
        <w:rPr>
          <w:rFonts w:hint="eastAsia"/>
        </w:rPr>
        <w:lastRenderedPageBreak/>
        <w:t>irdisch</w:t>
      </w:r>
      <w:proofErr w:type="spellEnd"/>
      <w:r>
        <w:rPr>
          <w:rFonts w:hint="eastAsia"/>
        </w:rPr>
        <w:t xml:space="preserve"> </w:t>
      </w:r>
      <w:proofErr w:type="spellStart"/>
      <w:r>
        <w:rPr>
          <w:rFonts w:hint="eastAsia"/>
        </w:rPr>
        <w:t>wirkliche</w:t>
      </w:r>
      <w:proofErr w:type="spellEnd"/>
      <w:r>
        <w:rPr>
          <w:rFonts w:hint="eastAsia"/>
        </w:rPr>
        <w:t xml:space="preserve"> </w:t>
      </w:r>
      <w:proofErr w:type="spellStart"/>
      <w:r>
        <w:rPr>
          <w:rFonts w:hint="eastAsia"/>
        </w:rPr>
        <w:t>Arbeitskraft</w:t>
      </w:r>
      <w:proofErr w:type="spellEnd"/>
      <w:r>
        <w:rPr>
          <w:rFonts w:hint="eastAsia"/>
        </w:rPr>
        <w:t xml:space="preserve"> </w:t>
      </w:r>
      <w:proofErr w:type="spellStart"/>
      <w:r>
        <w:rPr>
          <w:rFonts w:hint="eastAsia"/>
        </w:rPr>
        <w:t>lebender</w:t>
      </w:r>
      <w:proofErr w:type="spellEnd"/>
      <w:r>
        <w:rPr>
          <w:rFonts w:hint="eastAsia"/>
        </w:rPr>
        <w:t xml:space="preserve"> Menschen: die Kraft ..., also, </w:t>
      </w:r>
      <w:proofErr w:type="spellStart"/>
      <w:r>
        <w:rPr>
          <w:rFonts w:hint="eastAsia"/>
        </w:rPr>
        <w:t>unter</w:t>
      </w:r>
      <w:proofErr w:type="spellEnd"/>
      <w:r>
        <w:rPr>
          <w:rFonts w:hint="eastAsia"/>
        </w:rPr>
        <w:t xml:space="preserve"> </w:t>
      </w:r>
      <w:proofErr w:type="spellStart"/>
      <w:r>
        <w:rPr>
          <w:rFonts w:hint="eastAsia"/>
        </w:rPr>
        <w:t>kapitalistischen</w:t>
      </w:r>
      <w:proofErr w:type="spellEnd"/>
      <w:r>
        <w:rPr>
          <w:rFonts w:hint="eastAsia"/>
        </w:rPr>
        <w:t xml:space="preserve"> </w:t>
      </w:r>
      <w:proofErr w:type="spellStart"/>
      <w:r>
        <w:rPr>
          <w:rFonts w:hint="eastAsia"/>
        </w:rPr>
        <w:t>Verhältnissen</w:t>
      </w:r>
      <w:proofErr w:type="spellEnd"/>
      <w:r>
        <w:rPr>
          <w:rFonts w:hint="eastAsia"/>
        </w:rPr>
        <w:t xml:space="preserve">, </w:t>
      </w:r>
      <w:r>
        <w:rPr>
          <w:rFonts w:hint="eastAsia"/>
        </w:rPr>
        <w:t>›</w:t>
      </w:r>
      <w:proofErr w:type="spellStart"/>
      <w:r>
        <w:rPr>
          <w:rFonts w:hint="eastAsia"/>
        </w:rPr>
        <w:t>Waren</w:t>
      </w:r>
      <w:proofErr w:type="spellEnd"/>
      <w:r>
        <w:rPr>
          <w:rFonts w:hint="eastAsia"/>
        </w:rPr>
        <w:t>‹</w:t>
      </w:r>
      <w:r>
        <w:rPr>
          <w:rFonts w:hint="eastAsia"/>
        </w:rPr>
        <w:t xml:space="preserve"> </w:t>
      </w:r>
      <w:proofErr w:type="spellStart"/>
      <w:r>
        <w:rPr>
          <w:rFonts w:hint="eastAsia"/>
        </w:rPr>
        <w:t>herzustellen</w:t>
      </w:r>
      <w:proofErr w:type="spellEnd"/>
      <w:r>
        <w:rPr>
          <w:rFonts w:hint="eastAsia"/>
        </w:rPr>
        <w:t xml:space="preserve">. Alles, was </w:t>
      </w:r>
      <w:proofErr w:type="spellStart"/>
      <w:r>
        <w:rPr>
          <w:rFonts w:hint="eastAsia"/>
        </w:rPr>
        <w:t>diesen</w:t>
      </w:r>
      <w:proofErr w:type="spellEnd"/>
      <w:r>
        <w:rPr>
          <w:rFonts w:hint="eastAsia"/>
        </w:rPr>
        <w:t xml:space="preserve"> </w:t>
      </w:r>
      <w:proofErr w:type="spellStart"/>
      <w:r>
        <w:rPr>
          <w:rFonts w:hint="eastAsia"/>
        </w:rPr>
        <w:t>Nutzeffekt</w:t>
      </w:r>
      <w:proofErr w:type="spellEnd"/>
      <w:r>
        <w:rPr>
          <w:rFonts w:hint="eastAsia"/>
        </w:rPr>
        <w:t xml:space="preserve"> der </w:t>
      </w:r>
      <w:proofErr w:type="spellStart"/>
      <w:r>
        <w:rPr>
          <w:rFonts w:hint="eastAsia"/>
        </w:rPr>
        <w:t>menschlichen</w:t>
      </w:r>
      <w:proofErr w:type="spellEnd"/>
      <w:r>
        <w:rPr>
          <w:rFonts w:hint="eastAsia"/>
        </w:rPr>
        <w:t xml:space="preserve"> </w:t>
      </w:r>
      <w:proofErr w:type="spellStart"/>
      <w:r>
        <w:rPr>
          <w:rFonts w:hint="eastAsia"/>
        </w:rPr>
        <w:t>Arbeitskraft</w:t>
      </w:r>
      <w:proofErr w:type="spellEnd"/>
      <w:r>
        <w:rPr>
          <w:rFonts w:hint="eastAsia"/>
        </w:rPr>
        <w:t xml:space="preserve"> ... </w:t>
      </w:r>
      <w:proofErr w:type="spellStart"/>
      <w:r>
        <w:rPr>
          <w:rFonts w:hint="eastAsia"/>
        </w:rPr>
        <w:t>vermehrt</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eine</w:t>
      </w:r>
      <w:proofErr w:type="spellEnd"/>
      <w:r>
        <w:rPr>
          <w:rFonts w:hint="eastAsia"/>
        </w:rPr>
        <w:t xml:space="preserve"> </w:t>
      </w:r>
      <w:proofErr w:type="spellStart"/>
      <w:r>
        <w:rPr>
          <w:rFonts w:hint="eastAsia"/>
        </w:rPr>
        <w:t>neue</w:t>
      </w:r>
      <w:proofErr w:type="spellEnd"/>
      <w:r>
        <w:rPr>
          <w:rFonts w:hint="eastAsia"/>
        </w:rPr>
        <w:t xml:space="preserve"> </w:t>
      </w:r>
      <w:proofErr w:type="spellStart"/>
      <w:r>
        <w:rPr>
          <w:rFonts w:hint="eastAsia"/>
        </w:rPr>
        <w:t>gesellschaftliche</w:t>
      </w:r>
      <w:proofErr w:type="spellEnd"/>
      <w:r>
        <w:rPr>
          <w:rFonts w:hint="eastAsia"/>
        </w:rPr>
        <w:t xml:space="preserve"> </w:t>
      </w:r>
      <w:r>
        <w:rPr>
          <w:rFonts w:hint="eastAsia"/>
        </w:rPr>
        <w:t>›</w:t>
      </w:r>
      <w:proofErr w:type="spellStart"/>
      <w:r>
        <w:rPr>
          <w:rFonts w:hint="eastAsia"/>
        </w:rPr>
        <w:t>Produk</w:t>
      </w:r>
      <w:proofErr w:type="spellEnd"/>
      <w:r>
        <w:rPr>
          <w:rFonts w:hint="eastAsia"/>
        </w:rPr>
        <w:t>ü</w:t>
      </w:r>
      <w:proofErr w:type="spellStart"/>
      <w:r>
        <w:rPr>
          <w:rFonts w:hint="eastAsia"/>
        </w:rPr>
        <w:t>vkraft</w:t>
      </w:r>
      <w:proofErr w:type="spellEnd"/>
      <w:r>
        <w:rPr>
          <w:rFonts w:hint="eastAsia"/>
        </w:rPr>
        <w:t>‹</w:t>
      </w:r>
      <w:r>
        <w:rPr>
          <w:rFonts w:hint="eastAsia"/>
        </w:rPr>
        <w:t xml:space="preserve">. Zu den </w:t>
      </w:r>
      <w:proofErr w:type="spellStart"/>
      <w:r>
        <w:rPr>
          <w:rFonts w:hint="eastAsia"/>
        </w:rPr>
        <w:t>materiellen</w:t>
      </w:r>
      <w:proofErr w:type="spellEnd"/>
      <w:r>
        <w:rPr>
          <w:rFonts w:hint="eastAsia"/>
        </w:rPr>
        <w:t xml:space="preserve"> </w:t>
      </w:r>
      <w:proofErr w:type="spellStart"/>
      <w:r>
        <w:rPr>
          <w:rFonts w:hint="eastAsia"/>
        </w:rPr>
        <w:t>Produktivkräften</w:t>
      </w:r>
      <w:proofErr w:type="spellEnd"/>
      <w:r>
        <w:rPr>
          <w:rFonts w:hint="eastAsia"/>
        </w:rPr>
        <w:t xml:space="preserve"> </w:t>
      </w:r>
      <w:proofErr w:type="spellStart"/>
      <w:r>
        <w:rPr>
          <w:rFonts w:hint="eastAsia"/>
        </w:rPr>
        <w:t>gehört</w:t>
      </w:r>
      <w:proofErr w:type="spellEnd"/>
      <w:r>
        <w:rPr>
          <w:rFonts w:hint="eastAsia"/>
        </w:rPr>
        <w:t xml:space="preserve"> </w:t>
      </w:r>
      <w:proofErr w:type="spellStart"/>
      <w:r>
        <w:rPr>
          <w:rFonts w:hint="eastAsia"/>
        </w:rPr>
        <w:t>neben</w:t>
      </w:r>
      <w:proofErr w:type="spellEnd"/>
      <w:r>
        <w:rPr>
          <w:rFonts w:hint="eastAsia"/>
        </w:rPr>
        <w:t xml:space="preserve"> </w:t>
      </w:r>
      <w:proofErr w:type="spellStart"/>
      <w:r>
        <w:rPr>
          <w:rFonts w:hint="eastAsia"/>
        </w:rPr>
        <w:t>Natur</w:t>
      </w:r>
      <w:proofErr w:type="spellEnd"/>
      <w:r>
        <w:rPr>
          <w:rFonts w:hint="eastAsia"/>
        </w:rPr>
        <w:t xml:space="preserve">, Technik, Wissenschaft </w:t>
      </w:r>
      <w:proofErr w:type="spellStart"/>
      <w:r>
        <w:rPr>
          <w:rFonts w:hint="eastAsia"/>
        </w:rPr>
        <w:t>vor</w:t>
      </w:r>
      <w:proofErr w:type="spellEnd"/>
      <w:r>
        <w:rPr>
          <w:rFonts w:hint="eastAsia"/>
        </w:rPr>
        <w:t xml:space="preserve"> </w:t>
      </w:r>
      <w:proofErr w:type="spellStart"/>
      <w:r>
        <w:rPr>
          <w:rFonts w:hint="eastAsia"/>
        </w:rPr>
        <w:t>allem</w:t>
      </w:r>
      <w:proofErr w:type="spellEnd"/>
      <w:r>
        <w:rPr>
          <w:rFonts w:hint="eastAsia"/>
        </w:rPr>
        <w:t xml:space="preserve"> </w:t>
      </w:r>
      <w:proofErr w:type="spellStart"/>
      <w:r>
        <w:rPr>
          <w:rFonts w:hint="eastAsia"/>
        </w:rPr>
        <w:t>auch</w:t>
      </w:r>
      <w:proofErr w:type="spellEnd"/>
      <w:r>
        <w:rPr>
          <w:rFonts w:hint="eastAsia"/>
        </w:rPr>
        <w:t xml:space="preserve"> die </w:t>
      </w:r>
      <w:proofErr w:type="spellStart"/>
      <w:r>
        <w:rPr>
          <w:rFonts w:hint="eastAsia"/>
        </w:rPr>
        <w:t>gesellschaftliche</w:t>
      </w:r>
      <w:proofErr w:type="spellEnd"/>
      <w:r>
        <w:rPr>
          <w:rFonts w:hint="eastAsia"/>
        </w:rPr>
        <w:t xml:space="preserve"> </w:t>
      </w:r>
      <w:proofErr w:type="spellStart"/>
      <w:r>
        <w:rPr>
          <w:rFonts w:hint="eastAsia"/>
        </w:rPr>
        <w:t>Organisation</w:t>
      </w:r>
      <w:proofErr w:type="spellEnd"/>
      <w:r>
        <w:rPr>
          <w:rFonts w:hint="eastAsia"/>
        </w:rPr>
        <w:t xml:space="preserve"> </w:t>
      </w:r>
      <w:proofErr w:type="spellStart"/>
      <w:r>
        <w:rPr>
          <w:rFonts w:hint="eastAsia"/>
        </w:rPr>
        <w:t>selbst</w:t>
      </w:r>
      <w:proofErr w:type="spellEnd"/>
      <w:r>
        <w:rPr>
          <w:rFonts w:hint="eastAsia"/>
        </w:rPr>
        <w:t xml:space="preserve"> und die </w:t>
      </w:r>
      <w:proofErr w:type="spellStart"/>
      <w:r>
        <w:rPr>
          <w:rFonts w:hint="eastAsia"/>
        </w:rPr>
        <w:t>darin</w:t>
      </w:r>
      <w:proofErr w:type="spellEnd"/>
      <w:r>
        <w:rPr>
          <w:rFonts w:hint="eastAsia"/>
        </w:rPr>
        <w:t xml:space="preserve"> </w:t>
      </w:r>
      <w:proofErr w:type="spellStart"/>
      <w:r>
        <w:rPr>
          <w:rFonts w:hint="eastAsia"/>
        </w:rPr>
        <w:t>durch</w:t>
      </w:r>
      <w:proofErr w:type="spellEnd"/>
      <w:r>
        <w:rPr>
          <w:rFonts w:hint="eastAsia"/>
        </w:rPr>
        <w:t xml:space="preserve"> </w:t>
      </w:r>
      <w:proofErr w:type="spellStart"/>
      <w:r>
        <w:rPr>
          <w:rFonts w:hint="eastAsia"/>
        </w:rPr>
        <w:t>Kooperation</w:t>
      </w:r>
      <w:proofErr w:type="spellEnd"/>
      <w:r>
        <w:rPr>
          <w:rFonts w:hint="eastAsia"/>
        </w:rPr>
        <w:t xml:space="preserve"> und </w:t>
      </w:r>
      <w:proofErr w:type="spellStart"/>
      <w:r>
        <w:rPr>
          <w:rFonts w:hint="eastAsia"/>
        </w:rPr>
        <w:t>industrielle</w:t>
      </w:r>
      <w:proofErr w:type="spellEnd"/>
      <w:r>
        <w:rPr>
          <w:rFonts w:hint="eastAsia"/>
        </w:rPr>
        <w:t xml:space="preserve"> </w:t>
      </w:r>
      <w:proofErr w:type="spellStart"/>
      <w:r>
        <w:rPr>
          <w:rFonts w:hint="eastAsia"/>
        </w:rPr>
        <w:t>Arbeitsteilung</w:t>
      </w:r>
      <w:proofErr w:type="spellEnd"/>
      <w:r>
        <w:rPr>
          <w:rFonts w:hint="eastAsia"/>
        </w:rPr>
        <w:t xml:space="preserve"> </w:t>
      </w:r>
      <w:proofErr w:type="spellStart"/>
      <w:r>
        <w:rPr>
          <w:rFonts w:hint="eastAsia"/>
        </w:rPr>
        <w:t>geschaffenen</w:t>
      </w:r>
      <w:proofErr w:type="spellEnd"/>
      <w:r>
        <w:rPr>
          <w:rFonts w:hint="eastAsia"/>
        </w:rPr>
        <w:t xml:space="preserve"> ... </w:t>
      </w:r>
      <w:proofErr w:type="spellStart"/>
      <w:r>
        <w:rPr>
          <w:rFonts w:hint="eastAsia"/>
        </w:rPr>
        <w:t>gesellschaftlichen</w:t>
      </w:r>
      <w:proofErr w:type="spellEnd"/>
      <w:r>
        <w:rPr>
          <w:rFonts w:hint="eastAsia"/>
        </w:rPr>
        <w:t xml:space="preserve"> </w:t>
      </w:r>
      <w:proofErr w:type="spellStart"/>
      <w:proofErr w:type="gramStart"/>
      <w:r>
        <w:rPr>
          <w:rFonts w:hint="eastAsia"/>
        </w:rPr>
        <w:t>Kräfte</w:t>
      </w:r>
      <w:proofErr w:type="spellEnd"/>
      <w:r>
        <w:rPr>
          <w:rFonts w:hint="eastAsia"/>
        </w:rPr>
        <w:t>.«</w:t>
      </w:r>
      <w:proofErr w:type="gramEnd"/>
      <w:r>
        <w:rPr>
          <w:rFonts w:hint="eastAsia"/>
        </w:rPr>
        <w:t xml:space="preserve"> </w:t>
      </w:r>
      <w:proofErr w:type="spellStart"/>
      <w:r>
        <w:rPr>
          <w:rFonts w:hint="eastAsia"/>
        </w:rPr>
        <w:t>Korsch</w:t>
      </w:r>
      <w:proofErr w:type="spellEnd"/>
      <w:r>
        <w:rPr>
          <w:rFonts w:hint="eastAsia"/>
        </w:rPr>
        <w:t xml:space="preserve"> 1c III p 54/55 </w:t>
      </w:r>
    </w:p>
    <w:p w14:paraId="445565C3" w14:textId="544074EA" w:rsidR="00572209" w:rsidRDefault="00000000" w:rsidP="00EA67E3">
      <w:pPr>
        <w:spacing w:line="360" w:lineRule="auto"/>
        <w:jc w:val="right"/>
      </w:pPr>
      <w:r>
        <w:rPr>
          <w:rFonts w:hint="eastAsia"/>
        </w:rPr>
        <w:t>[X 12 a, 1]</w:t>
      </w:r>
    </w:p>
    <w:p w14:paraId="42C35DC5" w14:textId="77777777" w:rsidR="00EA67E3" w:rsidRDefault="00000000">
      <w:pPr>
        <w:spacing w:line="360" w:lineRule="auto"/>
      </w:pPr>
      <w:r>
        <w:rPr>
          <w:rFonts w:hint="eastAsia"/>
        </w:rPr>
        <w:t>生产力概念：“‘生产力’首先是活生生的人的尘世现实劳动力：即在资本主义关系下生产‘商品’的能力。一切增加人类劳动力这种效用的东西，就是一种新的社会‘生产力’。物质生产力包括自然、技术、科学，尤其也包括社会组织本身以及在其中通过协作和产业分工所创造的社会力量。”科尔施</w:t>
      </w:r>
      <w:r>
        <w:rPr>
          <w:rFonts w:hint="eastAsia"/>
        </w:rPr>
        <w:t xml:space="preserve"> 1c</w:t>
      </w:r>
      <w:r>
        <w:rPr>
          <w:rFonts w:hint="eastAsia"/>
        </w:rPr>
        <w:t>，第三卷，第</w:t>
      </w:r>
      <w:r>
        <w:rPr>
          <w:rFonts w:hint="eastAsia"/>
        </w:rPr>
        <w:t>54/55</w:t>
      </w:r>
      <w:r>
        <w:rPr>
          <w:rFonts w:hint="eastAsia"/>
        </w:rPr>
        <w:t>页</w:t>
      </w:r>
    </w:p>
    <w:p w14:paraId="47598921" w14:textId="5BF12170" w:rsidR="00572209" w:rsidRDefault="00000000" w:rsidP="00EA67E3">
      <w:pPr>
        <w:spacing w:line="360" w:lineRule="auto"/>
        <w:jc w:val="right"/>
        <w:rPr>
          <w:rFonts w:hint="eastAsia"/>
        </w:rPr>
      </w:pPr>
      <w:r>
        <w:rPr>
          <w:rFonts w:hint="eastAsia"/>
        </w:rPr>
        <w:t>[X 12 a, 1]</w:t>
      </w:r>
    </w:p>
    <w:p w14:paraId="2F0596B3" w14:textId="77777777" w:rsidR="00EA67E3" w:rsidRDefault="00000000">
      <w:pPr>
        <w:spacing w:line="360" w:lineRule="auto"/>
      </w:pPr>
      <w:proofErr w:type="spellStart"/>
      <w:r>
        <w:rPr>
          <w:rFonts w:hint="eastAsia"/>
        </w:rPr>
        <w:t>Begriff</w:t>
      </w:r>
      <w:proofErr w:type="spellEnd"/>
      <w:r>
        <w:rPr>
          <w:rFonts w:hint="eastAsia"/>
        </w:rPr>
        <w:t xml:space="preserve"> der </w:t>
      </w:r>
      <w:proofErr w:type="spellStart"/>
      <w:r>
        <w:rPr>
          <w:rFonts w:hint="eastAsia"/>
        </w:rPr>
        <w:t>Produktivkraft</w:t>
      </w:r>
      <w:proofErr w:type="spellEnd"/>
      <w:r>
        <w:rPr>
          <w:rFonts w:hint="eastAsia"/>
        </w:rPr>
        <w:t>: »Der Marx</w:t>
      </w:r>
      <w:proofErr w:type="gramStart"/>
      <w:r>
        <w:rPr>
          <w:rFonts w:hint="eastAsia"/>
        </w:rPr>
        <w:t>’</w:t>
      </w:r>
      <w:proofErr w:type="spellStart"/>
      <w:proofErr w:type="gramEnd"/>
      <w:r>
        <w:rPr>
          <w:rFonts w:hint="eastAsia"/>
        </w:rPr>
        <w:t>sche</w:t>
      </w:r>
      <w:proofErr w:type="spellEnd"/>
      <w:r>
        <w:rPr>
          <w:rFonts w:hint="eastAsia"/>
        </w:rPr>
        <w:t xml:space="preserve"> </w:t>
      </w:r>
      <w:proofErr w:type="spellStart"/>
      <w:r>
        <w:rPr>
          <w:rFonts w:hint="eastAsia"/>
        </w:rPr>
        <w:t>Begriff</w:t>
      </w:r>
      <w:proofErr w:type="spellEnd"/>
      <w:r>
        <w:rPr>
          <w:rFonts w:hint="eastAsia"/>
        </w:rPr>
        <w:t xml:space="preserve"> der </w:t>
      </w:r>
      <w:proofErr w:type="spellStart"/>
      <w:r>
        <w:rPr>
          <w:rFonts w:hint="eastAsia"/>
        </w:rPr>
        <w:t>gesellschaftlichen</w:t>
      </w:r>
      <w:proofErr w:type="spellEnd"/>
      <w:r>
        <w:rPr>
          <w:rFonts w:hint="eastAsia"/>
        </w:rPr>
        <w:t xml:space="preserve"> </w:t>
      </w:r>
      <w:proofErr w:type="spellStart"/>
      <w:r>
        <w:rPr>
          <w:rFonts w:hint="eastAsia"/>
        </w:rPr>
        <w:t>Produktivkräfte</w:t>
      </w:r>
      <w:proofErr w:type="spellEnd"/>
      <w:r>
        <w:rPr>
          <w:rFonts w:hint="eastAsia"/>
        </w:rPr>
        <w:t xml:space="preserve"> hat </w:t>
      </w:r>
      <w:proofErr w:type="spellStart"/>
      <w:r>
        <w:rPr>
          <w:rFonts w:hint="eastAsia"/>
        </w:rPr>
        <w:t>nichts</w:t>
      </w:r>
      <w:proofErr w:type="spellEnd"/>
      <w:r>
        <w:rPr>
          <w:rFonts w:hint="eastAsia"/>
        </w:rPr>
        <w:t xml:space="preserve"> </w:t>
      </w:r>
      <w:proofErr w:type="spellStart"/>
      <w:r>
        <w:rPr>
          <w:rFonts w:hint="eastAsia"/>
        </w:rPr>
        <w:t>zu</w:t>
      </w:r>
      <w:proofErr w:type="spellEnd"/>
      <w:r>
        <w:rPr>
          <w:rFonts w:hint="eastAsia"/>
        </w:rPr>
        <w:t xml:space="preserve"> tun </w:t>
      </w:r>
      <w:proofErr w:type="spellStart"/>
      <w:r>
        <w:rPr>
          <w:rFonts w:hint="eastAsia"/>
        </w:rPr>
        <w:t>mit</w:t>
      </w:r>
      <w:proofErr w:type="spellEnd"/>
      <w:r>
        <w:rPr>
          <w:rFonts w:hint="eastAsia"/>
        </w:rPr>
        <w:t xml:space="preserve"> den </w:t>
      </w:r>
      <w:proofErr w:type="spellStart"/>
      <w:r>
        <w:rPr>
          <w:rFonts w:hint="eastAsia"/>
        </w:rPr>
        <w:t>idealistischen</w:t>
      </w:r>
      <w:proofErr w:type="spellEnd"/>
      <w:r>
        <w:rPr>
          <w:rFonts w:hint="eastAsia"/>
        </w:rPr>
        <w:t xml:space="preserve"> </w:t>
      </w:r>
      <w:proofErr w:type="spellStart"/>
      <w:r>
        <w:rPr>
          <w:rFonts w:hint="eastAsia"/>
        </w:rPr>
        <w:t>Abstraktionen</w:t>
      </w:r>
      <w:proofErr w:type="spellEnd"/>
      <w:r>
        <w:rPr>
          <w:rFonts w:hint="eastAsia"/>
        </w:rPr>
        <w:t xml:space="preserve"> der </w:t>
      </w:r>
      <w:r>
        <w:rPr>
          <w:rFonts w:hint="eastAsia"/>
        </w:rPr>
        <w:t>›</w:t>
      </w:r>
      <w:proofErr w:type="spellStart"/>
      <w:r>
        <w:rPr>
          <w:rFonts w:hint="eastAsia"/>
        </w:rPr>
        <w:t>Technokraten</w:t>
      </w:r>
      <w:proofErr w:type="spellEnd"/>
      <w:r>
        <w:rPr>
          <w:rFonts w:hint="eastAsia"/>
        </w:rPr>
        <w:t>‹</w:t>
      </w:r>
      <w:r>
        <w:rPr>
          <w:rFonts w:hint="eastAsia"/>
        </w:rPr>
        <w:t xml:space="preserve">, die </w:t>
      </w:r>
      <w:proofErr w:type="spellStart"/>
      <w:r>
        <w:rPr>
          <w:rFonts w:hint="eastAsia"/>
        </w:rPr>
        <w:t>sich</w:t>
      </w:r>
      <w:proofErr w:type="spellEnd"/>
      <w:r>
        <w:rPr>
          <w:rFonts w:hint="eastAsia"/>
        </w:rPr>
        <w:t xml:space="preserve"> </w:t>
      </w:r>
      <w:proofErr w:type="spellStart"/>
      <w:r>
        <w:rPr>
          <w:rFonts w:hint="eastAsia"/>
        </w:rPr>
        <w:t>einbilden</w:t>
      </w:r>
      <w:proofErr w:type="spellEnd"/>
      <w:r>
        <w:rPr>
          <w:rFonts w:hint="eastAsia"/>
        </w:rPr>
        <w:t xml:space="preserve">, die </w:t>
      </w:r>
      <w:proofErr w:type="spellStart"/>
      <w:r>
        <w:rPr>
          <w:rFonts w:hint="eastAsia"/>
        </w:rPr>
        <w:t>Produktivkräfte</w:t>
      </w:r>
      <w:proofErr w:type="spellEnd"/>
      <w:r>
        <w:rPr>
          <w:rFonts w:hint="eastAsia"/>
        </w:rPr>
        <w:t xml:space="preserve"> der Gesellschaft ... rein </w:t>
      </w:r>
      <w:proofErr w:type="spellStart"/>
      <w:r>
        <w:rPr>
          <w:rFonts w:hint="eastAsia"/>
        </w:rPr>
        <w:t>naturwissenschaftlich</w:t>
      </w:r>
      <w:proofErr w:type="spellEnd"/>
      <w:r>
        <w:rPr>
          <w:rFonts w:hint="eastAsia"/>
        </w:rPr>
        <w:t xml:space="preserve"> und </w:t>
      </w:r>
      <w:proofErr w:type="spellStart"/>
      <w:r>
        <w:rPr>
          <w:rFonts w:hint="eastAsia"/>
        </w:rPr>
        <w:t>technologisch</w:t>
      </w:r>
      <w:proofErr w:type="spellEnd"/>
      <w:r>
        <w:rPr>
          <w:rFonts w:hint="eastAsia"/>
        </w:rPr>
        <w:t xml:space="preserve"> </w:t>
      </w:r>
      <w:proofErr w:type="spellStart"/>
      <w:r>
        <w:rPr>
          <w:rFonts w:hint="eastAsia"/>
        </w:rPr>
        <w:t>feststellen</w:t>
      </w:r>
      <w:proofErr w:type="spellEnd"/>
      <w:r>
        <w:rPr>
          <w:rFonts w:hint="eastAsia"/>
        </w:rPr>
        <w:t xml:space="preserve"> ... </w:t>
      </w:r>
      <w:proofErr w:type="spellStart"/>
      <w:r>
        <w:rPr>
          <w:rFonts w:hint="eastAsia"/>
        </w:rPr>
        <w:t>zu</w:t>
      </w:r>
      <w:proofErr w:type="spellEnd"/>
      <w:r>
        <w:rPr>
          <w:rFonts w:hint="eastAsia"/>
        </w:rPr>
        <w:t xml:space="preserve"> </w:t>
      </w:r>
      <w:proofErr w:type="spellStart"/>
      <w:r>
        <w:rPr>
          <w:rFonts w:hint="eastAsia"/>
        </w:rPr>
        <w:t>können</w:t>
      </w:r>
      <w:proofErr w:type="spellEnd"/>
      <w:r>
        <w:rPr>
          <w:rFonts w:hint="eastAsia"/>
        </w:rPr>
        <w:t xml:space="preserve">. Ganz </w:t>
      </w:r>
      <w:proofErr w:type="spellStart"/>
      <w:r>
        <w:rPr>
          <w:rFonts w:hint="eastAsia"/>
        </w:rPr>
        <w:t>gewiß</w:t>
      </w:r>
      <w:proofErr w:type="spellEnd"/>
      <w:r>
        <w:rPr>
          <w:rFonts w:hint="eastAsia"/>
        </w:rPr>
        <w:t xml:space="preserve"> gen</w:t>
      </w:r>
      <w:r>
        <w:rPr>
          <w:rFonts w:hint="eastAsia"/>
        </w:rPr>
        <w:t>ü</w:t>
      </w:r>
      <w:proofErr w:type="spellStart"/>
      <w:r>
        <w:rPr>
          <w:rFonts w:hint="eastAsia"/>
        </w:rPr>
        <w:t>gt</w:t>
      </w:r>
      <w:proofErr w:type="spellEnd"/>
      <w:r>
        <w:rPr>
          <w:rFonts w:hint="eastAsia"/>
        </w:rPr>
        <w:t xml:space="preserve"> </w:t>
      </w:r>
      <w:proofErr w:type="spellStart"/>
      <w:r>
        <w:rPr>
          <w:rFonts w:hint="eastAsia"/>
        </w:rPr>
        <w:t>nach</w:t>
      </w:r>
      <w:proofErr w:type="spellEnd"/>
      <w:r>
        <w:rPr>
          <w:rFonts w:hint="eastAsia"/>
        </w:rPr>
        <w:t xml:space="preserve"> ... Marx die ... </w:t>
      </w:r>
      <w:r>
        <w:rPr>
          <w:rFonts w:hint="eastAsia"/>
        </w:rPr>
        <w:t>›</w:t>
      </w:r>
      <w:proofErr w:type="spellStart"/>
      <w:r>
        <w:rPr>
          <w:rFonts w:hint="eastAsia"/>
        </w:rPr>
        <w:t>technokratische</w:t>
      </w:r>
      <w:proofErr w:type="spellEnd"/>
      <w:r>
        <w:rPr>
          <w:rFonts w:hint="eastAsia"/>
        </w:rPr>
        <w:t>‹</w:t>
      </w:r>
      <w:r>
        <w:rPr>
          <w:rFonts w:hint="eastAsia"/>
        </w:rPr>
        <w:t xml:space="preserve"> </w:t>
      </w:r>
      <w:proofErr w:type="spellStart"/>
      <w:r>
        <w:rPr>
          <w:rFonts w:hint="eastAsia"/>
        </w:rPr>
        <w:t>Gesinnung</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jene</w:t>
      </w:r>
      <w:proofErr w:type="spellEnd"/>
      <w:r>
        <w:rPr>
          <w:rFonts w:hint="eastAsia"/>
        </w:rPr>
        <w:t xml:space="preserve"> ... </w:t>
      </w:r>
      <w:proofErr w:type="spellStart"/>
      <w:r>
        <w:rPr>
          <w:rFonts w:hint="eastAsia"/>
        </w:rPr>
        <w:t>materiellen</w:t>
      </w:r>
      <w:proofErr w:type="spellEnd"/>
      <w:r>
        <w:rPr>
          <w:rFonts w:hint="eastAsia"/>
        </w:rPr>
        <w:t xml:space="preserve"> </w:t>
      </w:r>
      <w:proofErr w:type="spellStart"/>
      <w:r>
        <w:rPr>
          <w:rFonts w:hint="eastAsia"/>
        </w:rPr>
        <w:t>Hindernisse</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beseitigen</w:t>
      </w:r>
      <w:proofErr w:type="spellEnd"/>
      <w:r>
        <w:rPr>
          <w:rFonts w:hint="eastAsia"/>
        </w:rPr>
        <w:t xml:space="preserve">, we1che ... die </w:t>
      </w:r>
      <w:proofErr w:type="spellStart"/>
      <w:r>
        <w:rPr>
          <w:rFonts w:hint="eastAsia"/>
        </w:rPr>
        <w:t>stumme</w:t>
      </w:r>
      <w:proofErr w:type="spellEnd"/>
      <w:r>
        <w:rPr>
          <w:rFonts w:hint="eastAsia"/>
        </w:rPr>
        <w:t xml:space="preserve"> </w:t>
      </w:r>
      <w:proofErr w:type="spellStart"/>
      <w:r>
        <w:rPr>
          <w:rFonts w:hint="eastAsia"/>
        </w:rPr>
        <w:t>Gewalt</w:t>
      </w:r>
      <w:proofErr w:type="spellEnd"/>
      <w:r>
        <w:rPr>
          <w:rFonts w:hint="eastAsia"/>
        </w:rPr>
        <w:t xml:space="preserve"> der </w:t>
      </w:r>
      <w:proofErr w:type="spellStart"/>
      <w:r>
        <w:rPr>
          <w:rFonts w:hint="eastAsia"/>
        </w:rPr>
        <w:t>ökonomischen</w:t>
      </w:r>
      <w:proofErr w:type="spellEnd"/>
      <w:r>
        <w:rPr>
          <w:rFonts w:hint="eastAsia"/>
        </w:rPr>
        <w:t xml:space="preserve"> </w:t>
      </w:r>
      <w:proofErr w:type="spellStart"/>
      <w:r>
        <w:rPr>
          <w:rFonts w:hint="eastAsia"/>
        </w:rPr>
        <w:t>Verhältnisse</w:t>
      </w:r>
      <w:proofErr w:type="spellEnd"/>
      <w:r>
        <w:rPr>
          <w:rFonts w:hint="eastAsia"/>
        </w:rPr>
        <w:t xml:space="preserve"> ... </w:t>
      </w:r>
      <w:proofErr w:type="spellStart"/>
      <w:r>
        <w:rPr>
          <w:rFonts w:hint="eastAsia"/>
        </w:rPr>
        <w:t>jeder</w:t>
      </w:r>
      <w:proofErr w:type="spellEnd"/>
      <w:r>
        <w:rPr>
          <w:rFonts w:hint="eastAsia"/>
        </w:rPr>
        <w:t xml:space="preserve"> </w:t>
      </w:r>
      <w:proofErr w:type="spellStart"/>
      <w:r>
        <w:rPr>
          <w:rFonts w:hint="eastAsia"/>
        </w:rPr>
        <w:t>Veränderung</w:t>
      </w:r>
      <w:proofErr w:type="spellEnd"/>
      <w:r>
        <w:rPr>
          <w:rFonts w:hint="eastAsia"/>
        </w:rPr>
        <w:t xml:space="preserve"> des </w:t>
      </w:r>
      <w:proofErr w:type="spellStart"/>
      <w:r>
        <w:rPr>
          <w:rFonts w:hint="eastAsia"/>
        </w:rPr>
        <w:t>gegenwärtigen</w:t>
      </w:r>
      <w:proofErr w:type="spellEnd"/>
      <w:r>
        <w:rPr>
          <w:rFonts w:hint="eastAsia"/>
        </w:rPr>
        <w:t xml:space="preserve"> </w:t>
      </w:r>
      <w:proofErr w:type="spellStart"/>
      <w:r>
        <w:rPr>
          <w:rFonts w:hint="eastAsia"/>
        </w:rPr>
        <w:t>Zustandes</w:t>
      </w:r>
      <w:proofErr w:type="spellEnd"/>
      <w:r>
        <w:rPr>
          <w:rFonts w:hint="eastAsia"/>
        </w:rPr>
        <w:t xml:space="preserve"> </w:t>
      </w:r>
      <w:proofErr w:type="spellStart"/>
      <w:proofErr w:type="gramStart"/>
      <w:r>
        <w:rPr>
          <w:rFonts w:hint="eastAsia"/>
        </w:rPr>
        <w:t>entgegenstellt</w:t>
      </w:r>
      <w:proofErr w:type="spellEnd"/>
      <w:r>
        <w:rPr>
          <w:rFonts w:hint="eastAsia"/>
        </w:rPr>
        <w:t>.«</w:t>
      </w:r>
      <w:proofErr w:type="gramEnd"/>
      <w:r>
        <w:rPr>
          <w:rFonts w:hint="eastAsia"/>
        </w:rPr>
        <w:t xml:space="preserve"> </w:t>
      </w:r>
      <w:proofErr w:type="spellStart"/>
      <w:r>
        <w:rPr>
          <w:rFonts w:hint="eastAsia"/>
        </w:rPr>
        <w:t>Korsch</w:t>
      </w:r>
      <w:proofErr w:type="spellEnd"/>
      <w:r>
        <w:rPr>
          <w:rFonts w:hint="eastAsia"/>
        </w:rPr>
        <w:t xml:space="preserve"> 1c III p 59/60 </w:t>
      </w:r>
    </w:p>
    <w:p w14:paraId="50EEA0A3" w14:textId="4C9C9B7B" w:rsidR="00572209" w:rsidRDefault="00000000" w:rsidP="00EA67E3">
      <w:pPr>
        <w:spacing w:line="360" w:lineRule="auto"/>
        <w:jc w:val="right"/>
      </w:pPr>
      <w:r>
        <w:rPr>
          <w:rFonts w:hint="eastAsia"/>
        </w:rPr>
        <w:t>[X 12 a, 2]</w:t>
      </w:r>
    </w:p>
    <w:p w14:paraId="5009E649" w14:textId="77777777" w:rsidR="00EA67E3" w:rsidRDefault="00000000">
      <w:pPr>
        <w:spacing w:line="360" w:lineRule="auto"/>
      </w:pPr>
      <w:r>
        <w:rPr>
          <w:rFonts w:hint="eastAsia"/>
        </w:rPr>
        <w:t>生产力概念：“马克思的社会生产力概念与技术统治论者（</w:t>
      </w:r>
      <w:proofErr w:type="spellStart"/>
      <w:r>
        <w:rPr>
          <w:rFonts w:hint="eastAsia"/>
        </w:rPr>
        <w:t>Technokraten</w:t>
      </w:r>
      <w:proofErr w:type="spellEnd"/>
      <w:r>
        <w:rPr>
          <w:rFonts w:hint="eastAsia"/>
        </w:rPr>
        <w:t>）</w:t>
      </w:r>
      <w:r>
        <w:rPr>
          <w:rStyle w:val="af"/>
          <w:rFonts w:hint="eastAsia"/>
        </w:rPr>
        <w:footnoteReference w:id="73"/>
      </w:r>
      <w:r>
        <w:rPr>
          <w:rFonts w:hint="eastAsia"/>
        </w:rPr>
        <w:t>的唯心主义抽象毫无关系，后者幻想能够……纯粹从自然科学和技术上确定社会的生产力……当然，根据马克思</w:t>
      </w:r>
      <w:r w:rsidR="007B62BC">
        <w:rPr>
          <w:rFonts w:hint="eastAsia"/>
        </w:rPr>
        <w:t>的说法</w:t>
      </w:r>
      <w:r>
        <w:rPr>
          <w:rFonts w:hint="eastAsia"/>
        </w:rPr>
        <w:t>，……‘</w:t>
      </w:r>
      <w:r w:rsidRPr="007B62BC">
        <w:rPr>
          <w:rFonts w:hint="eastAsia"/>
          <w:highlight w:val="darkGray"/>
        </w:rPr>
        <w:t>技术统治论的’信念不足以……消除那些……阻碍现状变革的经济关系的无声强制。</w:t>
      </w:r>
      <w:r>
        <w:rPr>
          <w:rFonts w:hint="eastAsia"/>
        </w:rPr>
        <w:t>”科尔施</w:t>
      </w:r>
      <w:r>
        <w:rPr>
          <w:rFonts w:hint="eastAsia"/>
        </w:rPr>
        <w:t xml:space="preserve"> 1c</w:t>
      </w:r>
      <w:r>
        <w:rPr>
          <w:rFonts w:hint="eastAsia"/>
        </w:rPr>
        <w:t>，第三卷，第</w:t>
      </w:r>
      <w:r>
        <w:rPr>
          <w:rFonts w:hint="eastAsia"/>
        </w:rPr>
        <w:t>59/60</w:t>
      </w:r>
      <w:r>
        <w:rPr>
          <w:rFonts w:hint="eastAsia"/>
        </w:rPr>
        <w:t>页</w:t>
      </w:r>
    </w:p>
    <w:p w14:paraId="18460E42" w14:textId="26D46EFD" w:rsidR="00572209" w:rsidRDefault="00000000" w:rsidP="00EA67E3">
      <w:pPr>
        <w:spacing w:line="360" w:lineRule="auto"/>
        <w:jc w:val="right"/>
        <w:rPr>
          <w:rFonts w:hint="eastAsia"/>
        </w:rPr>
      </w:pPr>
      <w:r>
        <w:rPr>
          <w:rFonts w:hint="eastAsia"/>
        </w:rPr>
        <w:t>[X 12 a, 2]</w:t>
      </w:r>
    </w:p>
    <w:p w14:paraId="677EC416" w14:textId="77777777" w:rsidR="00EA67E3" w:rsidRDefault="00000000">
      <w:pPr>
        <w:spacing w:line="360" w:lineRule="auto"/>
      </w:pPr>
      <w:r>
        <w:rPr>
          <w:rFonts w:hint="eastAsia"/>
        </w:rPr>
        <w:t xml:space="preserve">Bei Marx - Das </w:t>
      </w:r>
      <w:proofErr w:type="spellStart"/>
      <w:r>
        <w:rPr>
          <w:rFonts w:hint="eastAsia"/>
        </w:rPr>
        <w:t>philosophische</w:t>
      </w:r>
      <w:proofErr w:type="spellEnd"/>
      <w:r>
        <w:rPr>
          <w:rFonts w:hint="eastAsia"/>
        </w:rPr>
        <w:t xml:space="preserve"> Manifest der </w:t>
      </w:r>
      <w:proofErr w:type="spellStart"/>
      <w:r>
        <w:rPr>
          <w:rFonts w:hint="eastAsia"/>
        </w:rPr>
        <w:t>historischen</w:t>
      </w:r>
      <w:proofErr w:type="spellEnd"/>
      <w:r>
        <w:rPr>
          <w:rFonts w:hint="eastAsia"/>
        </w:rPr>
        <w:t xml:space="preserve"> </w:t>
      </w:r>
      <w:proofErr w:type="spellStart"/>
      <w:r>
        <w:rPr>
          <w:rFonts w:hint="eastAsia"/>
        </w:rPr>
        <w:t>Rechtsschule</w:t>
      </w:r>
      <w:proofErr w:type="spellEnd"/>
      <w:r>
        <w:rPr>
          <w:rFonts w:hint="eastAsia"/>
        </w:rPr>
        <w:t xml:space="preserve"> Rheinische </w:t>
      </w:r>
      <w:r>
        <w:rPr>
          <w:rFonts w:hint="eastAsia"/>
        </w:rPr>
        <w:lastRenderedPageBreak/>
        <w:t xml:space="preserve">Zeitung 1842 No 221 - </w:t>
      </w:r>
      <w:proofErr w:type="spellStart"/>
      <w:r>
        <w:rPr>
          <w:rFonts w:hint="eastAsia"/>
        </w:rPr>
        <w:t>erscheint</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Gegenstand</w:t>
      </w:r>
      <w:proofErr w:type="spellEnd"/>
      <w:r>
        <w:rPr>
          <w:rFonts w:hint="eastAsia"/>
        </w:rPr>
        <w:t xml:space="preserve"> seines </w:t>
      </w:r>
      <w:proofErr w:type="spellStart"/>
      <w:r>
        <w:rPr>
          <w:rFonts w:hint="eastAsia"/>
        </w:rPr>
        <w:t>Hinweises</w:t>
      </w:r>
      <w:proofErr w:type="spellEnd"/>
      <w:r>
        <w:rPr>
          <w:rFonts w:hint="eastAsia"/>
        </w:rPr>
        <w:t xml:space="preserve"> »der </w:t>
      </w:r>
      <w:proofErr w:type="spellStart"/>
      <w:r>
        <w:rPr>
          <w:rFonts w:hint="eastAsia"/>
        </w:rPr>
        <w:t>richtige</w:t>
      </w:r>
      <w:proofErr w:type="spellEnd"/>
      <w:r>
        <w:rPr>
          <w:rFonts w:hint="eastAsia"/>
        </w:rPr>
        <w:t xml:space="preserve"> </w:t>
      </w:r>
      <w:proofErr w:type="spellStart"/>
      <w:r>
        <w:rPr>
          <w:rFonts w:hint="eastAsia"/>
        </w:rPr>
        <w:t>Gedanke</w:t>
      </w:r>
      <w:proofErr w:type="spellEnd"/>
      <w:r>
        <w:rPr>
          <w:rFonts w:hint="eastAsia"/>
        </w:rPr>
        <w:t xml:space="preserve"> ..., </w:t>
      </w:r>
      <w:proofErr w:type="spellStart"/>
      <w:r>
        <w:rPr>
          <w:rFonts w:hint="eastAsia"/>
        </w:rPr>
        <w:t>daß</w:t>
      </w:r>
      <w:proofErr w:type="spellEnd"/>
      <w:r>
        <w:rPr>
          <w:rFonts w:hint="eastAsia"/>
        </w:rPr>
        <w:t xml:space="preserve"> die </w:t>
      </w:r>
      <w:proofErr w:type="spellStart"/>
      <w:r>
        <w:rPr>
          <w:rFonts w:hint="eastAsia"/>
        </w:rPr>
        <w:t>rohen</w:t>
      </w:r>
      <w:proofErr w:type="spellEnd"/>
      <w:r>
        <w:rPr>
          <w:rFonts w:hint="eastAsia"/>
        </w:rPr>
        <w:t xml:space="preserve"> </w:t>
      </w:r>
      <w:proofErr w:type="spellStart"/>
      <w:r>
        <w:rPr>
          <w:rFonts w:hint="eastAsia"/>
        </w:rPr>
        <w:t>Zustände</w:t>
      </w:r>
      <w:proofErr w:type="spellEnd"/>
      <w:r>
        <w:rPr>
          <w:rFonts w:hint="eastAsia"/>
        </w:rPr>
        <w:t xml:space="preserve"> naive </w:t>
      </w:r>
      <w:proofErr w:type="spellStart"/>
      <w:r>
        <w:rPr>
          <w:rFonts w:hint="eastAsia"/>
        </w:rPr>
        <w:t>niederländische</w:t>
      </w:r>
      <w:proofErr w:type="spellEnd"/>
      <w:r>
        <w:rPr>
          <w:rFonts w:hint="eastAsia"/>
        </w:rPr>
        <w:t xml:space="preserve"> </w:t>
      </w:r>
      <w:proofErr w:type="spellStart"/>
      <w:r>
        <w:rPr>
          <w:rFonts w:hint="eastAsia"/>
        </w:rPr>
        <w:t>Gemälde</w:t>
      </w:r>
      <w:proofErr w:type="spellEnd"/>
      <w:r>
        <w:rPr>
          <w:rFonts w:hint="eastAsia"/>
        </w:rPr>
        <w:t xml:space="preserve"> der </w:t>
      </w:r>
      <w:proofErr w:type="spellStart"/>
      <w:r>
        <w:rPr>
          <w:rFonts w:hint="eastAsia"/>
        </w:rPr>
        <w:t>wahren</w:t>
      </w:r>
      <w:proofErr w:type="spellEnd"/>
      <w:r>
        <w:rPr>
          <w:rFonts w:hint="eastAsia"/>
        </w:rPr>
        <w:t xml:space="preserve"> </w:t>
      </w:r>
      <w:proofErr w:type="spellStart"/>
      <w:r>
        <w:rPr>
          <w:rFonts w:hint="eastAsia"/>
        </w:rPr>
        <w:t>Zustände</w:t>
      </w:r>
      <w:proofErr w:type="spellEnd"/>
      <w:r>
        <w:rPr>
          <w:rFonts w:hint="eastAsia"/>
        </w:rPr>
        <w:t xml:space="preserve"> </w:t>
      </w:r>
      <w:proofErr w:type="spellStart"/>
      <w:proofErr w:type="gramStart"/>
      <w:r>
        <w:rPr>
          <w:rFonts w:hint="eastAsia"/>
        </w:rPr>
        <w:t>sind</w:t>
      </w:r>
      <w:proofErr w:type="spellEnd"/>
      <w:r>
        <w:rPr>
          <w:rFonts w:hint="eastAsia"/>
        </w:rPr>
        <w:t>.«</w:t>
      </w:r>
      <w:proofErr w:type="gramEnd"/>
      <w:r>
        <w:rPr>
          <w:rFonts w:hint="eastAsia"/>
        </w:rPr>
        <w:t xml:space="preserve"> </w:t>
      </w:r>
      <w:proofErr w:type="spellStart"/>
      <w:r>
        <w:rPr>
          <w:rFonts w:hint="eastAsia"/>
        </w:rPr>
        <w:t>cit</w:t>
      </w:r>
      <w:proofErr w:type="spellEnd"/>
      <w:r>
        <w:rPr>
          <w:rFonts w:hint="eastAsia"/>
        </w:rPr>
        <w:t xml:space="preserve"> </w:t>
      </w:r>
      <w:proofErr w:type="spellStart"/>
      <w:r>
        <w:rPr>
          <w:rFonts w:hint="eastAsia"/>
        </w:rPr>
        <w:t>Korsch</w:t>
      </w:r>
      <w:proofErr w:type="spellEnd"/>
      <w:r>
        <w:rPr>
          <w:rFonts w:hint="eastAsia"/>
        </w:rPr>
        <w:t xml:space="preserve"> I p 35 </w:t>
      </w:r>
    </w:p>
    <w:p w14:paraId="529DCA86" w14:textId="3EB2AC0A" w:rsidR="00572209" w:rsidRDefault="00000000" w:rsidP="00EA67E3">
      <w:pPr>
        <w:spacing w:line="360" w:lineRule="auto"/>
        <w:jc w:val="right"/>
      </w:pPr>
      <w:r>
        <w:rPr>
          <w:rFonts w:hint="eastAsia"/>
        </w:rPr>
        <w:t>[X 12 a, 3]</w:t>
      </w:r>
    </w:p>
    <w:p w14:paraId="6E7B873E" w14:textId="77777777" w:rsidR="00EA67E3" w:rsidRDefault="00000000">
      <w:pPr>
        <w:spacing w:line="360" w:lineRule="auto"/>
      </w:pPr>
      <w:r>
        <w:rPr>
          <w:rFonts w:hint="eastAsia"/>
        </w:rPr>
        <w:t>在马克思笔下——《历史法学派的哲学宣言》（《莱茵报》</w:t>
      </w:r>
      <w:r>
        <w:rPr>
          <w:rFonts w:hint="eastAsia"/>
        </w:rPr>
        <w:t>1842</w:t>
      </w:r>
      <w:r>
        <w:rPr>
          <w:rFonts w:hint="eastAsia"/>
        </w:rPr>
        <w:t>年第</w:t>
      </w:r>
      <w:r>
        <w:rPr>
          <w:rFonts w:hint="eastAsia"/>
        </w:rPr>
        <w:t>221</w:t>
      </w:r>
      <w:r>
        <w:rPr>
          <w:rFonts w:hint="eastAsia"/>
        </w:rPr>
        <w:t>期）指涉的对象呈现为：“‘原始状态即是对真实状态的质朴荷兰风俗画写照’这一正确洞见”。引文见科尔施</w:t>
      </w:r>
      <w:r>
        <w:rPr>
          <w:rFonts w:hint="eastAsia"/>
        </w:rPr>
        <w:t xml:space="preserve"> 1c</w:t>
      </w:r>
      <w:r>
        <w:rPr>
          <w:rFonts w:hint="eastAsia"/>
        </w:rPr>
        <w:t>，第一卷，第</w:t>
      </w:r>
      <w:r>
        <w:rPr>
          <w:rFonts w:hint="eastAsia"/>
        </w:rPr>
        <w:t>35</w:t>
      </w:r>
      <w:r>
        <w:rPr>
          <w:rFonts w:hint="eastAsia"/>
        </w:rPr>
        <w:t>页</w:t>
      </w:r>
    </w:p>
    <w:p w14:paraId="6CF4DE87" w14:textId="14003FED" w:rsidR="00572209" w:rsidRDefault="00000000" w:rsidP="00EA67E3">
      <w:pPr>
        <w:spacing w:line="360" w:lineRule="auto"/>
        <w:jc w:val="right"/>
        <w:rPr>
          <w:rFonts w:hint="eastAsia"/>
        </w:rPr>
      </w:pPr>
      <w:r>
        <w:rPr>
          <w:rFonts w:hint="eastAsia"/>
        </w:rPr>
        <w:t>[X 12 a, 3]</w:t>
      </w:r>
    </w:p>
    <w:p w14:paraId="071DCFBC" w14:textId="77777777" w:rsidR="00EA67E3" w:rsidRDefault="00000000">
      <w:pPr>
        <w:spacing w:line="360" w:lineRule="auto"/>
      </w:pPr>
      <w:r>
        <w:rPr>
          <w:rFonts w:hint="eastAsia"/>
        </w:rPr>
        <w:t xml:space="preserve">Marx </w:t>
      </w:r>
      <w:proofErr w:type="spellStart"/>
      <w:r>
        <w:rPr>
          <w:rFonts w:hint="eastAsia"/>
        </w:rPr>
        <w:t>betont</w:t>
      </w:r>
      <w:proofErr w:type="spellEnd"/>
      <w:r>
        <w:rPr>
          <w:rFonts w:hint="eastAsia"/>
        </w:rPr>
        <w:t xml:space="preserve"> </w:t>
      </w:r>
      <w:proofErr w:type="spellStart"/>
      <w:r>
        <w:rPr>
          <w:rFonts w:hint="eastAsia"/>
        </w:rPr>
        <w:t>gegen</w:t>
      </w:r>
      <w:proofErr w:type="spellEnd"/>
      <w:r>
        <w:rPr>
          <w:rFonts w:hint="eastAsia"/>
        </w:rPr>
        <w:t xml:space="preserve"> Proudhon, der </w:t>
      </w:r>
      <w:proofErr w:type="spellStart"/>
      <w:r>
        <w:rPr>
          <w:rFonts w:hint="eastAsia"/>
        </w:rPr>
        <w:t>Maschine</w:t>
      </w:r>
      <w:proofErr w:type="spellEnd"/>
      <w:r>
        <w:rPr>
          <w:rFonts w:hint="eastAsia"/>
        </w:rPr>
        <w:t xml:space="preserve"> und </w:t>
      </w:r>
      <w:proofErr w:type="spellStart"/>
      <w:r>
        <w:rPr>
          <w:rFonts w:hint="eastAsia"/>
        </w:rPr>
        <w:t>Arbeitsteilung</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Gegensätze</w:t>
      </w:r>
      <w:proofErr w:type="spellEnd"/>
      <w:r>
        <w:rPr>
          <w:rFonts w:hint="eastAsia"/>
        </w:rPr>
        <w:t xml:space="preserve"> </w:t>
      </w:r>
      <w:proofErr w:type="spellStart"/>
      <w:r>
        <w:rPr>
          <w:rFonts w:hint="eastAsia"/>
        </w:rPr>
        <w:t>ansieht</w:t>
      </w:r>
      <w:proofErr w:type="spellEnd"/>
      <w:r>
        <w:rPr>
          <w:rFonts w:hint="eastAsia"/>
        </w:rPr>
        <w:t xml:space="preserve">, </w:t>
      </w:r>
      <w:proofErr w:type="spellStart"/>
      <w:r>
        <w:rPr>
          <w:rFonts w:hint="eastAsia"/>
        </w:rPr>
        <w:t>wie</w:t>
      </w:r>
      <w:proofErr w:type="spellEnd"/>
      <w:r>
        <w:rPr>
          <w:rFonts w:hint="eastAsia"/>
        </w:rPr>
        <w:t xml:space="preserve"> </w:t>
      </w:r>
      <w:proofErr w:type="spellStart"/>
      <w:r>
        <w:rPr>
          <w:rFonts w:hint="eastAsia"/>
        </w:rPr>
        <w:t>sehr</w:t>
      </w:r>
      <w:proofErr w:type="spellEnd"/>
      <w:r>
        <w:rPr>
          <w:rFonts w:hint="eastAsia"/>
        </w:rPr>
        <w:t xml:space="preserve"> die </w:t>
      </w:r>
      <w:proofErr w:type="spellStart"/>
      <w:r>
        <w:rPr>
          <w:rFonts w:hint="eastAsia"/>
        </w:rPr>
        <w:t>Arbeitsteilung</w:t>
      </w:r>
      <w:proofErr w:type="spellEnd"/>
      <w:r>
        <w:rPr>
          <w:rFonts w:hint="eastAsia"/>
        </w:rPr>
        <w:t xml:space="preserve"> </w:t>
      </w:r>
      <w:proofErr w:type="spellStart"/>
      <w:r>
        <w:rPr>
          <w:rFonts w:hint="eastAsia"/>
        </w:rPr>
        <w:t>sich</w:t>
      </w:r>
      <w:proofErr w:type="spellEnd"/>
      <w:r>
        <w:rPr>
          <w:rFonts w:hint="eastAsia"/>
        </w:rPr>
        <w:t xml:space="preserve"> </w:t>
      </w:r>
      <w:proofErr w:type="spellStart"/>
      <w:r>
        <w:rPr>
          <w:rFonts w:hint="eastAsia"/>
        </w:rPr>
        <w:t>seit</w:t>
      </w:r>
      <w:proofErr w:type="spellEnd"/>
      <w:r>
        <w:rPr>
          <w:rFonts w:hint="eastAsia"/>
        </w:rPr>
        <w:t xml:space="preserve"> </w:t>
      </w:r>
      <w:proofErr w:type="spellStart"/>
      <w:r>
        <w:rPr>
          <w:rFonts w:hint="eastAsia"/>
        </w:rPr>
        <w:t>Einf</w:t>
      </w:r>
      <w:proofErr w:type="spellEnd"/>
      <w:r>
        <w:rPr>
          <w:rFonts w:hint="eastAsia"/>
        </w:rPr>
        <w:t>ü</w:t>
      </w:r>
      <w:proofErr w:type="spellStart"/>
      <w:r>
        <w:rPr>
          <w:rFonts w:hint="eastAsia"/>
        </w:rPr>
        <w:t>hrung</w:t>
      </w:r>
      <w:proofErr w:type="spellEnd"/>
      <w:r>
        <w:rPr>
          <w:rFonts w:hint="eastAsia"/>
        </w:rPr>
        <w:t xml:space="preserve"> der </w:t>
      </w:r>
      <w:proofErr w:type="spellStart"/>
      <w:r>
        <w:rPr>
          <w:rFonts w:hint="eastAsia"/>
        </w:rPr>
        <w:t>Maschinerie</w:t>
      </w:r>
      <w:proofErr w:type="spellEnd"/>
      <w:r>
        <w:rPr>
          <w:rFonts w:hint="eastAsia"/>
        </w:rPr>
        <w:t xml:space="preserve"> </w:t>
      </w:r>
      <w:proofErr w:type="spellStart"/>
      <w:r>
        <w:rPr>
          <w:rFonts w:hint="eastAsia"/>
        </w:rPr>
        <w:t>verfeinert</w:t>
      </w:r>
      <w:proofErr w:type="spellEnd"/>
      <w:r>
        <w:rPr>
          <w:rFonts w:hint="eastAsia"/>
        </w:rPr>
        <w:t xml:space="preserve"> </w:t>
      </w:r>
      <w:proofErr w:type="spellStart"/>
      <w:r>
        <w:rPr>
          <w:rFonts w:hint="eastAsia"/>
        </w:rPr>
        <w:t>habe</w:t>
      </w:r>
      <w:proofErr w:type="spellEnd"/>
      <w:r>
        <w:rPr>
          <w:rFonts w:hint="eastAsia"/>
        </w:rPr>
        <w:t xml:space="preserve">. Hegel </w:t>
      </w:r>
      <w:proofErr w:type="spellStart"/>
      <w:r>
        <w:rPr>
          <w:rFonts w:hint="eastAsia"/>
        </w:rPr>
        <w:t>seinerseits</w:t>
      </w:r>
      <w:proofErr w:type="spellEnd"/>
      <w:r>
        <w:rPr>
          <w:rFonts w:hint="eastAsia"/>
        </w:rPr>
        <w:t xml:space="preserve"> hat </w:t>
      </w:r>
      <w:proofErr w:type="spellStart"/>
      <w:r>
        <w:rPr>
          <w:rFonts w:hint="eastAsia"/>
        </w:rPr>
        <w:t>betont</w:t>
      </w:r>
      <w:proofErr w:type="spellEnd"/>
      <w:r>
        <w:rPr>
          <w:rFonts w:hint="eastAsia"/>
        </w:rPr>
        <w:t xml:space="preserve">, </w:t>
      </w:r>
      <w:proofErr w:type="spellStart"/>
      <w:r>
        <w:rPr>
          <w:rFonts w:hint="eastAsia"/>
        </w:rPr>
        <w:t>daß</w:t>
      </w:r>
      <w:proofErr w:type="spellEnd"/>
      <w:r>
        <w:rPr>
          <w:rFonts w:hint="eastAsia"/>
        </w:rPr>
        <w:t xml:space="preserve"> die </w:t>
      </w:r>
      <w:proofErr w:type="spellStart"/>
      <w:r>
        <w:rPr>
          <w:rFonts w:hint="eastAsia"/>
        </w:rPr>
        <w:t>Arbeitsteilung</w:t>
      </w:r>
      <w:proofErr w:type="spellEnd"/>
      <w:r>
        <w:rPr>
          <w:rFonts w:hint="eastAsia"/>
        </w:rPr>
        <w:t xml:space="preserve"> </w:t>
      </w:r>
      <w:proofErr w:type="spellStart"/>
      <w:r>
        <w:rPr>
          <w:rFonts w:hint="eastAsia"/>
        </w:rPr>
        <w:t>gewissermaßen</w:t>
      </w:r>
      <w:proofErr w:type="spellEnd"/>
      <w:r>
        <w:rPr>
          <w:rFonts w:hint="eastAsia"/>
        </w:rPr>
        <w:t xml:space="preserve"> der </w:t>
      </w:r>
      <w:proofErr w:type="spellStart"/>
      <w:r>
        <w:rPr>
          <w:rFonts w:hint="eastAsia"/>
        </w:rPr>
        <w:t>Einf</w:t>
      </w:r>
      <w:proofErr w:type="spellEnd"/>
      <w:r>
        <w:rPr>
          <w:rFonts w:hint="eastAsia"/>
        </w:rPr>
        <w:t>ü</w:t>
      </w:r>
      <w:proofErr w:type="spellStart"/>
      <w:r>
        <w:rPr>
          <w:rFonts w:hint="eastAsia"/>
        </w:rPr>
        <w:t>hrung</w:t>
      </w:r>
      <w:proofErr w:type="spellEnd"/>
      <w:r>
        <w:rPr>
          <w:rFonts w:hint="eastAsia"/>
        </w:rPr>
        <w:t xml:space="preserve"> der </w:t>
      </w:r>
      <w:proofErr w:type="spellStart"/>
      <w:r>
        <w:rPr>
          <w:rFonts w:hint="eastAsia"/>
        </w:rPr>
        <w:t>Maschinerie</w:t>
      </w:r>
      <w:proofErr w:type="spellEnd"/>
      <w:r>
        <w:rPr>
          <w:rFonts w:hint="eastAsia"/>
        </w:rPr>
        <w:t xml:space="preserve"> Bahn </w:t>
      </w:r>
      <w:proofErr w:type="spellStart"/>
      <w:r>
        <w:rPr>
          <w:rFonts w:hint="eastAsia"/>
        </w:rPr>
        <w:t>gebrochen</w:t>
      </w:r>
      <w:proofErr w:type="spellEnd"/>
      <w:r>
        <w:rPr>
          <w:rFonts w:hint="eastAsia"/>
        </w:rPr>
        <w:t xml:space="preserve"> </w:t>
      </w:r>
      <w:proofErr w:type="spellStart"/>
      <w:r>
        <w:rPr>
          <w:rFonts w:hint="eastAsia"/>
        </w:rPr>
        <w:t>habe</w:t>
      </w:r>
      <w:proofErr w:type="spellEnd"/>
      <w:r>
        <w:rPr>
          <w:rFonts w:hint="eastAsia"/>
        </w:rPr>
        <w:t xml:space="preserve">. »Die ... </w:t>
      </w:r>
      <w:proofErr w:type="spellStart"/>
      <w:r>
        <w:rPr>
          <w:rFonts w:hint="eastAsia"/>
        </w:rPr>
        <w:t>Vereinzelung</w:t>
      </w:r>
      <w:proofErr w:type="spellEnd"/>
      <w:r>
        <w:rPr>
          <w:rFonts w:hint="eastAsia"/>
        </w:rPr>
        <w:t xml:space="preserve"> des </w:t>
      </w:r>
      <w:proofErr w:type="spellStart"/>
      <w:r>
        <w:rPr>
          <w:rFonts w:hint="eastAsia"/>
        </w:rPr>
        <w:t>Inhalts</w:t>
      </w:r>
      <w:proofErr w:type="spellEnd"/>
      <w:r>
        <w:rPr>
          <w:rFonts w:hint="eastAsia"/>
        </w:rPr>
        <w:t xml:space="preserve"> ... </w:t>
      </w:r>
      <w:proofErr w:type="spellStart"/>
      <w:r>
        <w:rPr>
          <w:rFonts w:hint="eastAsia"/>
        </w:rPr>
        <w:t>gibt</w:t>
      </w:r>
      <w:proofErr w:type="spellEnd"/>
      <w:r>
        <w:rPr>
          <w:rFonts w:hint="eastAsia"/>
        </w:rPr>
        <w:t xml:space="preserve"> die </w:t>
      </w:r>
      <w:proofErr w:type="spellStart"/>
      <w:r>
        <w:rPr>
          <w:rFonts w:hint="eastAsia"/>
        </w:rPr>
        <w:t>Teilung</w:t>
      </w:r>
      <w:proofErr w:type="spellEnd"/>
      <w:r>
        <w:rPr>
          <w:rFonts w:hint="eastAsia"/>
        </w:rPr>
        <w:t xml:space="preserve"> der Arbeit ... Die </w:t>
      </w:r>
      <w:proofErr w:type="spellStart"/>
      <w:r>
        <w:rPr>
          <w:rFonts w:hint="eastAsia"/>
        </w:rPr>
        <w:t>damit</w:t>
      </w:r>
      <w:proofErr w:type="spellEnd"/>
      <w:r>
        <w:rPr>
          <w:rFonts w:hint="eastAsia"/>
        </w:rPr>
        <w:t xml:space="preserve"> </w:t>
      </w:r>
      <w:proofErr w:type="spellStart"/>
      <w:r>
        <w:rPr>
          <w:rFonts w:hint="eastAsia"/>
        </w:rPr>
        <w:t>zugleich</w:t>
      </w:r>
      <w:proofErr w:type="spellEnd"/>
      <w:r>
        <w:rPr>
          <w:rFonts w:hint="eastAsia"/>
        </w:rPr>
        <w:t xml:space="preserve"> </w:t>
      </w:r>
      <w:proofErr w:type="spellStart"/>
      <w:r>
        <w:rPr>
          <w:rFonts w:hint="eastAsia"/>
        </w:rPr>
        <w:t>abstraktere</w:t>
      </w:r>
      <w:proofErr w:type="spellEnd"/>
      <w:r>
        <w:rPr>
          <w:rFonts w:hint="eastAsia"/>
        </w:rPr>
        <w:t xml:space="preserve"> Arbeit f</w:t>
      </w:r>
      <w:r>
        <w:rPr>
          <w:rFonts w:hint="eastAsia"/>
        </w:rPr>
        <w:t>ü</w:t>
      </w:r>
      <w:proofErr w:type="spellStart"/>
      <w:r>
        <w:rPr>
          <w:rFonts w:hint="eastAsia"/>
        </w:rPr>
        <w:t>hrt</w:t>
      </w:r>
      <w:proofErr w:type="spellEnd"/>
      <w:r>
        <w:rPr>
          <w:rFonts w:hint="eastAsia"/>
        </w:rPr>
        <w:t xml:space="preserve"> </w:t>
      </w:r>
      <w:proofErr w:type="spellStart"/>
      <w:r>
        <w:rPr>
          <w:rFonts w:hint="eastAsia"/>
        </w:rPr>
        <w:t>einerseits</w:t>
      </w:r>
      <w:proofErr w:type="spellEnd"/>
      <w:r>
        <w:rPr>
          <w:rFonts w:hint="eastAsia"/>
        </w:rPr>
        <w:t xml:space="preserve"> </w:t>
      </w:r>
      <w:proofErr w:type="spellStart"/>
      <w:r>
        <w:rPr>
          <w:rFonts w:hint="eastAsia"/>
        </w:rPr>
        <w:t>durch</w:t>
      </w:r>
      <w:proofErr w:type="spellEnd"/>
      <w:r>
        <w:rPr>
          <w:rFonts w:hint="eastAsia"/>
        </w:rPr>
        <w:t xml:space="preserve"> </w:t>
      </w:r>
      <w:proofErr w:type="spellStart"/>
      <w:r>
        <w:rPr>
          <w:rFonts w:hint="eastAsia"/>
        </w:rPr>
        <w:t>ihre</w:t>
      </w:r>
      <w:proofErr w:type="spellEnd"/>
      <w:r>
        <w:rPr>
          <w:rFonts w:hint="eastAsia"/>
        </w:rPr>
        <w:t xml:space="preserve"> </w:t>
      </w:r>
      <w:proofErr w:type="spellStart"/>
      <w:r>
        <w:rPr>
          <w:rFonts w:hint="eastAsia"/>
        </w:rPr>
        <w:t>Einförmigkeit</w:t>
      </w:r>
      <w:proofErr w:type="spellEnd"/>
      <w:r>
        <w:rPr>
          <w:rFonts w:hint="eastAsia"/>
        </w:rPr>
        <w:t xml:space="preserve"> auf die </w:t>
      </w:r>
      <w:proofErr w:type="spellStart"/>
      <w:r>
        <w:rPr>
          <w:rFonts w:hint="eastAsia"/>
        </w:rPr>
        <w:t>Leichtigkeit</w:t>
      </w:r>
      <w:proofErr w:type="spellEnd"/>
      <w:r>
        <w:rPr>
          <w:rFonts w:hint="eastAsia"/>
        </w:rPr>
        <w:t xml:space="preserve"> der Arbeit und die </w:t>
      </w:r>
      <w:proofErr w:type="spellStart"/>
      <w:r>
        <w:rPr>
          <w:rFonts w:hint="eastAsia"/>
        </w:rPr>
        <w:t>Vermehrung</w:t>
      </w:r>
      <w:proofErr w:type="spellEnd"/>
      <w:r>
        <w:rPr>
          <w:rFonts w:hint="eastAsia"/>
        </w:rPr>
        <w:t xml:space="preserve"> der Produktion, </w:t>
      </w:r>
      <w:proofErr w:type="spellStart"/>
      <w:r>
        <w:rPr>
          <w:rFonts w:hint="eastAsia"/>
        </w:rPr>
        <w:t>andererseits</w:t>
      </w:r>
      <w:proofErr w:type="spellEnd"/>
      <w:r>
        <w:rPr>
          <w:rFonts w:hint="eastAsia"/>
        </w:rPr>
        <w:t xml:space="preserve"> </w:t>
      </w:r>
      <w:proofErr w:type="spellStart"/>
      <w:r>
        <w:rPr>
          <w:rFonts w:hint="eastAsia"/>
        </w:rPr>
        <w:t>zur</w:t>
      </w:r>
      <w:proofErr w:type="spellEnd"/>
      <w:r>
        <w:rPr>
          <w:rFonts w:hint="eastAsia"/>
        </w:rPr>
        <w:t xml:space="preserve"> </w:t>
      </w:r>
      <w:proofErr w:type="spellStart"/>
      <w:r>
        <w:rPr>
          <w:rFonts w:hint="eastAsia"/>
        </w:rPr>
        <w:t>Beschränkung</w:t>
      </w:r>
      <w:proofErr w:type="spellEnd"/>
      <w:r>
        <w:rPr>
          <w:rFonts w:hint="eastAsia"/>
        </w:rPr>
        <w:t xml:space="preserve"> auf </w:t>
      </w:r>
      <w:proofErr w:type="spellStart"/>
      <w:r>
        <w:rPr>
          <w:rFonts w:hint="eastAsia"/>
        </w:rPr>
        <w:t>eine</w:t>
      </w:r>
      <w:proofErr w:type="spellEnd"/>
      <w:r>
        <w:rPr>
          <w:rFonts w:hint="eastAsia"/>
        </w:rPr>
        <w:t xml:space="preserve"> </w:t>
      </w:r>
      <w:proofErr w:type="spellStart"/>
      <w:r>
        <w:rPr>
          <w:rFonts w:hint="eastAsia"/>
        </w:rPr>
        <w:t>Geschicklichkeit</w:t>
      </w:r>
      <w:proofErr w:type="spellEnd"/>
      <w:r>
        <w:rPr>
          <w:rFonts w:hint="eastAsia"/>
        </w:rPr>
        <w:t xml:space="preserve"> und </w:t>
      </w:r>
      <w:proofErr w:type="spellStart"/>
      <w:r>
        <w:rPr>
          <w:rFonts w:hint="eastAsia"/>
        </w:rPr>
        <w:t>damit</w:t>
      </w:r>
      <w:proofErr w:type="spellEnd"/>
      <w:r>
        <w:rPr>
          <w:rFonts w:hint="eastAsia"/>
        </w:rPr>
        <w:t xml:space="preserve"> </w:t>
      </w:r>
      <w:proofErr w:type="spellStart"/>
      <w:r>
        <w:rPr>
          <w:rFonts w:hint="eastAsia"/>
        </w:rPr>
        <w:t>zur</w:t>
      </w:r>
      <w:proofErr w:type="spellEnd"/>
      <w:r>
        <w:rPr>
          <w:rFonts w:hint="eastAsia"/>
        </w:rPr>
        <w:t xml:space="preserve"> </w:t>
      </w:r>
      <w:proofErr w:type="spellStart"/>
      <w:r>
        <w:rPr>
          <w:rFonts w:hint="eastAsia"/>
        </w:rPr>
        <w:t>unbedingten</w:t>
      </w:r>
      <w:proofErr w:type="spellEnd"/>
      <w:r>
        <w:rPr>
          <w:rFonts w:hint="eastAsia"/>
        </w:rPr>
        <w:t xml:space="preserve"> </w:t>
      </w:r>
      <w:proofErr w:type="spellStart"/>
      <w:r>
        <w:rPr>
          <w:rFonts w:hint="eastAsia"/>
        </w:rPr>
        <w:t>Abhängigkeit</w:t>
      </w:r>
      <w:proofErr w:type="spellEnd"/>
      <w:r>
        <w:rPr>
          <w:rFonts w:hint="eastAsia"/>
        </w:rPr>
        <w:t xml:space="preserve"> von dem </w:t>
      </w:r>
      <w:proofErr w:type="spellStart"/>
      <w:r>
        <w:rPr>
          <w:rFonts w:hint="eastAsia"/>
        </w:rPr>
        <w:t>gesellschaftlichen</w:t>
      </w:r>
      <w:proofErr w:type="spellEnd"/>
      <w:r>
        <w:rPr>
          <w:rFonts w:hint="eastAsia"/>
        </w:rPr>
        <w:t xml:space="preserve"> </w:t>
      </w:r>
      <w:proofErr w:type="spellStart"/>
      <w:r>
        <w:rPr>
          <w:rFonts w:hint="eastAsia"/>
        </w:rPr>
        <w:t>Zusammenhänge</w:t>
      </w:r>
      <w:proofErr w:type="spellEnd"/>
      <w:r>
        <w:rPr>
          <w:rFonts w:hint="eastAsia"/>
        </w:rPr>
        <w:t xml:space="preserve">. Die </w:t>
      </w:r>
      <w:proofErr w:type="spellStart"/>
      <w:r>
        <w:rPr>
          <w:rFonts w:hint="eastAsia"/>
        </w:rPr>
        <w:t>Geschicklichkeit</w:t>
      </w:r>
      <w:proofErr w:type="spellEnd"/>
      <w:r>
        <w:rPr>
          <w:rFonts w:hint="eastAsia"/>
        </w:rPr>
        <w:t xml:space="preserve"> </w:t>
      </w:r>
      <w:proofErr w:type="spellStart"/>
      <w:r>
        <w:rPr>
          <w:rFonts w:hint="eastAsia"/>
        </w:rPr>
        <w:t>selbst</w:t>
      </w:r>
      <w:proofErr w:type="spellEnd"/>
      <w:r>
        <w:rPr>
          <w:rFonts w:hint="eastAsia"/>
        </w:rPr>
        <w:t xml:space="preserve"> </w:t>
      </w:r>
      <w:proofErr w:type="spellStart"/>
      <w:r>
        <w:rPr>
          <w:rFonts w:hint="eastAsia"/>
        </w:rPr>
        <w:t>wird</w:t>
      </w:r>
      <w:proofErr w:type="spellEnd"/>
      <w:r>
        <w:rPr>
          <w:rFonts w:hint="eastAsia"/>
        </w:rPr>
        <w:t xml:space="preserve"> auf </w:t>
      </w:r>
      <w:proofErr w:type="spellStart"/>
      <w:r>
        <w:rPr>
          <w:rFonts w:hint="eastAsia"/>
        </w:rPr>
        <w:t>diese</w:t>
      </w:r>
      <w:proofErr w:type="spellEnd"/>
      <w:r>
        <w:rPr>
          <w:rFonts w:hint="eastAsia"/>
        </w:rPr>
        <w:t xml:space="preserve"> Weise </w:t>
      </w:r>
      <w:proofErr w:type="spellStart"/>
      <w:r>
        <w:rPr>
          <w:rFonts w:hint="eastAsia"/>
        </w:rPr>
        <w:t>mechanisch</w:t>
      </w:r>
      <w:proofErr w:type="spellEnd"/>
      <w:r>
        <w:rPr>
          <w:rFonts w:hint="eastAsia"/>
        </w:rPr>
        <w:t xml:space="preserve"> und </w:t>
      </w:r>
      <w:proofErr w:type="spellStart"/>
      <w:r>
        <w:rPr>
          <w:rFonts w:hint="eastAsia"/>
        </w:rPr>
        <w:t>bekommt</w:t>
      </w:r>
      <w:proofErr w:type="spellEnd"/>
      <w:r>
        <w:rPr>
          <w:rFonts w:hint="eastAsia"/>
        </w:rPr>
        <w:t xml:space="preserve"> die </w:t>
      </w:r>
      <w:proofErr w:type="spellStart"/>
      <w:r>
        <w:rPr>
          <w:rFonts w:hint="eastAsia"/>
        </w:rPr>
        <w:t>Fähigkeit</w:t>
      </w:r>
      <w:proofErr w:type="spellEnd"/>
      <w:r>
        <w:rPr>
          <w:rFonts w:hint="eastAsia"/>
        </w:rPr>
        <w:t xml:space="preserve">, an die Stelle </w:t>
      </w:r>
      <w:proofErr w:type="spellStart"/>
      <w:r>
        <w:rPr>
          <w:rFonts w:hint="eastAsia"/>
        </w:rPr>
        <w:t>menschlicher</w:t>
      </w:r>
      <w:proofErr w:type="spellEnd"/>
      <w:r>
        <w:rPr>
          <w:rFonts w:hint="eastAsia"/>
        </w:rPr>
        <w:t xml:space="preserve"> Arbeit die </w:t>
      </w:r>
      <w:proofErr w:type="spellStart"/>
      <w:r>
        <w:rPr>
          <w:rFonts w:hint="eastAsia"/>
        </w:rPr>
        <w:t>Maschine</w:t>
      </w:r>
      <w:proofErr w:type="spellEnd"/>
      <w:r>
        <w:rPr>
          <w:rFonts w:hint="eastAsia"/>
        </w:rPr>
        <w:t xml:space="preserve"> </w:t>
      </w:r>
      <w:proofErr w:type="spellStart"/>
      <w:r>
        <w:rPr>
          <w:rFonts w:hint="eastAsia"/>
        </w:rPr>
        <w:t>treten</w:t>
      </w:r>
      <w:proofErr w:type="spellEnd"/>
      <w:r>
        <w:rPr>
          <w:rFonts w:hint="eastAsia"/>
        </w:rPr>
        <w:t xml:space="preserve"> </w:t>
      </w:r>
      <w:proofErr w:type="spellStart"/>
      <w:r>
        <w:rPr>
          <w:rFonts w:hint="eastAsia"/>
        </w:rPr>
        <w:t>zu</w:t>
      </w:r>
      <w:proofErr w:type="spellEnd"/>
      <w:r>
        <w:rPr>
          <w:rFonts w:hint="eastAsia"/>
        </w:rPr>
        <w:t xml:space="preserve"> </w:t>
      </w:r>
      <w:proofErr w:type="spellStart"/>
      <w:proofErr w:type="gramStart"/>
      <w:r>
        <w:rPr>
          <w:rFonts w:hint="eastAsia"/>
        </w:rPr>
        <w:t>lassen</w:t>
      </w:r>
      <w:proofErr w:type="spellEnd"/>
      <w:r>
        <w:rPr>
          <w:rFonts w:hint="eastAsia"/>
        </w:rPr>
        <w:t>.«</w:t>
      </w:r>
      <w:proofErr w:type="gramEnd"/>
      <w:r>
        <w:rPr>
          <w:rFonts w:hint="eastAsia"/>
        </w:rPr>
        <w:t xml:space="preserve"> Hegel: </w:t>
      </w:r>
      <w:proofErr w:type="spellStart"/>
      <w:r>
        <w:rPr>
          <w:rFonts w:hint="eastAsia"/>
        </w:rPr>
        <w:t>Enzyklopädie</w:t>
      </w:r>
      <w:proofErr w:type="spellEnd"/>
      <w:r>
        <w:rPr>
          <w:rFonts w:hint="eastAsia"/>
        </w:rPr>
        <w:t xml:space="preserve"> der </w:t>
      </w:r>
      <w:proofErr w:type="spellStart"/>
      <w:r>
        <w:rPr>
          <w:rFonts w:hint="eastAsia"/>
        </w:rPr>
        <w:t>ph</w:t>
      </w:r>
      <w:proofErr w:type="spellEnd"/>
      <w:r>
        <w:rPr>
          <w:rFonts w:hint="eastAsia"/>
        </w:rPr>
        <w:t>(</w:t>
      </w:r>
      <w:proofErr w:type="spellStart"/>
      <w:r>
        <w:rPr>
          <w:rFonts w:hint="eastAsia"/>
        </w:rPr>
        <w:t>ilosophischen</w:t>
      </w:r>
      <w:proofErr w:type="spellEnd"/>
      <w:r>
        <w:rPr>
          <w:rFonts w:hint="eastAsia"/>
        </w:rPr>
        <w:t xml:space="preserve">) </w:t>
      </w:r>
      <w:proofErr w:type="spellStart"/>
      <w:r>
        <w:rPr>
          <w:rFonts w:hint="eastAsia"/>
        </w:rPr>
        <w:t>Wissenschaften</w:t>
      </w:r>
      <w:proofErr w:type="spellEnd"/>
      <w:r>
        <w:rPr>
          <w:rFonts w:hint="eastAsia"/>
        </w:rPr>
        <w:t xml:space="preserve"> </w:t>
      </w:r>
      <w:proofErr w:type="spellStart"/>
      <w:r>
        <w:rPr>
          <w:rFonts w:hint="eastAsia"/>
        </w:rPr>
        <w:t>im</w:t>
      </w:r>
      <w:proofErr w:type="spellEnd"/>
      <w:r>
        <w:rPr>
          <w:rFonts w:hint="eastAsia"/>
        </w:rPr>
        <w:t xml:space="preserve"> Grundrisse </w:t>
      </w:r>
      <w:proofErr w:type="spellStart"/>
      <w:r>
        <w:rPr>
          <w:rFonts w:hint="eastAsia"/>
        </w:rPr>
        <w:t>Lpz</w:t>
      </w:r>
      <w:proofErr w:type="spellEnd"/>
      <w:r>
        <w:rPr>
          <w:rFonts w:hint="eastAsia"/>
        </w:rPr>
        <w:t xml:space="preserve"> 1920 p 436 (</w:t>
      </w:r>
      <w:r>
        <w:rPr>
          <w:rFonts w:hint="eastAsia"/>
        </w:rPr>
        <w:t>§</w:t>
      </w:r>
      <w:r>
        <w:rPr>
          <w:rFonts w:hint="eastAsia"/>
        </w:rPr>
        <w:t xml:space="preserve">525/6) </w:t>
      </w:r>
    </w:p>
    <w:p w14:paraId="0909CD8B" w14:textId="68A117E0" w:rsidR="00572209" w:rsidRDefault="00000000" w:rsidP="00EA67E3">
      <w:pPr>
        <w:spacing w:line="360" w:lineRule="auto"/>
        <w:jc w:val="right"/>
      </w:pPr>
      <w:r>
        <w:rPr>
          <w:rFonts w:hint="eastAsia"/>
        </w:rPr>
        <w:t>[X 12 a, 4]</w:t>
      </w:r>
    </w:p>
    <w:p w14:paraId="1283512D" w14:textId="77777777" w:rsidR="00EA67E3" w:rsidRDefault="00000000">
      <w:pPr>
        <w:spacing w:line="360" w:lineRule="auto"/>
      </w:pPr>
      <w:r>
        <w:rPr>
          <w:rFonts w:hint="eastAsia"/>
        </w:rPr>
        <w:t>马克思反对蒲鲁东将机器和分工视为对立，他强调</w:t>
      </w:r>
      <w:proofErr w:type="gramStart"/>
      <w:r>
        <w:rPr>
          <w:rFonts w:hint="eastAsia"/>
        </w:rPr>
        <w:t>分工自</w:t>
      </w:r>
      <w:proofErr w:type="gramEnd"/>
      <w:r>
        <w:rPr>
          <w:rFonts w:hint="eastAsia"/>
        </w:rPr>
        <w:t>机器引入以来如何变得精细化了。黑格尔本人则强调，分工在某种意义上为机器的引入铺平了道路。“内容的个体化</w:t>
      </w:r>
      <w:r w:rsidR="007B62BC">
        <w:rPr>
          <w:rFonts w:hint="eastAsia"/>
        </w:rPr>
        <w:t>造就</w:t>
      </w:r>
      <w:r>
        <w:rPr>
          <w:rFonts w:hint="eastAsia"/>
        </w:rPr>
        <w:t>了分工……这种同时更抽象的劳动一方面通过其单一性导致劳动的轻松和生产的增加，另一方面导致局限于一种技能并从而造成对社会联系的无条件依赖。技能本身由此变得机械，并获得了让机器代替人类劳动的能力。”黑格尔（</w:t>
      </w:r>
      <w:r>
        <w:rPr>
          <w:rFonts w:hint="eastAsia"/>
        </w:rPr>
        <w:t>Hegel</w:t>
      </w:r>
      <w:r>
        <w:rPr>
          <w:rFonts w:hint="eastAsia"/>
        </w:rPr>
        <w:t>）：《哲学科学百科全书纲要》（</w:t>
      </w:r>
      <w:proofErr w:type="spellStart"/>
      <w:r>
        <w:rPr>
          <w:rFonts w:hint="eastAsia"/>
          <w:i/>
          <w:iCs/>
        </w:rPr>
        <w:t>Enzyklopädie</w:t>
      </w:r>
      <w:proofErr w:type="spellEnd"/>
      <w:r>
        <w:rPr>
          <w:rFonts w:hint="eastAsia"/>
          <w:i/>
          <w:iCs/>
        </w:rPr>
        <w:t xml:space="preserve"> der </w:t>
      </w:r>
      <w:proofErr w:type="spellStart"/>
      <w:r>
        <w:rPr>
          <w:rFonts w:hint="eastAsia"/>
          <w:i/>
          <w:iCs/>
        </w:rPr>
        <w:t>philosophischen</w:t>
      </w:r>
      <w:proofErr w:type="spellEnd"/>
      <w:r>
        <w:rPr>
          <w:rFonts w:hint="eastAsia"/>
          <w:i/>
          <w:iCs/>
        </w:rPr>
        <w:t xml:space="preserve"> </w:t>
      </w:r>
      <w:proofErr w:type="spellStart"/>
      <w:r>
        <w:rPr>
          <w:rFonts w:hint="eastAsia"/>
          <w:i/>
          <w:iCs/>
        </w:rPr>
        <w:t>Wissenschaften</w:t>
      </w:r>
      <w:proofErr w:type="spellEnd"/>
      <w:r>
        <w:rPr>
          <w:rFonts w:hint="eastAsia"/>
          <w:i/>
          <w:iCs/>
        </w:rPr>
        <w:t xml:space="preserve"> </w:t>
      </w:r>
      <w:proofErr w:type="spellStart"/>
      <w:r>
        <w:rPr>
          <w:rFonts w:hint="eastAsia"/>
          <w:i/>
          <w:iCs/>
        </w:rPr>
        <w:t>im</w:t>
      </w:r>
      <w:proofErr w:type="spellEnd"/>
      <w:r>
        <w:rPr>
          <w:rFonts w:hint="eastAsia"/>
          <w:i/>
          <w:iCs/>
        </w:rPr>
        <w:t xml:space="preserve"> Grundrisse</w:t>
      </w:r>
      <w:r>
        <w:rPr>
          <w:rFonts w:hint="eastAsia"/>
        </w:rPr>
        <w:t>），莱比锡（</w:t>
      </w:r>
      <w:r>
        <w:rPr>
          <w:rFonts w:hint="eastAsia"/>
        </w:rPr>
        <w:t>1920</w:t>
      </w:r>
      <w:r>
        <w:rPr>
          <w:rFonts w:hint="eastAsia"/>
        </w:rPr>
        <w:t>年），第</w:t>
      </w:r>
      <w:r>
        <w:rPr>
          <w:rFonts w:hint="eastAsia"/>
        </w:rPr>
        <w:t>436</w:t>
      </w:r>
      <w:r>
        <w:rPr>
          <w:rFonts w:hint="eastAsia"/>
        </w:rPr>
        <w:t>页（§</w:t>
      </w:r>
      <w:r>
        <w:rPr>
          <w:rFonts w:hint="eastAsia"/>
        </w:rPr>
        <w:t>525/6</w:t>
      </w:r>
      <w:r>
        <w:rPr>
          <w:rFonts w:hint="eastAsia"/>
        </w:rPr>
        <w:t>）</w:t>
      </w:r>
    </w:p>
    <w:p w14:paraId="388C2118" w14:textId="6C9A0B0A" w:rsidR="00572209" w:rsidRDefault="00000000" w:rsidP="00EA67E3">
      <w:pPr>
        <w:spacing w:line="360" w:lineRule="auto"/>
        <w:jc w:val="right"/>
        <w:rPr>
          <w:rFonts w:hint="eastAsia"/>
        </w:rPr>
      </w:pPr>
      <w:r>
        <w:rPr>
          <w:rFonts w:hint="eastAsia"/>
        </w:rPr>
        <w:t>[X 12 a, 4]</w:t>
      </w:r>
    </w:p>
    <w:p w14:paraId="319085CC" w14:textId="77777777" w:rsidR="00EA67E3" w:rsidRDefault="00000000">
      <w:pPr>
        <w:spacing w:line="360" w:lineRule="auto"/>
        <w:rPr>
          <w:lang w:val="fr-CA"/>
        </w:rPr>
      </w:pPr>
      <w:r>
        <w:rPr>
          <w:rFonts w:hint="eastAsia"/>
          <w:lang w:val="fr-CA"/>
        </w:rPr>
        <w:t>Die Kritik des jungen Marx an den droits de l</w:t>
      </w:r>
      <w:r>
        <w:rPr>
          <w:lang w:val="fr-CA"/>
        </w:rPr>
        <w:t>’</w:t>
      </w:r>
      <w:r>
        <w:rPr>
          <w:rFonts w:hint="eastAsia"/>
          <w:lang w:val="fr-CA"/>
        </w:rPr>
        <w:t xml:space="preserve">homme wie sie von den droits du citoyen geschieden sind. »Keines der sogenannten Menschenrechte geht ... </w:t>
      </w:r>
      <w:r>
        <w:rPr>
          <w:rFonts w:hint="eastAsia"/>
          <w:lang w:val="fr-CA"/>
        </w:rPr>
        <w:t>ü</w:t>
      </w:r>
      <w:r>
        <w:rPr>
          <w:rFonts w:hint="eastAsia"/>
          <w:lang w:val="fr-CA"/>
        </w:rPr>
        <w:t xml:space="preserve">ber den egoistischen Menschen hinaus ... Weit entfernt, daß der Mensch in ihnen als Gattungswesen aufgefaßt wurde, erscheint vielmehr das Gattungsleben selbst, die </w:t>
      </w:r>
      <w:r>
        <w:rPr>
          <w:rFonts w:hint="eastAsia"/>
          <w:lang w:val="fr-CA"/>
        </w:rPr>
        <w:lastRenderedPageBreak/>
        <w:t>Gesellschaft, als ein den Individuen äußerlicher Rahmen ... Das einzige Band, das sie zusammenhält, ist die Natur-Notwendigkeit, das Bed</w:t>
      </w:r>
      <w:r>
        <w:rPr>
          <w:rFonts w:hint="eastAsia"/>
          <w:lang w:val="fr-CA"/>
        </w:rPr>
        <w:t>ü</w:t>
      </w:r>
      <w:r>
        <w:rPr>
          <w:rFonts w:hint="eastAsia"/>
          <w:lang w:val="fr-CA"/>
        </w:rPr>
        <w:t>rfnis und das Privatinteresse, die Konservation ihres Eigentums und ihrer egoistischen Person. Es ist... rätselhaft, ... daß das Staatsb</w:t>
      </w:r>
      <w:r>
        <w:rPr>
          <w:rFonts w:hint="eastAsia"/>
          <w:lang w:val="fr-CA"/>
        </w:rPr>
        <w:t>ü</w:t>
      </w:r>
      <w:r>
        <w:rPr>
          <w:rFonts w:hint="eastAsia"/>
          <w:lang w:val="fr-CA"/>
        </w:rPr>
        <w:t xml:space="preserve">rgertum, das </w:t>
      </w:r>
      <w:r>
        <w:rPr>
          <w:rFonts w:hint="eastAsia"/>
          <w:i/>
          <w:iCs/>
          <w:lang w:val="fr-CA"/>
        </w:rPr>
        <w:t>politische Gemeinwesen</w:t>
      </w:r>
      <w:r>
        <w:rPr>
          <w:rFonts w:hint="eastAsia"/>
          <w:lang w:val="fr-CA"/>
        </w:rPr>
        <w:t xml:space="preserve"> von den politischen Emanzipatoren sogar zum bloßen </w:t>
      </w:r>
      <w:r>
        <w:rPr>
          <w:rFonts w:hint="eastAsia"/>
          <w:i/>
          <w:iCs/>
          <w:lang w:val="fr-CA"/>
        </w:rPr>
        <w:t xml:space="preserve">Mittel </w:t>
      </w:r>
      <w:r>
        <w:rPr>
          <w:rFonts w:hint="eastAsia"/>
          <w:lang w:val="fr-CA"/>
        </w:rPr>
        <w:t>f</w:t>
      </w:r>
      <w:r>
        <w:rPr>
          <w:rFonts w:hint="eastAsia"/>
          <w:lang w:val="fr-CA"/>
        </w:rPr>
        <w:t>ü</w:t>
      </w:r>
      <w:r>
        <w:rPr>
          <w:rFonts w:hint="eastAsia"/>
          <w:lang w:val="fr-CA"/>
        </w:rPr>
        <w:t>r die Erhaltung dieser sogenannten Menschenrechte herabgesetzt, daß also der citoyen zum Diener des egoistischen homme erklärt, die Sphäre, in we1cher der Mensch sich als Gemeinwesen verhält, unter die Sphäre, in we1cher er sich als Teilwesen verhält, degradiert, endlich nicht der Mensch als citoyen, sondern der Mensch als bourgeois f</w:t>
      </w:r>
      <w:r>
        <w:rPr>
          <w:rFonts w:hint="eastAsia"/>
          <w:lang w:val="fr-CA"/>
        </w:rPr>
        <w:t>ü</w:t>
      </w:r>
      <w:r>
        <w:rPr>
          <w:rFonts w:hint="eastAsia"/>
          <w:lang w:val="fr-CA"/>
        </w:rPr>
        <w:t xml:space="preserve">r den </w:t>
      </w:r>
      <w:r>
        <w:rPr>
          <w:rFonts w:hint="eastAsia"/>
          <w:i/>
          <w:iCs/>
          <w:lang w:val="fr-CA"/>
        </w:rPr>
        <w:t xml:space="preserve">eigentlichen </w:t>
      </w:r>
      <w:r>
        <w:rPr>
          <w:rFonts w:hint="eastAsia"/>
          <w:lang w:val="fr-CA"/>
        </w:rPr>
        <w:t xml:space="preserve">und </w:t>
      </w:r>
      <w:r>
        <w:rPr>
          <w:rFonts w:hint="eastAsia"/>
          <w:i/>
          <w:iCs/>
          <w:lang w:val="fr-CA"/>
        </w:rPr>
        <w:t xml:space="preserve">wahren </w:t>
      </w:r>
      <w:r>
        <w:rPr>
          <w:rFonts w:hint="eastAsia"/>
          <w:lang w:val="fr-CA"/>
        </w:rPr>
        <w:t xml:space="preserve">Menschen genommen wird ... </w:t>
      </w:r>
      <w:r>
        <w:rPr>
          <w:rFonts w:hint="eastAsia"/>
        </w:rPr>
        <w:t xml:space="preserve">Das </w:t>
      </w:r>
      <w:proofErr w:type="spellStart"/>
      <w:r>
        <w:rPr>
          <w:rFonts w:hint="eastAsia"/>
        </w:rPr>
        <w:t>Rätsel</w:t>
      </w:r>
      <w:proofErr w:type="spellEnd"/>
      <w:r>
        <w:rPr>
          <w:rFonts w:hint="eastAsia"/>
        </w:rPr>
        <w:t xml:space="preserve"> </w:t>
      </w:r>
      <w:proofErr w:type="spellStart"/>
      <w:r>
        <w:rPr>
          <w:rFonts w:hint="eastAsia"/>
        </w:rPr>
        <w:t>löst</w:t>
      </w:r>
      <w:proofErr w:type="spellEnd"/>
      <w:r>
        <w:rPr>
          <w:rFonts w:hint="eastAsia"/>
        </w:rPr>
        <w:t xml:space="preserve"> </w:t>
      </w:r>
      <w:proofErr w:type="spellStart"/>
      <w:r>
        <w:rPr>
          <w:rFonts w:hint="eastAsia"/>
        </w:rPr>
        <w:t>sich</w:t>
      </w:r>
      <w:proofErr w:type="spellEnd"/>
      <w:r>
        <w:rPr>
          <w:rFonts w:hint="eastAsia"/>
        </w:rPr>
        <w:t xml:space="preserve"> </w:t>
      </w:r>
      <w:proofErr w:type="spellStart"/>
      <w:r>
        <w:rPr>
          <w:rFonts w:hint="eastAsia"/>
        </w:rPr>
        <w:t>einfach</w:t>
      </w:r>
      <w:proofErr w:type="spellEnd"/>
      <w:r>
        <w:rPr>
          <w:rFonts w:hint="eastAsia"/>
        </w:rPr>
        <w:t xml:space="preserve"> ... We1ches war der </w:t>
      </w:r>
      <w:proofErr w:type="spellStart"/>
      <w:r>
        <w:rPr>
          <w:rFonts w:hint="eastAsia"/>
        </w:rPr>
        <w:t>Charakter</w:t>
      </w:r>
      <w:proofErr w:type="spellEnd"/>
      <w:r>
        <w:rPr>
          <w:rFonts w:hint="eastAsia"/>
        </w:rPr>
        <w:t xml:space="preserve"> der </w:t>
      </w:r>
      <w:proofErr w:type="spellStart"/>
      <w:r>
        <w:rPr>
          <w:rFonts w:hint="eastAsia"/>
        </w:rPr>
        <w:t>alten</w:t>
      </w:r>
      <w:proofErr w:type="spellEnd"/>
      <w:r>
        <w:rPr>
          <w:rFonts w:hint="eastAsia"/>
        </w:rPr>
        <w:t xml:space="preserve"> Gesellschaft?... Die </w:t>
      </w:r>
      <w:proofErr w:type="spellStart"/>
      <w:r>
        <w:rPr>
          <w:rFonts w:hint="eastAsia"/>
          <w:i/>
          <w:iCs/>
        </w:rPr>
        <w:t>Feudalität</w:t>
      </w:r>
      <w:proofErr w:type="spellEnd"/>
      <w:r>
        <w:rPr>
          <w:rFonts w:hint="eastAsia"/>
        </w:rPr>
        <w:t xml:space="preserve">. Die </w:t>
      </w:r>
      <w:proofErr w:type="spellStart"/>
      <w:r>
        <w:rPr>
          <w:rFonts w:hint="eastAsia"/>
        </w:rPr>
        <w:t>alte</w:t>
      </w:r>
      <w:proofErr w:type="spellEnd"/>
      <w:r>
        <w:rPr>
          <w:rFonts w:hint="eastAsia"/>
        </w:rPr>
        <w:t xml:space="preserve"> b</w:t>
      </w:r>
      <w:r>
        <w:rPr>
          <w:rFonts w:hint="eastAsia"/>
        </w:rPr>
        <w:t>ü</w:t>
      </w:r>
      <w:proofErr w:type="spellStart"/>
      <w:r>
        <w:rPr>
          <w:rFonts w:hint="eastAsia"/>
        </w:rPr>
        <w:t>rgerliche</w:t>
      </w:r>
      <w:proofErr w:type="spellEnd"/>
      <w:r>
        <w:rPr>
          <w:rFonts w:hint="eastAsia"/>
        </w:rPr>
        <w:t xml:space="preserve"> Gesellschaft </w:t>
      </w:r>
      <w:proofErr w:type="spellStart"/>
      <w:r>
        <w:rPr>
          <w:rFonts w:hint="eastAsia"/>
        </w:rPr>
        <w:t>hatte</w:t>
      </w:r>
      <w:proofErr w:type="spellEnd"/>
      <w:r>
        <w:rPr>
          <w:rFonts w:hint="eastAsia"/>
        </w:rPr>
        <w:t xml:space="preserve"> </w:t>
      </w:r>
      <w:proofErr w:type="spellStart"/>
      <w:r>
        <w:rPr>
          <w:rFonts w:hint="eastAsia"/>
          <w:i/>
          <w:iCs/>
        </w:rPr>
        <w:t>unmittelbar</w:t>
      </w:r>
      <w:proofErr w:type="spellEnd"/>
      <w:r>
        <w:rPr>
          <w:rFonts w:hint="eastAsia"/>
          <w:i/>
          <w:iCs/>
        </w:rPr>
        <w:t xml:space="preserve"> </w:t>
      </w:r>
      <w:proofErr w:type="spellStart"/>
      <w:r>
        <w:rPr>
          <w:rFonts w:hint="eastAsia"/>
        </w:rPr>
        <w:t>einen</w:t>
      </w:r>
      <w:proofErr w:type="spellEnd"/>
      <w:r>
        <w:rPr>
          <w:rFonts w:hint="eastAsia"/>
        </w:rPr>
        <w:t xml:space="preserve"> </w:t>
      </w:r>
      <w:proofErr w:type="spellStart"/>
      <w:r>
        <w:rPr>
          <w:rFonts w:hint="eastAsia"/>
          <w:i/>
          <w:iCs/>
        </w:rPr>
        <w:t>politischen</w:t>
      </w:r>
      <w:proofErr w:type="spellEnd"/>
      <w:r>
        <w:rPr>
          <w:rFonts w:hint="eastAsia"/>
          <w:i/>
          <w:iCs/>
        </w:rPr>
        <w:t xml:space="preserve"> </w:t>
      </w:r>
      <w:proofErr w:type="spellStart"/>
      <w:r>
        <w:rPr>
          <w:rFonts w:hint="eastAsia"/>
        </w:rPr>
        <w:t>Charakter</w:t>
      </w:r>
      <w:proofErr w:type="spellEnd"/>
      <w:r>
        <w:rPr>
          <w:rFonts w:hint="eastAsia"/>
        </w:rPr>
        <w:t xml:space="preserve"> ... Die </w:t>
      </w:r>
      <w:proofErr w:type="spellStart"/>
      <w:r>
        <w:rPr>
          <w:rFonts w:hint="eastAsia"/>
        </w:rPr>
        <w:t>politische</w:t>
      </w:r>
      <w:proofErr w:type="spellEnd"/>
      <w:r>
        <w:rPr>
          <w:rFonts w:hint="eastAsia"/>
        </w:rPr>
        <w:t xml:space="preserve"> Revolution </w:t>
      </w:r>
      <w:r>
        <w:rPr>
          <w:rFonts w:hint="eastAsia"/>
          <w:i/>
          <w:iCs/>
        </w:rPr>
        <w:t xml:space="preserve">hob </w:t>
      </w:r>
      <w:r>
        <w:rPr>
          <w:rFonts w:hint="eastAsia"/>
        </w:rPr>
        <w:t xml:space="preserve">... den </w:t>
      </w:r>
      <w:proofErr w:type="spellStart"/>
      <w:r>
        <w:rPr>
          <w:rFonts w:hint="eastAsia"/>
          <w:i/>
          <w:iCs/>
        </w:rPr>
        <w:t>politischen</w:t>
      </w:r>
      <w:proofErr w:type="spellEnd"/>
      <w:r>
        <w:rPr>
          <w:rFonts w:hint="eastAsia"/>
          <w:i/>
          <w:iCs/>
        </w:rPr>
        <w:t xml:space="preserve"> </w:t>
      </w:r>
      <w:proofErr w:type="spellStart"/>
      <w:r>
        <w:rPr>
          <w:rFonts w:hint="eastAsia"/>
          <w:i/>
          <w:iCs/>
        </w:rPr>
        <w:t>Charakter</w:t>
      </w:r>
      <w:proofErr w:type="spellEnd"/>
      <w:r>
        <w:rPr>
          <w:rFonts w:hint="eastAsia"/>
          <w:i/>
          <w:iCs/>
        </w:rPr>
        <w:t xml:space="preserve"> der b</w:t>
      </w:r>
      <w:r>
        <w:rPr>
          <w:rFonts w:hint="eastAsia"/>
          <w:i/>
          <w:iCs/>
        </w:rPr>
        <w:t>ü</w:t>
      </w:r>
      <w:proofErr w:type="spellStart"/>
      <w:r>
        <w:rPr>
          <w:rFonts w:hint="eastAsia"/>
          <w:i/>
          <w:iCs/>
        </w:rPr>
        <w:t>rgerlichen</w:t>
      </w:r>
      <w:proofErr w:type="spellEnd"/>
      <w:r>
        <w:rPr>
          <w:rFonts w:hint="eastAsia"/>
          <w:i/>
          <w:iCs/>
        </w:rPr>
        <w:t xml:space="preserve"> Gesellschaft auf</w:t>
      </w:r>
      <w:r>
        <w:rPr>
          <w:rFonts w:hint="eastAsia"/>
        </w:rPr>
        <w:t xml:space="preserve">. Sie </w:t>
      </w:r>
      <w:proofErr w:type="spellStart"/>
      <w:r>
        <w:rPr>
          <w:rFonts w:hint="eastAsia"/>
        </w:rPr>
        <w:t>zerschlug</w:t>
      </w:r>
      <w:proofErr w:type="spellEnd"/>
      <w:r>
        <w:rPr>
          <w:rFonts w:hint="eastAsia"/>
        </w:rPr>
        <w:t xml:space="preserve"> die b</w:t>
      </w:r>
      <w:r>
        <w:rPr>
          <w:rFonts w:hint="eastAsia"/>
        </w:rPr>
        <w:t>ü</w:t>
      </w:r>
      <w:proofErr w:type="spellStart"/>
      <w:r>
        <w:rPr>
          <w:rFonts w:hint="eastAsia"/>
        </w:rPr>
        <w:t>rgerliche</w:t>
      </w:r>
      <w:proofErr w:type="spellEnd"/>
      <w:r>
        <w:rPr>
          <w:rFonts w:hint="eastAsia"/>
        </w:rPr>
        <w:t xml:space="preserve"> Gesellschaft ... </w:t>
      </w:r>
      <w:proofErr w:type="spellStart"/>
      <w:r>
        <w:rPr>
          <w:rFonts w:hint="eastAsia"/>
        </w:rPr>
        <w:t>einerseits</w:t>
      </w:r>
      <w:proofErr w:type="spellEnd"/>
      <w:r>
        <w:rPr>
          <w:rFonts w:hint="eastAsia"/>
        </w:rPr>
        <w:t xml:space="preserve"> in die </w:t>
      </w:r>
      <w:proofErr w:type="spellStart"/>
      <w:r>
        <w:rPr>
          <w:rFonts w:hint="eastAsia"/>
          <w:i/>
          <w:iCs/>
        </w:rPr>
        <w:t>Individuen</w:t>
      </w:r>
      <w:proofErr w:type="spellEnd"/>
      <w:r>
        <w:rPr>
          <w:rFonts w:hint="eastAsia"/>
        </w:rPr>
        <w:t xml:space="preserve">, </w:t>
      </w:r>
      <w:proofErr w:type="spellStart"/>
      <w:r>
        <w:rPr>
          <w:rFonts w:hint="eastAsia"/>
        </w:rPr>
        <w:t>andererseits</w:t>
      </w:r>
      <w:proofErr w:type="spellEnd"/>
      <w:r>
        <w:rPr>
          <w:rFonts w:hint="eastAsia"/>
        </w:rPr>
        <w:t xml:space="preserve"> in die </w:t>
      </w:r>
      <w:proofErr w:type="spellStart"/>
      <w:r>
        <w:rPr>
          <w:rFonts w:hint="eastAsia"/>
          <w:i/>
          <w:iCs/>
        </w:rPr>
        <w:t>materiellen</w:t>
      </w:r>
      <w:proofErr w:type="spellEnd"/>
      <w:r>
        <w:rPr>
          <w:rFonts w:hint="eastAsia"/>
          <w:i/>
          <w:iCs/>
        </w:rPr>
        <w:t xml:space="preserve"> </w:t>
      </w:r>
      <w:r>
        <w:rPr>
          <w:rFonts w:hint="eastAsia"/>
        </w:rPr>
        <w:t xml:space="preserve">und </w:t>
      </w:r>
      <w:proofErr w:type="spellStart"/>
      <w:r>
        <w:rPr>
          <w:rFonts w:hint="eastAsia"/>
          <w:i/>
          <w:iCs/>
        </w:rPr>
        <w:t>geistigen</w:t>
      </w:r>
      <w:proofErr w:type="spellEnd"/>
      <w:r>
        <w:rPr>
          <w:rFonts w:hint="eastAsia"/>
          <w:i/>
          <w:iCs/>
        </w:rPr>
        <w:t xml:space="preserve"> </w:t>
      </w:r>
      <w:proofErr w:type="spellStart"/>
      <w:r>
        <w:rPr>
          <w:rFonts w:hint="eastAsia"/>
          <w:i/>
          <w:iCs/>
        </w:rPr>
        <w:t>Elemente</w:t>
      </w:r>
      <w:proofErr w:type="spellEnd"/>
      <w:r>
        <w:rPr>
          <w:rFonts w:hint="eastAsia"/>
        </w:rPr>
        <w:t>, we1che ... die b</w:t>
      </w:r>
      <w:r>
        <w:rPr>
          <w:rFonts w:hint="eastAsia"/>
        </w:rPr>
        <w:t>ü</w:t>
      </w:r>
      <w:proofErr w:type="spellStart"/>
      <w:r>
        <w:rPr>
          <w:rFonts w:hint="eastAsia"/>
        </w:rPr>
        <w:t>rgerliche</w:t>
      </w:r>
      <w:proofErr w:type="spellEnd"/>
      <w:r>
        <w:rPr>
          <w:rFonts w:hint="eastAsia"/>
        </w:rPr>
        <w:t xml:space="preserve"> Situation </w:t>
      </w:r>
      <w:proofErr w:type="spellStart"/>
      <w:r>
        <w:rPr>
          <w:rFonts w:hint="eastAsia"/>
        </w:rPr>
        <w:t>dieser</w:t>
      </w:r>
      <w:proofErr w:type="spellEnd"/>
      <w:r>
        <w:rPr>
          <w:rFonts w:hint="eastAsia"/>
        </w:rPr>
        <w:t xml:space="preserve"> </w:t>
      </w:r>
      <w:proofErr w:type="spellStart"/>
      <w:r>
        <w:rPr>
          <w:rFonts w:hint="eastAsia"/>
        </w:rPr>
        <w:t>Individuen</w:t>
      </w:r>
      <w:proofErr w:type="spellEnd"/>
      <w:r>
        <w:rPr>
          <w:rFonts w:hint="eastAsia"/>
        </w:rPr>
        <w:t xml:space="preserve"> </w:t>
      </w:r>
      <w:proofErr w:type="spellStart"/>
      <w:r>
        <w:rPr>
          <w:rFonts w:hint="eastAsia"/>
        </w:rPr>
        <w:t>bilden</w:t>
      </w:r>
      <w:proofErr w:type="spellEnd"/>
      <w:r>
        <w:rPr>
          <w:rFonts w:hint="eastAsia"/>
        </w:rPr>
        <w:t xml:space="preserve"> ... Die </w:t>
      </w:r>
      <w:proofErr w:type="spellStart"/>
      <w:r>
        <w:rPr>
          <w:rFonts w:hint="eastAsia"/>
          <w:i/>
          <w:iCs/>
        </w:rPr>
        <w:t>Konstitution</w:t>
      </w:r>
      <w:proofErr w:type="spellEnd"/>
      <w:r>
        <w:rPr>
          <w:rFonts w:hint="eastAsia"/>
          <w:i/>
          <w:iCs/>
        </w:rPr>
        <w:t xml:space="preserve"> des </w:t>
      </w:r>
      <w:proofErr w:type="spellStart"/>
      <w:r>
        <w:rPr>
          <w:rFonts w:hint="eastAsia"/>
          <w:i/>
          <w:iCs/>
        </w:rPr>
        <w:t>politischen</w:t>
      </w:r>
      <w:proofErr w:type="spellEnd"/>
      <w:r>
        <w:rPr>
          <w:rFonts w:hint="eastAsia"/>
          <w:i/>
          <w:iCs/>
        </w:rPr>
        <w:t xml:space="preserve"> </w:t>
      </w:r>
      <w:proofErr w:type="spellStart"/>
      <w:r>
        <w:rPr>
          <w:rFonts w:hint="eastAsia"/>
          <w:i/>
          <w:iCs/>
        </w:rPr>
        <w:t>Staats</w:t>
      </w:r>
      <w:proofErr w:type="spellEnd"/>
      <w:r>
        <w:rPr>
          <w:rFonts w:hint="eastAsia"/>
        </w:rPr>
        <w:t xml:space="preserve"> und die </w:t>
      </w:r>
      <w:proofErr w:type="spellStart"/>
      <w:r>
        <w:rPr>
          <w:rFonts w:hint="eastAsia"/>
        </w:rPr>
        <w:t>Auflösung</w:t>
      </w:r>
      <w:proofErr w:type="spellEnd"/>
      <w:r>
        <w:rPr>
          <w:rFonts w:hint="eastAsia"/>
        </w:rPr>
        <w:t xml:space="preserve"> der b</w:t>
      </w:r>
      <w:r>
        <w:rPr>
          <w:rFonts w:hint="eastAsia"/>
        </w:rPr>
        <w:t>ü</w:t>
      </w:r>
      <w:proofErr w:type="spellStart"/>
      <w:r>
        <w:rPr>
          <w:rFonts w:hint="eastAsia"/>
        </w:rPr>
        <w:t>rgerlichen</w:t>
      </w:r>
      <w:proofErr w:type="spellEnd"/>
      <w:r>
        <w:rPr>
          <w:rFonts w:hint="eastAsia"/>
        </w:rPr>
        <w:t xml:space="preserve"> Gesellschaft in die </w:t>
      </w:r>
      <w:proofErr w:type="spellStart"/>
      <w:r>
        <w:rPr>
          <w:rFonts w:hint="eastAsia"/>
        </w:rPr>
        <w:t>unabhängigen</w:t>
      </w:r>
      <w:proofErr w:type="spellEnd"/>
      <w:r>
        <w:rPr>
          <w:rFonts w:hint="eastAsia"/>
        </w:rPr>
        <w:t xml:space="preserve"> </w:t>
      </w:r>
      <w:proofErr w:type="spellStart"/>
      <w:r>
        <w:rPr>
          <w:rFonts w:hint="eastAsia"/>
          <w:i/>
          <w:iCs/>
        </w:rPr>
        <w:t>Individuen</w:t>
      </w:r>
      <w:proofErr w:type="spellEnd"/>
      <w:r>
        <w:rPr>
          <w:rFonts w:hint="eastAsia"/>
          <w:i/>
          <w:iCs/>
        </w:rPr>
        <w:t xml:space="preserve"> </w:t>
      </w:r>
      <w:r>
        <w:rPr>
          <w:rFonts w:hint="eastAsia"/>
        </w:rPr>
        <w:t xml:space="preserve">- </w:t>
      </w:r>
      <w:proofErr w:type="spellStart"/>
      <w:r>
        <w:rPr>
          <w:rFonts w:hint="eastAsia"/>
        </w:rPr>
        <w:t>deren</w:t>
      </w:r>
      <w:proofErr w:type="spellEnd"/>
      <w:r>
        <w:rPr>
          <w:rFonts w:hint="eastAsia"/>
        </w:rPr>
        <w:t xml:space="preserve"> </w:t>
      </w:r>
      <w:proofErr w:type="spellStart"/>
      <w:r>
        <w:rPr>
          <w:rFonts w:hint="eastAsia"/>
        </w:rPr>
        <w:t>Verhältnis</w:t>
      </w:r>
      <w:proofErr w:type="spellEnd"/>
      <w:r>
        <w:rPr>
          <w:rFonts w:hint="eastAsia"/>
        </w:rPr>
        <w:t xml:space="preserve"> das </w:t>
      </w:r>
      <w:proofErr w:type="spellStart"/>
      <w:r>
        <w:rPr>
          <w:rFonts w:hint="eastAsia"/>
          <w:i/>
          <w:iCs/>
        </w:rPr>
        <w:t>Recht</w:t>
      </w:r>
      <w:proofErr w:type="spellEnd"/>
      <w:r>
        <w:rPr>
          <w:rFonts w:hint="eastAsia"/>
          <w:i/>
          <w:iCs/>
        </w:rPr>
        <w:t xml:space="preserve"> </w:t>
      </w:r>
      <w:proofErr w:type="spellStart"/>
      <w:r>
        <w:rPr>
          <w:rFonts w:hint="eastAsia"/>
        </w:rPr>
        <w:t>ist</w:t>
      </w:r>
      <w:proofErr w:type="spellEnd"/>
      <w:r>
        <w:rPr>
          <w:rFonts w:hint="eastAsia"/>
        </w:rPr>
        <w:t xml:space="preserve">, </w:t>
      </w:r>
      <w:proofErr w:type="spellStart"/>
      <w:r>
        <w:rPr>
          <w:rFonts w:hint="eastAsia"/>
        </w:rPr>
        <w:t>wie</w:t>
      </w:r>
      <w:proofErr w:type="spellEnd"/>
      <w:r>
        <w:rPr>
          <w:rFonts w:hint="eastAsia"/>
        </w:rPr>
        <w:t xml:space="preserve"> das </w:t>
      </w:r>
      <w:proofErr w:type="spellStart"/>
      <w:r>
        <w:rPr>
          <w:rFonts w:hint="eastAsia"/>
        </w:rPr>
        <w:t>Verhältnis</w:t>
      </w:r>
      <w:proofErr w:type="spellEnd"/>
      <w:r>
        <w:rPr>
          <w:rFonts w:hint="eastAsia"/>
        </w:rPr>
        <w:t xml:space="preserve"> der </w:t>
      </w:r>
      <w:proofErr w:type="spellStart"/>
      <w:r>
        <w:rPr>
          <w:rFonts w:hint="eastAsia"/>
        </w:rPr>
        <w:t>Standes</w:t>
      </w:r>
      <w:proofErr w:type="spellEnd"/>
      <w:r>
        <w:rPr>
          <w:rFonts w:hint="eastAsia"/>
        </w:rPr>
        <w:t xml:space="preserve">- und </w:t>
      </w:r>
      <w:proofErr w:type="spellStart"/>
      <w:r>
        <w:rPr>
          <w:rFonts w:hint="eastAsia"/>
        </w:rPr>
        <w:t>Innungsmenschen</w:t>
      </w:r>
      <w:proofErr w:type="spellEnd"/>
      <w:r>
        <w:rPr>
          <w:rFonts w:hint="eastAsia"/>
        </w:rPr>
        <w:t xml:space="preserve"> das </w:t>
      </w:r>
      <w:proofErr w:type="spellStart"/>
      <w:r>
        <w:rPr>
          <w:rFonts w:hint="eastAsia"/>
          <w:i/>
          <w:iCs/>
        </w:rPr>
        <w:t>Privilegium</w:t>
      </w:r>
      <w:proofErr w:type="spellEnd"/>
      <w:r>
        <w:rPr>
          <w:rFonts w:hint="eastAsia"/>
          <w:i/>
          <w:iCs/>
        </w:rPr>
        <w:t xml:space="preserve"> </w:t>
      </w:r>
      <w:r>
        <w:rPr>
          <w:rFonts w:hint="eastAsia"/>
        </w:rPr>
        <w:t xml:space="preserve">war - </w:t>
      </w:r>
      <w:proofErr w:type="spellStart"/>
      <w:r>
        <w:rPr>
          <w:rFonts w:hint="eastAsia"/>
        </w:rPr>
        <w:t>vollzieht</w:t>
      </w:r>
      <w:proofErr w:type="spellEnd"/>
      <w:r>
        <w:rPr>
          <w:rFonts w:hint="eastAsia"/>
        </w:rPr>
        <w:t xml:space="preserve"> </w:t>
      </w:r>
      <w:proofErr w:type="spellStart"/>
      <w:r>
        <w:rPr>
          <w:rFonts w:hint="eastAsia"/>
        </w:rPr>
        <w:t>sich</w:t>
      </w:r>
      <w:proofErr w:type="spellEnd"/>
      <w:r>
        <w:rPr>
          <w:rFonts w:hint="eastAsia"/>
        </w:rPr>
        <w:t xml:space="preserve"> in </w:t>
      </w:r>
      <w:proofErr w:type="spellStart"/>
      <w:r>
        <w:rPr>
          <w:rFonts w:hint="eastAsia"/>
          <w:i/>
          <w:iCs/>
        </w:rPr>
        <w:t>einem</w:t>
      </w:r>
      <w:proofErr w:type="spellEnd"/>
      <w:r>
        <w:rPr>
          <w:rFonts w:hint="eastAsia"/>
          <w:i/>
          <w:iCs/>
        </w:rPr>
        <w:t xml:space="preserve"> und </w:t>
      </w:r>
      <w:proofErr w:type="spellStart"/>
      <w:r>
        <w:rPr>
          <w:rFonts w:hint="eastAsia"/>
          <w:i/>
          <w:iCs/>
        </w:rPr>
        <w:t>demselben</w:t>
      </w:r>
      <w:proofErr w:type="spellEnd"/>
      <w:r>
        <w:rPr>
          <w:rFonts w:hint="eastAsia"/>
          <w:i/>
          <w:iCs/>
        </w:rPr>
        <w:t xml:space="preserve"> </w:t>
      </w:r>
      <w:proofErr w:type="spellStart"/>
      <w:r>
        <w:rPr>
          <w:rFonts w:hint="eastAsia"/>
          <w:i/>
          <w:iCs/>
        </w:rPr>
        <w:t>Akte</w:t>
      </w:r>
      <w:proofErr w:type="spellEnd"/>
      <w:r>
        <w:rPr>
          <w:rFonts w:hint="eastAsia"/>
        </w:rPr>
        <w:t xml:space="preserve">. Der Mensch, </w:t>
      </w:r>
      <w:proofErr w:type="spellStart"/>
      <w:r>
        <w:rPr>
          <w:rFonts w:hint="eastAsia"/>
        </w:rPr>
        <w:t>wie</w:t>
      </w:r>
      <w:proofErr w:type="spellEnd"/>
      <w:r>
        <w:rPr>
          <w:rFonts w:hint="eastAsia"/>
        </w:rPr>
        <w:t xml:space="preserve"> er </w:t>
      </w:r>
      <w:proofErr w:type="spellStart"/>
      <w:r>
        <w:rPr>
          <w:rFonts w:hint="eastAsia"/>
        </w:rPr>
        <w:t>Mitglied</w:t>
      </w:r>
      <w:proofErr w:type="spellEnd"/>
      <w:r>
        <w:rPr>
          <w:rFonts w:hint="eastAsia"/>
        </w:rPr>
        <w:t xml:space="preserve"> der b</w:t>
      </w:r>
      <w:r>
        <w:rPr>
          <w:rFonts w:hint="eastAsia"/>
        </w:rPr>
        <w:t>ü</w:t>
      </w:r>
      <w:proofErr w:type="spellStart"/>
      <w:r>
        <w:rPr>
          <w:rFonts w:hint="eastAsia"/>
        </w:rPr>
        <w:t>rgerlichen</w:t>
      </w:r>
      <w:proofErr w:type="spellEnd"/>
      <w:r>
        <w:rPr>
          <w:rFonts w:hint="eastAsia"/>
        </w:rPr>
        <w:t xml:space="preserve"> Gesellschaft </w:t>
      </w:r>
      <w:proofErr w:type="spellStart"/>
      <w:r>
        <w:rPr>
          <w:rFonts w:hint="eastAsia"/>
        </w:rPr>
        <w:t>ist</w:t>
      </w:r>
      <w:proofErr w:type="spellEnd"/>
      <w:r>
        <w:rPr>
          <w:rFonts w:hint="eastAsia"/>
        </w:rPr>
        <w:t xml:space="preserve">, der </w:t>
      </w:r>
      <w:proofErr w:type="spellStart"/>
      <w:r>
        <w:rPr>
          <w:rFonts w:hint="eastAsia"/>
          <w:i/>
          <w:iCs/>
        </w:rPr>
        <w:t>unpolitische</w:t>
      </w:r>
      <w:proofErr w:type="spellEnd"/>
      <w:r>
        <w:rPr>
          <w:rFonts w:hint="eastAsia"/>
          <w:i/>
          <w:iCs/>
        </w:rPr>
        <w:t xml:space="preserve"> </w:t>
      </w:r>
      <w:r>
        <w:rPr>
          <w:rFonts w:hint="eastAsia"/>
        </w:rPr>
        <w:t xml:space="preserve">Mensch, </w:t>
      </w:r>
      <w:proofErr w:type="spellStart"/>
      <w:r>
        <w:rPr>
          <w:rFonts w:hint="eastAsia"/>
        </w:rPr>
        <w:t>erscheint</w:t>
      </w:r>
      <w:proofErr w:type="spellEnd"/>
      <w:r>
        <w:rPr>
          <w:rFonts w:hint="eastAsia"/>
        </w:rPr>
        <w:t xml:space="preserve"> </w:t>
      </w:r>
      <w:proofErr w:type="spellStart"/>
      <w:r>
        <w:rPr>
          <w:rFonts w:hint="eastAsia"/>
        </w:rPr>
        <w:t>aber</w:t>
      </w:r>
      <w:proofErr w:type="spellEnd"/>
      <w:r>
        <w:rPr>
          <w:rFonts w:hint="eastAsia"/>
        </w:rPr>
        <w:t xml:space="preserve"> </w:t>
      </w:r>
      <w:proofErr w:type="spellStart"/>
      <w:r>
        <w:rPr>
          <w:rFonts w:hint="eastAsia"/>
        </w:rPr>
        <w:t>notwendig</w:t>
      </w:r>
      <w:proofErr w:type="spellEnd"/>
      <w:r>
        <w:rPr>
          <w:rFonts w:hint="eastAsia"/>
        </w:rPr>
        <w:t xml:space="preserve"> </w:t>
      </w:r>
      <w:proofErr w:type="spellStart"/>
      <w:r>
        <w:rPr>
          <w:rFonts w:hint="eastAsia"/>
        </w:rPr>
        <w:t>als</w:t>
      </w:r>
      <w:proofErr w:type="spellEnd"/>
      <w:r>
        <w:rPr>
          <w:rFonts w:hint="eastAsia"/>
        </w:rPr>
        <w:t xml:space="preserve"> der </w:t>
      </w:r>
      <w:proofErr w:type="spellStart"/>
      <w:r>
        <w:rPr>
          <w:rFonts w:hint="eastAsia"/>
          <w:i/>
          <w:iCs/>
        </w:rPr>
        <w:t>nat</w:t>
      </w:r>
      <w:proofErr w:type="spellEnd"/>
      <w:r>
        <w:rPr>
          <w:rFonts w:hint="eastAsia"/>
          <w:i/>
          <w:iCs/>
        </w:rPr>
        <w:t>ü</w:t>
      </w:r>
      <w:proofErr w:type="spellStart"/>
      <w:r>
        <w:rPr>
          <w:rFonts w:hint="eastAsia"/>
          <w:i/>
          <w:iCs/>
        </w:rPr>
        <w:t>rliche</w:t>
      </w:r>
      <w:proofErr w:type="spellEnd"/>
      <w:r>
        <w:rPr>
          <w:rFonts w:hint="eastAsia"/>
          <w:i/>
          <w:iCs/>
        </w:rPr>
        <w:t xml:space="preserve"> </w:t>
      </w:r>
      <w:r>
        <w:rPr>
          <w:rFonts w:hint="eastAsia"/>
        </w:rPr>
        <w:t xml:space="preserve">Mensch. </w:t>
      </w:r>
      <w:r>
        <w:rPr>
          <w:rFonts w:hint="eastAsia"/>
          <w:lang w:val="fr-CA"/>
        </w:rPr>
        <w:t>Die droits de l</w:t>
      </w:r>
      <w:r>
        <w:rPr>
          <w:lang w:val="fr-CA"/>
        </w:rPr>
        <w:t>’</w:t>
      </w:r>
      <w:r>
        <w:rPr>
          <w:rFonts w:hint="eastAsia"/>
          <w:lang w:val="fr-CA"/>
        </w:rPr>
        <w:t xml:space="preserve">homme erscheinen als droits naturels, denn die </w:t>
      </w:r>
      <w:r>
        <w:rPr>
          <w:rFonts w:hint="eastAsia"/>
          <w:i/>
          <w:iCs/>
          <w:lang w:val="fr-CA"/>
        </w:rPr>
        <w:t>selbstbewußte Tätigkeit</w:t>
      </w:r>
      <w:r>
        <w:rPr>
          <w:rFonts w:hint="eastAsia"/>
          <w:lang w:val="fr-CA"/>
        </w:rPr>
        <w:t xml:space="preserve"> konzentriert sich auf den </w:t>
      </w:r>
      <w:r>
        <w:rPr>
          <w:rFonts w:hint="eastAsia"/>
          <w:i/>
          <w:iCs/>
          <w:lang w:val="fr-CA"/>
        </w:rPr>
        <w:t>politischen Akt</w:t>
      </w:r>
      <w:r>
        <w:rPr>
          <w:rFonts w:hint="eastAsia"/>
          <w:lang w:val="fr-CA"/>
        </w:rPr>
        <w:t xml:space="preserve">. Der </w:t>
      </w:r>
      <w:r>
        <w:rPr>
          <w:rFonts w:hint="eastAsia"/>
          <w:i/>
          <w:iCs/>
          <w:lang w:val="fr-CA"/>
        </w:rPr>
        <w:t xml:space="preserve">egoistische </w:t>
      </w:r>
      <w:r>
        <w:rPr>
          <w:rFonts w:hint="eastAsia"/>
          <w:lang w:val="fr-CA"/>
        </w:rPr>
        <w:t xml:space="preserve">Mensch ist das </w:t>
      </w:r>
      <w:r>
        <w:rPr>
          <w:rFonts w:hint="eastAsia"/>
          <w:i/>
          <w:iCs/>
          <w:lang w:val="fr-CA"/>
        </w:rPr>
        <w:t>passive</w:t>
      </w:r>
      <w:r>
        <w:rPr>
          <w:rFonts w:hint="eastAsia"/>
          <w:lang w:val="fr-CA"/>
        </w:rPr>
        <w:t xml:space="preserve">, nur </w:t>
      </w:r>
      <w:r>
        <w:rPr>
          <w:rFonts w:hint="eastAsia"/>
          <w:i/>
          <w:iCs/>
          <w:lang w:val="fr-CA"/>
        </w:rPr>
        <w:t xml:space="preserve">vorgefundene </w:t>
      </w:r>
      <w:r>
        <w:rPr>
          <w:rFonts w:hint="eastAsia"/>
          <w:lang w:val="fr-CA"/>
        </w:rPr>
        <w:t xml:space="preserve">Resultat der aufgelösten Gesellschaft ..., </w:t>
      </w:r>
      <w:r>
        <w:rPr>
          <w:rFonts w:hint="eastAsia"/>
          <w:i/>
          <w:iCs/>
          <w:lang w:val="fr-CA"/>
        </w:rPr>
        <w:t>nat</w:t>
      </w:r>
      <w:r>
        <w:rPr>
          <w:rFonts w:hint="eastAsia"/>
          <w:i/>
          <w:iCs/>
          <w:lang w:val="fr-CA"/>
        </w:rPr>
        <w:t>ü</w:t>
      </w:r>
      <w:r>
        <w:rPr>
          <w:rFonts w:hint="eastAsia"/>
          <w:i/>
          <w:iCs/>
          <w:lang w:val="fr-CA"/>
        </w:rPr>
        <w:t xml:space="preserve">rlicher </w:t>
      </w:r>
      <w:r>
        <w:rPr>
          <w:rFonts w:hint="eastAsia"/>
          <w:lang w:val="fr-CA"/>
        </w:rPr>
        <w:t xml:space="preserve">Gegenstand. Die </w:t>
      </w:r>
      <w:r>
        <w:rPr>
          <w:rFonts w:hint="eastAsia"/>
          <w:i/>
          <w:iCs/>
          <w:lang w:val="fr-CA"/>
        </w:rPr>
        <w:t>politische Revolution</w:t>
      </w:r>
      <w:r>
        <w:rPr>
          <w:rFonts w:hint="eastAsia"/>
          <w:lang w:val="fr-CA"/>
        </w:rPr>
        <w:t xml:space="preserve"> ... verhält sich zur b</w:t>
      </w:r>
      <w:r>
        <w:rPr>
          <w:rFonts w:hint="eastAsia"/>
          <w:lang w:val="fr-CA"/>
        </w:rPr>
        <w:t>ü</w:t>
      </w:r>
      <w:r>
        <w:rPr>
          <w:rFonts w:hint="eastAsia"/>
          <w:lang w:val="fr-CA"/>
        </w:rPr>
        <w:t>rgerlichen Gesellschaft, zur Welt der Bed</w:t>
      </w:r>
      <w:r>
        <w:rPr>
          <w:rFonts w:hint="eastAsia"/>
          <w:lang w:val="fr-CA"/>
        </w:rPr>
        <w:t>ü</w:t>
      </w:r>
      <w:r>
        <w:rPr>
          <w:rFonts w:hint="eastAsia"/>
          <w:lang w:val="fr-CA"/>
        </w:rPr>
        <w:t xml:space="preserve">rfnisse, der Arbeit, der Privatinteressen, des Privatrechts, als ... zu ihrer </w:t>
      </w:r>
      <w:r>
        <w:rPr>
          <w:rFonts w:hint="eastAsia"/>
          <w:i/>
          <w:iCs/>
          <w:lang w:val="fr-CA"/>
        </w:rPr>
        <w:t>Naturbasis</w:t>
      </w:r>
      <w:r>
        <w:rPr>
          <w:rFonts w:hint="eastAsia"/>
          <w:lang w:val="fr-CA"/>
        </w:rPr>
        <w:t>. Endlich gilt der Mensch, wie er Mitglied der b</w:t>
      </w:r>
      <w:r>
        <w:rPr>
          <w:rFonts w:hint="eastAsia"/>
          <w:lang w:val="fr-CA"/>
        </w:rPr>
        <w:t>ü</w:t>
      </w:r>
      <w:r>
        <w:rPr>
          <w:rFonts w:hint="eastAsia"/>
          <w:lang w:val="fr-CA"/>
        </w:rPr>
        <w:t>rgerlichen Gesellschaft ist, f</w:t>
      </w:r>
      <w:r>
        <w:rPr>
          <w:rFonts w:hint="eastAsia"/>
          <w:lang w:val="fr-CA"/>
        </w:rPr>
        <w:t>ü</w:t>
      </w:r>
      <w:r>
        <w:rPr>
          <w:rFonts w:hint="eastAsia"/>
          <w:lang w:val="fr-CA"/>
        </w:rPr>
        <w:t xml:space="preserve">r den </w:t>
      </w:r>
      <w:r>
        <w:rPr>
          <w:rFonts w:hint="eastAsia"/>
          <w:i/>
          <w:iCs/>
          <w:lang w:val="fr-CA"/>
        </w:rPr>
        <w:t xml:space="preserve">eigentlichen </w:t>
      </w:r>
      <w:r>
        <w:rPr>
          <w:rFonts w:hint="eastAsia"/>
          <w:lang w:val="fr-CA"/>
        </w:rPr>
        <w:t>Menschen, f</w:t>
      </w:r>
      <w:r>
        <w:rPr>
          <w:rFonts w:hint="eastAsia"/>
          <w:lang w:val="fr-CA"/>
        </w:rPr>
        <w:t>ü</w:t>
      </w:r>
      <w:r>
        <w:rPr>
          <w:rFonts w:hint="eastAsia"/>
          <w:lang w:val="fr-CA"/>
        </w:rPr>
        <w:t xml:space="preserve">r den homme im Unterschied von dem citoyen, weil er der Mensch in seiner sinnlichen ... Existenz ist, während der </w:t>
      </w:r>
      <w:r>
        <w:rPr>
          <w:rFonts w:hint="eastAsia"/>
          <w:i/>
          <w:iCs/>
          <w:lang w:val="fr-CA"/>
        </w:rPr>
        <w:t xml:space="preserve">politische </w:t>
      </w:r>
      <w:r>
        <w:rPr>
          <w:rFonts w:hint="eastAsia"/>
          <w:lang w:val="fr-CA"/>
        </w:rPr>
        <w:t xml:space="preserve">Mensch nur der abstrahierte ... Mensch ist... Die Abstraktion des politischen Menschen schildert Rousseau richtig also: </w:t>
      </w:r>
      <w:r>
        <w:rPr>
          <w:rFonts w:hint="eastAsia"/>
          <w:lang w:val="fr-CA"/>
        </w:rPr>
        <w:t>›</w:t>
      </w:r>
      <w:r>
        <w:rPr>
          <w:rFonts w:hint="eastAsia"/>
          <w:lang w:val="fr-CA"/>
        </w:rPr>
        <w:t>Celui qui ose entreprendre d</w:t>
      </w:r>
      <w:proofErr w:type="gramStart"/>
      <w:r>
        <w:rPr>
          <w:lang w:val="fr-CA"/>
        </w:rPr>
        <w:t>’</w:t>
      </w:r>
      <w:proofErr w:type="gramEnd"/>
      <w:r>
        <w:rPr>
          <w:rFonts w:hint="eastAsia"/>
          <w:lang w:val="fr-CA"/>
        </w:rPr>
        <w:t xml:space="preserve">instituer un peuple doit se sentir en </w:t>
      </w:r>
      <w:r>
        <w:rPr>
          <w:rFonts w:hint="eastAsia"/>
          <w:lang w:val="fr-CA"/>
        </w:rPr>
        <w:t>é</w:t>
      </w:r>
      <w:r>
        <w:rPr>
          <w:rFonts w:hint="eastAsia"/>
          <w:lang w:val="fr-CA"/>
        </w:rPr>
        <w:t xml:space="preserve">tat de changer ... la nature humaine, de transformer chaque </w:t>
      </w:r>
      <w:r>
        <w:rPr>
          <w:rFonts w:hint="eastAsia"/>
          <w:lang w:val="fr-CA"/>
        </w:rPr>
        <w:lastRenderedPageBreak/>
        <w:t>individu, qui par lui-m</w:t>
      </w:r>
      <w:r>
        <w:rPr>
          <w:rFonts w:hint="eastAsia"/>
          <w:lang w:val="fr-CA"/>
        </w:rPr>
        <w:t>ê</w:t>
      </w:r>
      <w:r>
        <w:rPr>
          <w:rFonts w:hint="eastAsia"/>
          <w:lang w:val="fr-CA"/>
        </w:rPr>
        <w:t>me est un tout parfait et solitaire, en partie d</w:t>
      </w:r>
      <w:proofErr w:type="gramStart"/>
      <w:r>
        <w:rPr>
          <w:lang w:val="fr-CA"/>
        </w:rPr>
        <w:t>’</w:t>
      </w:r>
      <w:proofErr w:type="gramEnd"/>
      <w:r>
        <w:rPr>
          <w:rFonts w:hint="eastAsia"/>
          <w:lang w:val="fr-CA"/>
        </w:rPr>
        <w:t xml:space="preserve">un plus grand tout dont cet individu reçoive ... son </w:t>
      </w:r>
      <w:r>
        <w:rPr>
          <w:rFonts w:hint="eastAsia"/>
          <w:lang w:val="fr-CA"/>
        </w:rPr>
        <w:t>ê</w:t>
      </w:r>
      <w:r>
        <w:rPr>
          <w:rFonts w:hint="eastAsia"/>
          <w:lang w:val="fr-CA"/>
        </w:rPr>
        <w:t>tre...</w:t>
      </w:r>
      <w:r>
        <w:rPr>
          <w:rFonts w:hint="eastAsia"/>
          <w:lang w:val="fr-CA"/>
        </w:rPr>
        <w:t>‹</w:t>
      </w:r>
      <w:r>
        <w:rPr>
          <w:rFonts w:hint="eastAsia"/>
          <w:lang w:val="fr-CA"/>
        </w:rPr>
        <w:t xml:space="preserve"> (Cont. Soc. liv. II, Londr. 1782, p. 67.)« Marx: Zur Judenfrage (Marx-Engels Gesamtausg(abe) I Abt I, 1 Frankf(urt) a/M 1927 p 595- 599 </w:t>
      </w:r>
    </w:p>
    <w:p w14:paraId="72DE7480" w14:textId="6D675E10" w:rsidR="00572209" w:rsidRDefault="00000000" w:rsidP="00EA67E3">
      <w:pPr>
        <w:spacing w:line="360" w:lineRule="auto"/>
        <w:jc w:val="right"/>
        <w:rPr>
          <w:lang w:val="fr-CA"/>
        </w:rPr>
      </w:pPr>
      <w:r>
        <w:rPr>
          <w:rFonts w:hint="eastAsia"/>
          <w:lang w:val="fr-CA"/>
        </w:rPr>
        <w:t>[X13]</w:t>
      </w:r>
    </w:p>
    <w:p w14:paraId="41D91B17" w14:textId="77777777" w:rsidR="00EA67E3" w:rsidRDefault="00000000">
      <w:pPr>
        <w:spacing w:line="360" w:lineRule="auto"/>
      </w:pPr>
      <w:r>
        <w:rPr>
          <w:rFonts w:hint="eastAsia"/>
        </w:rPr>
        <w:t>青年马克思对同公民权</w:t>
      </w:r>
      <w:r>
        <w:rPr>
          <w:rFonts w:hint="eastAsia"/>
          <w:lang w:val="fr-CA"/>
        </w:rPr>
        <w:t>（</w:t>
      </w:r>
      <w:r>
        <w:rPr>
          <w:rFonts w:hint="eastAsia"/>
          <w:lang w:val="fr-CA"/>
        </w:rPr>
        <w:t>droits du citoyen</w:t>
      </w:r>
      <w:r>
        <w:rPr>
          <w:rFonts w:hint="eastAsia"/>
          <w:lang w:val="fr-CA"/>
        </w:rPr>
        <w:t>）</w:t>
      </w:r>
      <w:r>
        <w:rPr>
          <w:rStyle w:val="af"/>
          <w:rFonts w:hint="eastAsia"/>
        </w:rPr>
        <w:footnoteReference w:id="74"/>
      </w:r>
      <w:r>
        <w:rPr>
          <w:rFonts w:hint="eastAsia"/>
        </w:rPr>
        <w:t>相分离的人权</w:t>
      </w:r>
      <w:r>
        <w:rPr>
          <w:rFonts w:hint="eastAsia"/>
          <w:lang w:val="fr-CA"/>
        </w:rPr>
        <w:t>（</w:t>
      </w:r>
      <w:r>
        <w:rPr>
          <w:rFonts w:hint="eastAsia"/>
          <w:lang w:val="fr-CA"/>
        </w:rPr>
        <w:t>droits de l'homme</w:t>
      </w:r>
      <w:r>
        <w:rPr>
          <w:rFonts w:hint="eastAsia"/>
          <w:lang w:val="fr-CA"/>
        </w:rPr>
        <w:t>）</w:t>
      </w:r>
      <w:r>
        <w:rPr>
          <w:rStyle w:val="af"/>
          <w:rFonts w:hint="eastAsia"/>
        </w:rPr>
        <w:footnoteReference w:id="75"/>
      </w:r>
      <w:r>
        <w:rPr>
          <w:rFonts w:hint="eastAsia"/>
        </w:rPr>
        <w:t>的批判。</w:t>
      </w:r>
      <w:r w:rsidRPr="007B62BC">
        <w:rPr>
          <w:rFonts w:hint="eastAsia"/>
          <w:highlight w:val="darkGray"/>
        </w:rPr>
        <w:t>“没有任何一项所谓人权超越利己主义的人</w:t>
      </w:r>
      <w:r>
        <w:rPr>
          <w:rFonts w:hint="eastAsia"/>
        </w:rPr>
        <w:t>……在这些权利中，人非但未被理解为类存在物，反而类生活本身——即社会仅显现为个体的外在框架……维系他们的唯一纽带是自然必然性、需要和私人利益，即对其财产与利己人格的保全。令人费解的是……政治解放者竟将公民身份、政治共同体贬低为维护这些所谓人权的工具——亦即宣布公民（</w:t>
      </w:r>
      <w:proofErr w:type="spellStart"/>
      <w:r>
        <w:rPr>
          <w:rFonts w:hint="eastAsia"/>
        </w:rPr>
        <w:t>citoyen</w:t>
      </w:r>
      <w:proofErr w:type="spellEnd"/>
      <w:r>
        <w:rPr>
          <w:rFonts w:hint="eastAsia"/>
        </w:rPr>
        <w:t>）是利己之人（</w:t>
      </w:r>
      <w:r>
        <w:rPr>
          <w:rFonts w:hint="eastAsia"/>
        </w:rPr>
        <w:t>homme</w:t>
      </w:r>
      <w:r>
        <w:rPr>
          <w:rFonts w:hint="eastAsia"/>
        </w:rPr>
        <w:t>）的仆从，将人作为共同体行动的领域</w:t>
      </w:r>
      <w:r w:rsidR="007B62BC">
        <w:rPr>
          <w:rFonts w:hint="eastAsia"/>
        </w:rPr>
        <w:t>，</w:t>
      </w:r>
      <w:r>
        <w:rPr>
          <w:rFonts w:hint="eastAsia"/>
        </w:rPr>
        <w:t>降格为其作为部分存在物行动的领域，最终被承认为真正之人的并非公民意义上的人，而是资产阶级意义上的人（</w:t>
      </w:r>
      <w:r>
        <w:rPr>
          <w:rFonts w:hint="eastAsia"/>
        </w:rPr>
        <w:t>bourgeois</w:t>
      </w:r>
      <w:r>
        <w:rPr>
          <w:rFonts w:hint="eastAsia"/>
        </w:rPr>
        <w:t>）……谜底很简单……旧社会本质为何？……封建性。旧的市民社会直接具有政治性质……</w:t>
      </w:r>
      <w:r>
        <w:rPr>
          <w:rFonts w:hint="eastAsia"/>
        </w:rPr>
        <w:t xml:space="preserve"> </w:t>
      </w:r>
      <w:r>
        <w:rPr>
          <w:rFonts w:hint="eastAsia"/>
        </w:rPr>
        <w:t>政治革命废除了……市民社会的政治性质。它将市民社会瓦解为两大部分：一方面是个体，另一方面是构成这些个体市民生活情境的物质与精神要素……政治国家的建立与市民社会分解为独立的个体——这些个体间的关系即法权（</w:t>
      </w:r>
      <w:proofErr w:type="spellStart"/>
      <w:r>
        <w:rPr>
          <w:rFonts w:hint="eastAsia"/>
        </w:rPr>
        <w:t>Recht</w:t>
      </w:r>
      <w:proofErr w:type="spellEnd"/>
      <w:r>
        <w:rPr>
          <w:rFonts w:hint="eastAsia"/>
        </w:rPr>
        <w:t>），正如等级行会制下人们的关系是特权（</w:t>
      </w:r>
      <w:proofErr w:type="spellStart"/>
      <w:r>
        <w:rPr>
          <w:rFonts w:hint="eastAsia"/>
        </w:rPr>
        <w:t>Privilegium</w:t>
      </w:r>
      <w:proofErr w:type="spellEnd"/>
      <w:r>
        <w:rPr>
          <w:rFonts w:hint="eastAsia"/>
        </w:rPr>
        <w:t>）——发生于同一过程。然而，作为市民社会成员的人——即非政治的人——必然呈现为自然人（</w:t>
      </w:r>
      <w:r>
        <w:rPr>
          <w:rFonts w:hint="eastAsia"/>
        </w:rPr>
        <w:t xml:space="preserve">der </w:t>
      </w:r>
      <w:proofErr w:type="spellStart"/>
      <w:r>
        <w:rPr>
          <w:rFonts w:hint="eastAsia"/>
        </w:rPr>
        <w:t>nat</w:t>
      </w:r>
      <w:proofErr w:type="spellEnd"/>
      <w:r>
        <w:rPr>
          <w:rFonts w:hint="eastAsia"/>
        </w:rPr>
        <w:t>ü</w:t>
      </w:r>
      <w:proofErr w:type="spellStart"/>
      <w:r>
        <w:rPr>
          <w:rFonts w:hint="eastAsia"/>
        </w:rPr>
        <w:t>rliche</w:t>
      </w:r>
      <w:proofErr w:type="spellEnd"/>
      <w:r>
        <w:rPr>
          <w:rFonts w:hint="eastAsia"/>
        </w:rPr>
        <w:t xml:space="preserve"> Mensch</w:t>
      </w:r>
      <w:r>
        <w:rPr>
          <w:rFonts w:hint="eastAsia"/>
        </w:rPr>
        <w:t>）。人权（</w:t>
      </w:r>
      <w:r>
        <w:rPr>
          <w:rFonts w:hint="eastAsia"/>
        </w:rPr>
        <w:t xml:space="preserve">droits de </w:t>
      </w:r>
      <w:proofErr w:type="spellStart"/>
      <w:r>
        <w:rPr>
          <w:rFonts w:hint="eastAsia"/>
        </w:rPr>
        <w:t>l</w:t>
      </w:r>
      <w:r>
        <w:t>’</w:t>
      </w:r>
      <w:r>
        <w:rPr>
          <w:rFonts w:hint="eastAsia"/>
        </w:rPr>
        <w:t>homme</w:t>
      </w:r>
      <w:proofErr w:type="spellEnd"/>
      <w:r>
        <w:rPr>
          <w:rFonts w:hint="eastAsia"/>
        </w:rPr>
        <w:t>）由此表现为自然权利（</w:t>
      </w:r>
      <w:r>
        <w:rPr>
          <w:rFonts w:hint="eastAsia"/>
        </w:rPr>
        <w:t xml:space="preserve">droits </w:t>
      </w:r>
      <w:proofErr w:type="spellStart"/>
      <w:r>
        <w:rPr>
          <w:rFonts w:hint="eastAsia"/>
        </w:rPr>
        <w:t>naturels</w:t>
      </w:r>
      <w:proofErr w:type="spellEnd"/>
      <w:r>
        <w:rPr>
          <w:rFonts w:hint="eastAsia"/>
        </w:rPr>
        <w:t>），因为自觉的活动（革命）集中于政治领域。利己的人（</w:t>
      </w:r>
      <w:r>
        <w:rPr>
          <w:rFonts w:hint="eastAsia"/>
        </w:rPr>
        <w:t xml:space="preserve">der </w:t>
      </w:r>
      <w:proofErr w:type="spellStart"/>
      <w:r>
        <w:rPr>
          <w:rFonts w:hint="eastAsia"/>
        </w:rPr>
        <w:t>egoistische</w:t>
      </w:r>
      <w:proofErr w:type="spellEnd"/>
      <w:r>
        <w:rPr>
          <w:rFonts w:hint="eastAsia"/>
        </w:rPr>
        <w:t xml:space="preserve"> Mensch</w:t>
      </w:r>
      <w:r>
        <w:rPr>
          <w:rFonts w:hint="eastAsia"/>
        </w:rPr>
        <w:t>）是被瓦解社会的消极产物……是自然的对象。政治革命……将市民社会（需求、劳动、私人利益、私法的世界）视为自身的自然基础。最终，作为市民社会成员的人被认定为真正的人，即与公民（</w:t>
      </w:r>
      <w:proofErr w:type="spellStart"/>
      <w:r>
        <w:rPr>
          <w:rFonts w:hint="eastAsia"/>
        </w:rPr>
        <w:t>citoyen</w:t>
      </w:r>
      <w:proofErr w:type="spellEnd"/>
      <w:r>
        <w:rPr>
          <w:rFonts w:hint="eastAsia"/>
        </w:rPr>
        <w:t>）相区别的人（</w:t>
      </w:r>
      <w:r>
        <w:rPr>
          <w:rFonts w:hint="eastAsia"/>
        </w:rPr>
        <w:t>homme</w:t>
      </w:r>
      <w:r>
        <w:rPr>
          <w:rFonts w:hint="eastAsia"/>
        </w:rPr>
        <w:t>），因为他是感性的、具体存在的人，而政治人仅仅是被抽象化的人……卢梭（</w:t>
      </w:r>
      <w:r>
        <w:rPr>
          <w:rFonts w:hint="eastAsia"/>
        </w:rPr>
        <w:t>Rousseau</w:t>
      </w:r>
      <w:r>
        <w:rPr>
          <w:rFonts w:hint="eastAsia"/>
        </w:rPr>
        <w:t>）</w:t>
      </w:r>
      <w:r>
        <w:rPr>
          <w:rStyle w:val="af"/>
          <w:rFonts w:hint="eastAsia"/>
        </w:rPr>
        <w:footnoteReference w:id="76"/>
      </w:r>
      <w:r>
        <w:rPr>
          <w:rFonts w:hint="eastAsia"/>
        </w:rPr>
        <w:t>对政治人抽象本质的刻画极为精当：‘敢于创建一国人民者，必自觉有能力改变人性……把每一个本身就是一个完整而孤立的整体的个体，转化为某个更大整体的</w:t>
      </w:r>
      <w:r>
        <w:rPr>
          <w:rFonts w:hint="eastAsia"/>
        </w:rPr>
        <w:lastRenderedPageBreak/>
        <w:t>一部分；个体将从这个整体中获得其存在……’〔《社会契约论》（</w:t>
      </w:r>
      <w:r>
        <w:rPr>
          <w:rFonts w:hint="eastAsia"/>
          <w:i/>
          <w:iCs/>
        </w:rPr>
        <w:t>Cont. Soc. liv.</w:t>
      </w:r>
      <w:r>
        <w:rPr>
          <w:rFonts w:hint="eastAsia"/>
        </w:rPr>
        <w:t>）第二卷，伦敦，</w:t>
      </w:r>
      <w:r>
        <w:rPr>
          <w:rFonts w:hint="eastAsia"/>
        </w:rPr>
        <w:t>1782</w:t>
      </w:r>
      <w:r>
        <w:rPr>
          <w:rFonts w:hint="eastAsia"/>
        </w:rPr>
        <w:t>年，第</w:t>
      </w:r>
      <w:r>
        <w:rPr>
          <w:rFonts w:hint="eastAsia"/>
        </w:rPr>
        <w:t>67</w:t>
      </w:r>
      <w:r>
        <w:rPr>
          <w:rFonts w:hint="eastAsia"/>
        </w:rPr>
        <w:t>页〕”（《马克思恩格斯全集》第一卷，第一部分，美茵河畔法兰克福，</w:t>
      </w:r>
      <w:r>
        <w:rPr>
          <w:rFonts w:hint="eastAsia"/>
        </w:rPr>
        <w:t>1927</w:t>
      </w:r>
      <w:r>
        <w:rPr>
          <w:rFonts w:hint="eastAsia"/>
        </w:rPr>
        <w:t>年，第</w:t>
      </w:r>
      <w:r>
        <w:rPr>
          <w:rFonts w:hint="eastAsia"/>
        </w:rPr>
        <w:t>595-599</w:t>
      </w:r>
      <w:r>
        <w:rPr>
          <w:rFonts w:hint="eastAsia"/>
        </w:rPr>
        <w:t>页）</w:t>
      </w:r>
    </w:p>
    <w:p w14:paraId="33AF03F0" w14:textId="40F116D9" w:rsidR="00572209" w:rsidRDefault="00000000" w:rsidP="00EA67E3">
      <w:pPr>
        <w:spacing w:line="360" w:lineRule="auto"/>
        <w:jc w:val="right"/>
        <w:rPr>
          <w:rFonts w:hint="eastAsia"/>
        </w:rPr>
      </w:pPr>
      <w:r>
        <w:rPr>
          <w:rFonts w:hint="eastAsia"/>
        </w:rPr>
        <w:t>[X13]</w:t>
      </w:r>
    </w:p>
    <w:p w14:paraId="1C90D37A" w14:textId="77777777" w:rsidR="00EA67E3" w:rsidRDefault="00000000">
      <w:pPr>
        <w:spacing w:line="360" w:lineRule="auto"/>
      </w:pPr>
      <w:r>
        <w:rPr>
          <w:rFonts w:hint="eastAsia"/>
        </w:rPr>
        <w:t xml:space="preserve">Die </w:t>
      </w:r>
      <w:proofErr w:type="spellStart"/>
      <w:r>
        <w:rPr>
          <w:rFonts w:hint="eastAsia"/>
        </w:rPr>
        <w:t>Eigenschaft</w:t>
      </w:r>
      <w:proofErr w:type="spellEnd"/>
      <w:r>
        <w:rPr>
          <w:rFonts w:hint="eastAsia"/>
        </w:rPr>
        <w:t xml:space="preserve">, die der Ware </w:t>
      </w:r>
      <w:proofErr w:type="spellStart"/>
      <w:r>
        <w:rPr>
          <w:rFonts w:hint="eastAsia"/>
        </w:rPr>
        <w:t>als</w:t>
      </w:r>
      <w:proofErr w:type="spellEnd"/>
      <w:r>
        <w:rPr>
          <w:rFonts w:hint="eastAsia"/>
        </w:rPr>
        <w:t xml:space="preserve"> </w:t>
      </w:r>
      <w:proofErr w:type="spellStart"/>
      <w:r>
        <w:rPr>
          <w:rFonts w:hint="eastAsia"/>
        </w:rPr>
        <w:t>ihr</w:t>
      </w:r>
      <w:proofErr w:type="spellEnd"/>
      <w:r>
        <w:rPr>
          <w:rFonts w:hint="eastAsia"/>
        </w:rPr>
        <w:t xml:space="preserve"> </w:t>
      </w:r>
      <w:proofErr w:type="spellStart"/>
      <w:r>
        <w:rPr>
          <w:rFonts w:hint="eastAsia"/>
        </w:rPr>
        <w:t>Fetischcharakter</w:t>
      </w:r>
      <w:proofErr w:type="spellEnd"/>
      <w:r>
        <w:rPr>
          <w:rFonts w:hint="eastAsia"/>
        </w:rPr>
        <w:t xml:space="preserve"> </w:t>
      </w:r>
      <w:proofErr w:type="spellStart"/>
      <w:r>
        <w:rPr>
          <w:rFonts w:hint="eastAsia"/>
        </w:rPr>
        <w:t>zukommt</w:t>
      </w:r>
      <w:proofErr w:type="spellEnd"/>
      <w:r>
        <w:rPr>
          <w:rFonts w:hint="eastAsia"/>
        </w:rPr>
        <w:t xml:space="preserve">, </w:t>
      </w:r>
      <w:proofErr w:type="spellStart"/>
      <w:r>
        <w:rPr>
          <w:rFonts w:hint="eastAsia"/>
        </w:rPr>
        <w:t>haftet</w:t>
      </w:r>
      <w:proofErr w:type="spellEnd"/>
      <w:r>
        <w:rPr>
          <w:rFonts w:hint="eastAsia"/>
        </w:rPr>
        <w:t xml:space="preserve"> der </w:t>
      </w:r>
      <w:proofErr w:type="spellStart"/>
      <w:r>
        <w:rPr>
          <w:rFonts w:hint="eastAsia"/>
        </w:rPr>
        <w:t>warenproduzierenden</w:t>
      </w:r>
      <w:proofErr w:type="spellEnd"/>
      <w:r>
        <w:rPr>
          <w:rFonts w:hint="eastAsia"/>
        </w:rPr>
        <w:t xml:space="preserve"> Gesellschaft </w:t>
      </w:r>
      <w:proofErr w:type="spellStart"/>
      <w:r>
        <w:rPr>
          <w:rFonts w:hint="eastAsia"/>
        </w:rPr>
        <w:t>selber</w:t>
      </w:r>
      <w:proofErr w:type="spellEnd"/>
      <w:r>
        <w:rPr>
          <w:rFonts w:hint="eastAsia"/>
        </w:rPr>
        <w:t xml:space="preserve"> an, </w:t>
      </w:r>
      <w:proofErr w:type="spellStart"/>
      <w:r>
        <w:rPr>
          <w:rFonts w:hint="eastAsia"/>
        </w:rPr>
        <w:t>nicht</w:t>
      </w:r>
      <w:proofErr w:type="spellEnd"/>
      <w:r>
        <w:rPr>
          <w:rFonts w:hint="eastAsia"/>
        </w:rPr>
        <w:t xml:space="preserve"> </w:t>
      </w:r>
      <w:proofErr w:type="spellStart"/>
      <w:r>
        <w:rPr>
          <w:rFonts w:hint="eastAsia"/>
        </w:rPr>
        <w:t>zwar</w:t>
      </w:r>
      <w:proofErr w:type="spellEnd"/>
      <w:r>
        <w:rPr>
          <w:rFonts w:hint="eastAsia"/>
        </w:rPr>
        <w:t xml:space="preserve"> so </w:t>
      </w:r>
      <w:proofErr w:type="spellStart"/>
      <w:r>
        <w:rPr>
          <w:rFonts w:hint="eastAsia"/>
        </w:rPr>
        <w:t>wie</w:t>
      </w:r>
      <w:proofErr w:type="spellEnd"/>
      <w:r>
        <w:rPr>
          <w:rFonts w:hint="eastAsia"/>
        </w:rPr>
        <w:t xml:space="preserve"> </w:t>
      </w:r>
      <w:proofErr w:type="spellStart"/>
      <w:r>
        <w:rPr>
          <w:rFonts w:hint="eastAsia"/>
        </w:rPr>
        <w:t>sie</w:t>
      </w:r>
      <w:proofErr w:type="spellEnd"/>
      <w:r>
        <w:rPr>
          <w:rFonts w:hint="eastAsia"/>
        </w:rPr>
        <w:t xml:space="preserve"> an </w:t>
      </w:r>
      <w:proofErr w:type="spellStart"/>
      <w:r>
        <w:rPr>
          <w:rFonts w:hint="eastAsia"/>
        </w:rPr>
        <w:t>sich</w:t>
      </w:r>
      <w:proofErr w:type="spellEnd"/>
      <w:r>
        <w:rPr>
          <w:rFonts w:hint="eastAsia"/>
        </w:rPr>
        <w:t xml:space="preserve"> </w:t>
      </w:r>
      <w:proofErr w:type="spellStart"/>
      <w:r>
        <w:rPr>
          <w:rFonts w:hint="eastAsia"/>
        </w:rPr>
        <w:t>ist</w:t>
      </w:r>
      <w:proofErr w:type="spellEnd"/>
      <w:r>
        <w:rPr>
          <w:rFonts w:hint="eastAsia"/>
        </w:rPr>
        <w:t xml:space="preserve">, </w:t>
      </w:r>
      <w:proofErr w:type="spellStart"/>
      <w:r>
        <w:rPr>
          <w:rFonts w:hint="eastAsia"/>
        </w:rPr>
        <w:t>wohl</w:t>
      </w:r>
      <w:proofErr w:type="spellEnd"/>
      <w:r>
        <w:rPr>
          <w:rFonts w:hint="eastAsia"/>
        </w:rPr>
        <w:t xml:space="preserve"> </w:t>
      </w:r>
      <w:proofErr w:type="spellStart"/>
      <w:r>
        <w:rPr>
          <w:rFonts w:hint="eastAsia"/>
        </w:rPr>
        <w:t>aber</w:t>
      </w:r>
      <w:proofErr w:type="spellEnd"/>
      <w:r>
        <w:rPr>
          <w:rFonts w:hint="eastAsia"/>
        </w:rPr>
        <w:t xml:space="preserve"> so </w:t>
      </w:r>
      <w:proofErr w:type="spellStart"/>
      <w:r>
        <w:rPr>
          <w:rFonts w:hint="eastAsia"/>
        </w:rPr>
        <w:t>wie</w:t>
      </w:r>
      <w:proofErr w:type="spellEnd"/>
      <w:r>
        <w:rPr>
          <w:rFonts w:hint="eastAsia"/>
        </w:rPr>
        <w:t xml:space="preserve"> </w:t>
      </w:r>
      <w:proofErr w:type="spellStart"/>
      <w:r>
        <w:rPr>
          <w:rFonts w:hint="eastAsia"/>
        </w:rPr>
        <w:t>sie</w:t>
      </w:r>
      <w:proofErr w:type="spellEnd"/>
      <w:r>
        <w:rPr>
          <w:rFonts w:hint="eastAsia"/>
        </w:rPr>
        <w:t xml:space="preserve"> </w:t>
      </w:r>
      <w:proofErr w:type="spellStart"/>
      <w:r>
        <w:rPr>
          <w:rFonts w:hint="eastAsia"/>
        </w:rPr>
        <w:t>sich</w:t>
      </w:r>
      <w:proofErr w:type="spellEnd"/>
      <w:r>
        <w:rPr>
          <w:rFonts w:hint="eastAsia"/>
        </w:rPr>
        <w:t xml:space="preserve"> stets </w:t>
      </w:r>
      <w:proofErr w:type="spellStart"/>
      <w:r>
        <w:rPr>
          <w:rFonts w:hint="eastAsia"/>
        </w:rPr>
        <w:t>dann</w:t>
      </w:r>
      <w:proofErr w:type="spellEnd"/>
      <w:r>
        <w:rPr>
          <w:rFonts w:hint="eastAsia"/>
        </w:rPr>
        <w:t xml:space="preserve"> </w:t>
      </w:r>
      <w:proofErr w:type="spellStart"/>
      <w:r>
        <w:rPr>
          <w:rFonts w:hint="eastAsia"/>
        </w:rPr>
        <w:t>vorstellt</w:t>
      </w:r>
      <w:proofErr w:type="spellEnd"/>
      <w:r>
        <w:rPr>
          <w:rFonts w:hint="eastAsia"/>
        </w:rPr>
        <w:t xml:space="preserve"> und </w:t>
      </w:r>
      <w:proofErr w:type="spellStart"/>
      <w:r>
        <w:rPr>
          <w:rFonts w:hint="eastAsia"/>
        </w:rPr>
        <w:t>zu</w:t>
      </w:r>
      <w:proofErr w:type="spellEnd"/>
      <w:r>
        <w:rPr>
          <w:rFonts w:hint="eastAsia"/>
        </w:rPr>
        <w:t xml:space="preserve"> verstehen </w:t>
      </w:r>
      <w:proofErr w:type="spellStart"/>
      <w:r>
        <w:rPr>
          <w:rFonts w:hint="eastAsia"/>
        </w:rPr>
        <w:t>glaubt</w:t>
      </w:r>
      <w:proofErr w:type="spellEnd"/>
      <w:r>
        <w:rPr>
          <w:rFonts w:hint="eastAsia"/>
        </w:rPr>
        <w:t xml:space="preserve">, </w:t>
      </w:r>
      <w:proofErr w:type="spellStart"/>
      <w:r>
        <w:rPr>
          <w:rFonts w:hint="eastAsia"/>
        </w:rPr>
        <w:t>wenn</w:t>
      </w:r>
      <w:proofErr w:type="spellEnd"/>
      <w:r>
        <w:rPr>
          <w:rFonts w:hint="eastAsia"/>
        </w:rPr>
        <w:t xml:space="preserve"> </w:t>
      </w:r>
      <w:proofErr w:type="spellStart"/>
      <w:r>
        <w:rPr>
          <w:rFonts w:hint="eastAsia"/>
        </w:rPr>
        <w:t>sie</w:t>
      </w:r>
      <w:proofErr w:type="spellEnd"/>
      <w:r>
        <w:rPr>
          <w:rFonts w:hint="eastAsia"/>
        </w:rPr>
        <w:t xml:space="preserve"> von der </w:t>
      </w:r>
      <w:proofErr w:type="spellStart"/>
      <w:r>
        <w:rPr>
          <w:rFonts w:hint="eastAsia"/>
        </w:rPr>
        <w:t>Tatsache</w:t>
      </w:r>
      <w:proofErr w:type="spellEnd"/>
      <w:r>
        <w:rPr>
          <w:rFonts w:hint="eastAsia"/>
        </w:rPr>
        <w:t xml:space="preserve">, </w:t>
      </w:r>
      <w:proofErr w:type="spellStart"/>
      <w:r>
        <w:rPr>
          <w:rFonts w:hint="eastAsia"/>
        </w:rPr>
        <w:t>daß</w:t>
      </w:r>
      <w:proofErr w:type="spellEnd"/>
      <w:r>
        <w:rPr>
          <w:rFonts w:hint="eastAsia"/>
        </w:rPr>
        <w:t xml:space="preserve"> </w:t>
      </w:r>
      <w:proofErr w:type="spellStart"/>
      <w:r>
        <w:rPr>
          <w:rFonts w:hint="eastAsia"/>
        </w:rPr>
        <w:t>sie</w:t>
      </w:r>
      <w:proofErr w:type="spellEnd"/>
      <w:r>
        <w:rPr>
          <w:rFonts w:hint="eastAsia"/>
        </w:rPr>
        <w:t xml:space="preserve"> </w:t>
      </w:r>
      <w:proofErr w:type="spellStart"/>
      <w:r>
        <w:rPr>
          <w:rFonts w:hint="eastAsia"/>
        </w:rPr>
        <w:t>eben</w:t>
      </w:r>
      <w:proofErr w:type="spellEnd"/>
      <w:r>
        <w:rPr>
          <w:rFonts w:hint="eastAsia"/>
        </w:rPr>
        <w:t xml:space="preserve"> </w:t>
      </w:r>
      <w:proofErr w:type="spellStart"/>
      <w:r>
        <w:rPr>
          <w:rFonts w:hint="eastAsia"/>
        </w:rPr>
        <w:t>Waren</w:t>
      </w:r>
      <w:proofErr w:type="spellEnd"/>
      <w:r>
        <w:rPr>
          <w:rFonts w:hint="eastAsia"/>
        </w:rPr>
        <w:t xml:space="preserve"> </w:t>
      </w:r>
      <w:proofErr w:type="spellStart"/>
      <w:r>
        <w:rPr>
          <w:rFonts w:hint="eastAsia"/>
        </w:rPr>
        <w:t>produziert</w:t>
      </w:r>
      <w:proofErr w:type="spellEnd"/>
      <w:r>
        <w:rPr>
          <w:rFonts w:hint="eastAsia"/>
        </w:rPr>
        <w:t xml:space="preserve">, </w:t>
      </w:r>
      <w:proofErr w:type="spellStart"/>
      <w:r>
        <w:rPr>
          <w:rFonts w:hint="eastAsia"/>
        </w:rPr>
        <w:t>abstrahiert</w:t>
      </w:r>
      <w:proofErr w:type="spellEnd"/>
      <w:r>
        <w:rPr>
          <w:rFonts w:hint="eastAsia"/>
        </w:rPr>
        <w:t xml:space="preserve">. Das Bild, das </w:t>
      </w:r>
      <w:proofErr w:type="spellStart"/>
      <w:r>
        <w:rPr>
          <w:rFonts w:hint="eastAsia"/>
        </w:rPr>
        <w:t>sie</w:t>
      </w:r>
      <w:proofErr w:type="spellEnd"/>
      <w:r>
        <w:rPr>
          <w:rFonts w:hint="eastAsia"/>
        </w:rPr>
        <w:t xml:space="preserve"> so von </w:t>
      </w:r>
      <w:proofErr w:type="spellStart"/>
      <w:r>
        <w:rPr>
          <w:rFonts w:hint="eastAsia"/>
        </w:rPr>
        <w:t>sich</w:t>
      </w:r>
      <w:proofErr w:type="spellEnd"/>
      <w:r>
        <w:rPr>
          <w:rFonts w:hint="eastAsia"/>
        </w:rPr>
        <w:t xml:space="preserve"> </w:t>
      </w:r>
      <w:proofErr w:type="spellStart"/>
      <w:r>
        <w:rPr>
          <w:rFonts w:hint="eastAsia"/>
        </w:rPr>
        <w:t>produziert</w:t>
      </w:r>
      <w:proofErr w:type="spellEnd"/>
      <w:r>
        <w:rPr>
          <w:rFonts w:hint="eastAsia"/>
        </w:rPr>
        <w:t xml:space="preserve"> und das </w:t>
      </w:r>
      <w:proofErr w:type="spellStart"/>
      <w:r>
        <w:rPr>
          <w:rFonts w:hint="eastAsia"/>
        </w:rPr>
        <w:t>sie</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ihre</w:t>
      </w:r>
      <w:proofErr w:type="spellEnd"/>
      <w:r>
        <w:rPr>
          <w:rFonts w:hint="eastAsia"/>
        </w:rPr>
        <w:t xml:space="preserve"> Kultur </w:t>
      </w:r>
      <w:proofErr w:type="spellStart"/>
      <w:r>
        <w:rPr>
          <w:rFonts w:hint="eastAsia"/>
        </w:rPr>
        <w:t>zu</w:t>
      </w:r>
      <w:proofErr w:type="spellEnd"/>
      <w:r>
        <w:rPr>
          <w:rFonts w:hint="eastAsia"/>
        </w:rPr>
        <w:t xml:space="preserve"> </w:t>
      </w:r>
      <w:proofErr w:type="spellStart"/>
      <w:r>
        <w:rPr>
          <w:rFonts w:hint="eastAsia"/>
        </w:rPr>
        <w:t>beschriften</w:t>
      </w:r>
      <w:proofErr w:type="spellEnd"/>
      <w:r>
        <w:rPr>
          <w:rFonts w:hint="eastAsia"/>
        </w:rPr>
        <w:t xml:space="preserve"> </w:t>
      </w:r>
      <w:proofErr w:type="spellStart"/>
      <w:r>
        <w:rPr>
          <w:rFonts w:hint="eastAsia"/>
        </w:rPr>
        <w:t>pflegt</w:t>
      </w:r>
      <w:proofErr w:type="spellEnd"/>
      <w:r>
        <w:rPr>
          <w:rFonts w:hint="eastAsia"/>
        </w:rPr>
        <w:t xml:space="preserve">, </w:t>
      </w:r>
      <w:proofErr w:type="spellStart"/>
      <w:r>
        <w:rPr>
          <w:rFonts w:hint="eastAsia"/>
        </w:rPr>
        <w:t>entspricht</w:t>
      </w:r>
      <w:proofErr w:type="spellEnd"/>
      <w:r>
        <w:rPr>
          <w:rFonts w:hint="eastAsia"/>
        </w:rPr>
        <w:t xml:space="preserve"> dem </w:t>
      </w:r>
      <w:proofErr w:type="spellStart"/>
      <w:r>
        <w:rPr>
          <w:rFonts w:hint="eastAsia"/>
        </w:rPr>
        <w:t>Begriffe</w:t>
      </w:r>
      <w:proofErr w:type="spellEnd"/>
      <w:r>
        <w:rPr>
          <w:rFonts w:hint="eastAsia"/>
        </w:rPr>
        <w:t xml:space="preserve"> der </w:t>
      </w:r>
      <w:proofErr w:type="spellStart"/>
      <w:r>
        <w:rPr>
          <w:rFonts w:hint="eastAsia"/>
        </w:rPr>
        <w:t>Phantasmagorie</w:t>
      </w:r>
      <w:proofErr w:type="spellEnd"/>
      <w:r>
        <w:rPr>
          <w:rFonts w:hint="eastAsia"/>
        </w:rPr>
        <w:t xml:space="preserve"> (</w:t>
      </w:r>
      <w:proofErr w:type="spellStart"/>
      <w:r>
        <w:rPr>
          <w:rFonts w:hint="eastAsia"/>
        </w:rPr>
        <w:t>vgl</w:t>
      </w:r>
      <w:proofErr w:type="spellEnd"/>
      <w:r>
        <w:rPr>
          <w:rFonts w:hint="eastAsia"/>
        </w:rPr>
        <w:t xml:space="preserve"> Eduard Fuchs, der </w:t>
      </w:r>
      <w:proofErr w:type="spellStart"/>
      <w:r>
        <w:rPr>
          <w:rFonts w:hint="eastAsia"/>
        </w:rPr>
        <w:t>Sammler</w:t>
      </w:r>
      <w:proofErr w:type="spellEnd"/>
      <w:r>
        <w:rPr>
          <w:rFonts w:hint="eastAsia"/>
        </w:rPr>
        <w:t xml:space="preserve"> und der </w:t>
      </w:r>
      <w:proofErr w:type="spellStart"/>
      <w:r>
        <w:rPr>
          <w:rFonts w:hint="eastAsia"/>
        </w:rPr>
        <w:t>Historiker</w:t>
      </w:r>
      <w:proofErr w:type="spellEnd"/>
      <w:r>
        <w:rPr>
          <w:rFonts w:hint="eastAsia"/>
        </w:rPr>
        <w:t xml:space="preserve"> III). Sie </w:t>
      </w:r>
      <w:proofErr w:type="spellStart"/>
      <w:r>
        <w:rPr>
          <w:rFonts w:hint="eastAsia"/>
        </w:rPr>
        <w:t>wird</w:t>
      </w:r>
      <w:proofErr w:type="spellEnd"/>
      <w:r>
        <w:rPr>
          <w:rFonts w:hint="eastAsia"/>
        </w:rPr>
        <w:t xml:space="preserve"> </w:t>
      </w:r>
      <w:proofErr w:type="spellStart"/>
      <w:r>
        <w:rPr>
          <w:rFonts w:hint="eastAsia"/>
        </w:rPr>
        <w:t>bei</w:t>
      </w:r>
      <w:proofErr w:type="spellEnd"/>
      <w:r>
        <w:rPr>
          <w:rFonts w:hint="eastAsia"/>
        </w:rPr>
        <w:t xml:space="preserve"> </w:t>
      </w:r>
      <w:proofErr w:type="spellStart"/>
      <w:r>
        <w:rPr>
          <w:rFonts w:hint="eastAsia"/>
        </w:rPr>
        <w:t>Wiesengrund</w:t>
      </w:r>
      <w:proofErr w:type="spellEnd"/>
      <w:r>
        <w:rPr>
          <w:rFonts w:hint="eastAsia"/>
        </w:rPr>
        <w:t xml:space="preserve"> »</w:t>
      </w:r>
      <w:proofErr w:type="spellStart"/>
      <w:r>
        <w:rPr>
          <w:rFonts w:hint="eastAsia"/>
        </w:rPr>
        <w:t>definiert</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ein</w:t>
      </w:r>
      <w:proofErr w:type="spellEnd"/>
      <w:r>
        <w:rPr>
          <w:rFonts w:hint="eastAsia"/>
        </w:rPr>
        <w:t xml:space="preserve"> </w:t>
      </w:r>
      <w:proofErr w:type="spellStart"/>
      <w:r>
        <w:rPr>
          <w:rFonts w:hint="eastAsia"/>
        </w:rPr>
        <w:t>Konsumgut</w:t>
      </w:r>
      <w:proofErr w:type="spellEnd"/>
      <w:r>
        <w:rPr>
          <w:rFonts w:hint="eastAsia"/>
        </w:rPr>
        <w:t xml:space="preserve">, in dem </w:t>
      </w:r>
      <w:proofErr w:type="spellStart"/>
      <w:r>
        <w:rPr>
          <w:rFonts w:hint="eastAsia"/>
        </w:rPr>
        <w:t>nichts</w:t>
      </w:r>
      <w:proofErr w:type="spellEnd"/>
      <w:r>
        <w:rPr>
          <w:rFonts w:hint="eastAsia"/>
        </w:rPr>
        <w:t xml:space="preserve"> </w:t>
      </w:r>
      <w:proofErr w:type="spellStart"/>
      <w:r>
        <w:rPr>
          <w:rFonts w:hint="eastAsia"/>
        </w:rPr>
        <w:t>mehr</w:t>
      </w:r>
      <w:proofErr w:type="spellEnd"/>
      <w:r>
        <w:rPr>
          <w:rFonts w:hint="eastAsia"/>
        </w:rPr>
        <w:t xml:space="preserve"> </w:t>
      </w:r>
      <w:proofErr w:type="spellStart"/>
      <w:r>
        <w:rPr>
          <w:rFonts w:hint="eastAsia"/>
        </w:rPr>
        <w:t>daran</w:t>
      </w:r>
      <w:proofErr w:type="spellEnd"/>
      <w:r>
        <w:rPr>
          <w:rFonts w:hint="eastAsia"/>
        </w:rPr>
        <w:t xml:space="preserve"> </w:t>
      </w:r>
      <w:proofErr w:type="spellStart"/>
      <w:r>
        <w:rPr>
          <w:rFonts w:hint="eastAsia"/>
        </w:rPr>
        <w:t>gemahnen</w:t>
      </w:r>
      <w:proofErr w:type="spellEnd"/>
      <w:r>
        <w:rPr>
          <w:rFonts w:hint="eastAsia"/>
        </w:rPr>
        <w:t xml:space="preserve"> </w:t>
      </w:r>
      <w:proofErr w:type="spellStart"/>
      <w:r>
        <w:rPr>
          <w:rFonts w:hint="eastAsia"/>
        </w:rPr>
        <w:t>soll</w:t>
      </w:r>
      <w:proofErr w:type="spellEnd"/>
      <w:r>
        <w:rPr>
          <w:rFonts w:hint="eastAsia"/>
        </w:rPr>
        <w:t xml:space="preserve">, </w:t>
      </w:r>
      <w:proofErr w:type="spellStart"/>
      <w:r>
        <w:rPr>
          <w:rFonts w:hint="eastAsia"/>
        </w:rPr>
        <w:t>wie</w:t>
      </w:r>
      <w:proofErr w:type="spellEnd"/>
      <w:r>
        <w:rPr>
          <w:rFonts w:hint="eastAsia"/>
        </w:rPr>
        <w:t xml:space="preserve"> es </w:t>
      </w:r>
      <w:proofErr w:type="spellStart"/>
      <w:r>
        <w:rPr>
          <w:rFonts w:hint="eastAsia"/>
        </w:rPr>
        <w:t>zustandekam</w:t>
      </w:r>
      <w:proofErr w:type="spellEnd"/>
      <w:r>
        <w:rPr>
          <w:rFonts w:hint="eastAsia"/>
        </w:rPr>
        <w:t xml:space="preserve">. Es </w:t>
      </w:r>
      <w:proofErr w:type="spellStart"/>
      <w:r>
        <w:rPr>
          <w:rFonts w:hint="eastAsia"/>
        </w:rPr>
        <w:t>wird</w:t>
      </w:r>
      <w:proofErr w:type="spellEnd"/>
      <w:r>
        <w:rPr>
          <w:rFonts w:hint="eastAsia"/>
        </w:rPr>
        <w:t xml:space="preserve"> </w:t>
      </w:r>
      <w:proofErr w:type="spellStart"/>
      <w:r>
        <w:rPr>
          <w:rFonts w:hint="eastAsia"/>
        </w:rPr>
        <w:t>magisiert</w:t>
      </w:r>
      <w:proofErr w:type="spellEnd"/>
      <w:r>
        <w:rPr>
          <w:rFonts w:hint="eastAsia"/>
        </w:rPr>
        <w:t xml:space="preserve">, </w:t>
      </w:r>
      <w:proofErr w:type="spellStart"/>
      <w:r>
        <w:rPr>
          <w:rFonts w:hint="eastAsia"/>
        </w:rPr>
        <w:t>indem</w:t>
      </w:r>
      <w:proofErr w:type="spellEnd"/>
      <w:r>
        <w:rPr>
          <w:rFonts w:hint="eastAsia"/>
        </w:rPr>
        <w:t xml:space="preserve"> die </w:t>
      </w:r>
      <w:proofErr w:type="spellStart"/>
      <w:r>
        <w:rPr>
          <w:rFonts w:hint="eastAsia"/>
        </w:rPr>
        <w:t>darin</w:t>
      </w:r>
      <w:proofErr w:type="spellEnd"/>
      <w:r>
        <w:rPr>
          <w:rFonts w:hint="eastAsia"/>
        </w:rPr>
        <w:t xml:space="preserve"> </w:t>
      </w:r>
      <w:proofErr w:type="spellStart"/>
      <w:r>
        <w:rPr>
          <w:rFonts w:hint="eastAsia"/>
        </w:rPr>
        <w:t>aufgespeicherte</w:t>
      </w:r>
      <w:proofErr w:type="spellEnd"/>
      <w:r>
        <w:rPr>
          <w:rFonts w:hint="eastAsia"/>
        </w:rPr>
        <w:t xml:space="preserve"> Arbeit </w:t>
      </w:r>
      <w:proofErr w:type="spellStart"/>
      <w:r>
        <w:rPr>
          <w:rFonts w:hint="eastAsia"/>
        </w:rPr>
        <w:t>im</w:t>
      </w:r>
      <w:proofErr w:type="spellEnd"/>
      <w:r>
        <w:rPr>
          <w:rFonts w:hint="eastAsia"/>
        </w:rPr>
        <w:t xml:space="preserve"> </w:t>
      </w:r>
      <w:proofErr w:type="spellStart"/>
      <w:r>
        <w:rPr>
          <w:rFonts w:hint="eastAsia"/>
        </w:rPr>
        <w:t>gleichen</w:t>
      </w:r>
      <w:proofErr w:type="spellEnd"/>
      <w:r>
        <w:rPr>
          <w:rFonts w:hint="eastAsia"/>
        </w:rPr>
        <w:t xml:space="preserve"> </w:t>
      </w:r>
      <w:proofErr w:type="spellStart"/>
      <w:r>
        <w:rPr>
          <w:rFonts w:hint="eastAsia"/>
        </w:rPr>
        <w:t>Augenblick</w:t>
      </w:r>
      <w:proofErr w:type="spellEnd"/>
      <w:r>
        <w:rPr>
          <w:rFonts w:hint="eastAsia"/>
        </w:rPr>
        <w:t xml:space="preserve"> </w:t>
      </w:r>
      <w:proofErr w:type="spellStart"/>
      <w:r>
        <w:rPr>
          <w:rFonts w:hint="eastAsia"/>
        </w:rPr>
        <w:t>als</w:t>
      </w:r>
      <w:proofErr w:type="spellEnd"/>
      <w:r>
        <w:rPr>
          <w:rFonts w:hint="eastAsia"/>
        </w:rPr>
        <w:t xml:space="preserve"> supranatural und </w:t>
      </w:r>
      <w:proofErr w:type="spellStart"/>
      <w:r>
        <w:rPr>
          <w:rFonts w:hint="eastAsia"/>
        </w:rPr>
        <w:t>heilig</w:t>
      </w:r>
      <w:proofErr w:type="spellEnd"/>
      <w:r>
        <w:rPr>
          <w:rFonts w:hint="eastAsia"/>
        </w:rPr>
        <w:t xml:space="preserve"> </w:t>
      </w:r>
      <w:proofErr w:type="spellStart"/>
      <w:r>
        <w:rPr>
          <w:rFonts w:hint="eastAsia"/>
        </w:rPr>
        <w:t>erscheint</w:t>
      </w:r>
      <w:proofErr w:type="spellEnd"/>
      <w:r>
        <w:rPr>
          <w:rFonts w:hint="eastAsia"/>
        </w:rPr>
        <w:t xml:space="preserve">, da </w:t>
      </w:r>
      <w:proofErr w:type="spellStart"/>
      <w:r>
        <w:rPr>
          <w:rFonts w:hint="eastAsia"/>
        </w:rPr>
        <w:t>sie</w:t>
      </w:r>
      <w:proofErr w:type="spellEnd"/>
      <w:r>
        <w:rPr>
          <w:rFonts w:hint="eastAsia"/>
        </w:rPr>
        <w:t xml:space="preserve"> </w:t>
      </w:r>
      <w:proofErr w:type="spellStart"/>
      <w:r>
        <w:rPr>
          <w:rFonts w:hint="eastAsia"/>
        </w:rPr>
        <w:t>als</w:t>
      </w:r>
      <w:proofErr w:type="spellEnd"/>
      <w:r>
        <w:rPr>
          <w:rFonts w:hint="eastAsia"/>
        </w:rPr>
        <w:t xml:space="preserve"> Arbeit </w:t>
      </w:r>
      <w:proofErr w:type="spellStart"/>
      <w:r>
        <w:rPr>
          <w:rFonts w:hint="eastAsia"/>
        </w:rPr>
        <w:t>nicht</w:t>
      </w:r>
      <w:proofErr w:type="spellEnd"/>
      <w:r>
        <w:rPr>
          <w:rFonts w:hint="eastAsia"/>
        </w:rPr>
        <w:t xml:space="preserve"> </w:t>
      </w:r>
      <w:proofErr w:type="spellStart"/>
      <w:r>
        <w:rPr>
          <w:rFonts w:hint="eastAsia"/>
        </w:rPr>
        <w:t>mehr</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erkennen</w:t>
      </w:r>
      <w:proofErr w:type="spellEnd"/>
      <w:r>
        <w:rPr>
          <w:rFonts w:hint="eastAsia"/>
        </w:rPr>
        <w:t xml:space="preserve"> </w:t>
      </w:r>
      <w:proofErr w:type="spellStart"/>
      <w:r>
        <w:rPr>
          <w:rFonts w:hint="eastAsia"/>
        </w:rPr>
        <w:t>ist</w:t>
      </w:r>
      <w:proofErr w:type="spellEnd"/>
      <w:r>
        <w:rPr>
          <w:rFonts w:hint="eastAsia"/>
        </w:rPr>
        <w:t xml:space="preserve">.« (T W Adorno: </w:t>
      </w:r>
      <w:proofErr w:type="spellStart"/>
      <w:r>
        <w:rPr>
          <w:rFonts w:hint="eastAsia"/>
        </w:rPr>
        <w:t>Fragmente</w:t>
      </w:r>
      <w:proofErr w:type="spellEnd"/>
      <w:r>
        <w:rPr>
          <w:rFonts w:hint="eastAsia"/>
        </w:rPr>
        <w:t xml:space="preserve"> </w:t>
      </w:r>
      <w:r>
        <w:rPr>
          <w:rFonts w:hint="eastAsia"/>
        </w:rPr>
        <w:t>ü</w:t>
      </w:r>
      <w:proofErr w:type="spellStart"/>
      <w:r>
        <w:rPr>
          <w:rFonts w:hint="eastAsia"/>
        </w:rPr>
        <w:t>ber</w:t>
      </w:r>
      <w:proofErr w:type="spellEnd"/>
      <w:r>
        <w:rPr>
          <w:rFonts w:hint="eastAsia"/>
        </w:rPr>
        <w:t xml:space="preserve"> Wagner </w:t>
      </w:r>
      <w:proofErr w:type="spellStart"/>
      <w:r>
        <w:rPr>
          <w:rFonts w:hint="eastAsia"/>
        </w:rPr>
        <w:t>Zeitschrift</w:t>
      </w:r>
      <w:proofErr w:type="spellEnd"/>
      <w:r>
        <w:rPr>
          <w:rFonts w:hint="eastAsia"/>
        </w:rPr>
        <w:t xml:space="preserve"> f</w:t>
      </w:r>
      <w:r>
        <w:rPr>
          <w:rFonts w:hint="eastAsia"/>
        </w:rPr>
        <w:t>ü</w:t>
      </w:r>
      <w:r>
        <w:rPr>
          <w:rFonts w:hint="eastAsia"/>
        </w:rPr>
        <w:t xml:space="preserve">r </w:t>
      </w:r>
      <w:proofErr w:type="spellStart"/>
      <w:r>
        <w:rPr>
          <w:rFonts w:hint="eastAsia"/>
        </w:rPr>
        <w:t>Sozialforschung</w:t>
      </w:r>
      <w:proofErr w:type="spellEnd"/>
      <w:r>
        <w:rPr>
          <w:rFonts w:hint="eastAsia"/>
        </w:rPr>
        <w:t xml:space="preserve"> VIII 1939, 1/2 p 17) </w:t>
      </w:r>
      <w:proofErr w:type="spellStart"/>
      <w:r>
        <w:rPr>
          <w:rFonts w:hint="eastAsia"/>
        </w:rPr>
        <w:t>Hierzu</w:t>
      </w:r>
      <w:proofErr w:type="spellEnd"/>
      <w:r>
        <w:rPr>
          <w:rFonts w:hint="eastAsia"/>
        </w:rPr>
        <w:t xml:space="preserve"> </w:t>
      </w:r>
      <w:proofErr w:type="spellStart"/>
      <w:r>
        <w:rPr>
          <w:rFonts w:hint="eastAsia"/>
        </w:rPr>
        <w:t>aus</w:t>
      </w:r>
      <w:proofErr w:type="spellEnd"/>
      <w:r>
        <w:rPr>
          <w:rFonts w:hint="eastAsia"/>
        </w:rPr>
        <w:t xml:space="preserve"> dem Manuscript des »Wagner« (p 46/7):) »</w:t>
      </w:r>
      <w:proofErr w:type="spellStart"/>
      <w:r>
        <w:rPr>
          <w:rFonts w:hint="eastAsia"/>
        </w:rPr>
        <w:t>Wagners</w:t>
      </w:r>
      <w:proofErr w:type="spellEnd"/>
      <w:r>
        <w:rPr>
          <w:rFonts w:hint="eastAsia"/>
        </w:rPr>
        <w:t xml:space="preserve"> </w:t>
      </w:r>
      <w:proofErr w:type="spellStart"/>
      <w:r>
        <w:rPr>
          <w:rFonts w:hint="eastAsia"/>
        </w:rPr>
        <w:t>Orchesterkunst</w:t>
      </w:r>
      <w:proofErr w:type="spellEnd"/>
      <w:r>
        <w:rPr>
          <w:rFonts w:hint="eastAsia"/>
        </w:rPr>
        <w:t xml:space="preserve">... hat den </w:t>
      </w:r>
      <w:proofErr w:type="spellStart"/>
      <w:r>
        <w:rPr>
          <w:rFonts w:hint="eastAsia"/>
        </w:rPr>
        <w:t>Anteil</w:t>
      </w:r>
      <w:proofErr w:type="spellEnd"/>
      <w:r>
        <w:rPr>
          <w:rFonts w:hint="eastAsia"/>
        </w:rPr>
        <w:t xml:space="preserve"> der </w:t>
      </w:r>
      <w:proofErr w:type="spellStart"/>
      <w:r>
        <w:rPr>
          <w:rFonts w:hint="eastAsia"/>
        </w:rPr>
        <w:t>unmittelbaren</w:t>
      </w:r>
      <w:proofErr w:type="spellEnd"/>
      <w:r>
        <w:rPr>
          <w:rFonts w:hint="eastAsia"/>
        </w:rPr>
        <w:t xml:space="preserve"> Produktion des Tons </w:t>
      </w:r>
      <w:proofErr w:type="spellStart"/>
      <w:r>
        <w:rPr>
          <w:rFonts w:hint="eastAsia"/>
        </w:rPr>
        <w:t>aus</w:t>
      </w:r>
      <w:proofErr w:type="spellEnd"/>
      <w:r>
        <w:rPr>
          <w:rFonts w:hint="eastAsia"/>
        </w:rPr>
        <w:t xml:space="preserve"> der« [</w:t>
      </w:r>
      <w:proofErr w:type="spellStart"/>
      <w:r>
        <w:rPr>
          <w:rFonts w:hint="eastAsia"/>
        </w:rPr>
        <w:t>besser</w:t>
      </w:r>
      <w:proofErr w:type="spellEnd"/>
      <w:r>
        <w:rPr>
          <w:rFonts w:hint="eastAsia"/>
        </w:rPr>
        <w:t xml:space="preserve">: </w:t>
      </w:r>
      <w:proofErr w:type="spellStart"/>
      <w:r>
        <w:rPr>
          <w:rFonts w:hint="eastAsia"/>
        </w:rPr>
        <w:t>dessen</w:t>
      </w:r>
      <w:proofErr w:type="spellEnd"/>
      <w:r>
        <w:rPr>
          <w:rFonts w:hint="eastAsia"/>
        </w:rPr>
        <w:t>] »</w:t>
      </w:r>
      <w:proofErr w:type="spellStart"/>
      <w:r>
        <w:rPr>
          <w:rFonts w:hint="eastAsia"/>
        </w:rPr>
        <w:t>aesthetischen</w:t>
      </w:r>
      <w:proofErr w:type="spellEnd"/>
      <w:r>
        <w:rPr>
          <w:rFonts w:hint="eastAsia"/>
        </w:rPr>
        <w:t xml:space="preserve"> Gestalt </w:t>
      </w:r>
      <w:proofErr w:type="spellStart"/>
      <w:r>
        <w:rPr>
          <w:rFonts w:hint="eastAsia"/>
        </w:rPr>
        <w:t>vertrieben</w:t>
      </w:r>
      <w:proofErr w:type="spellEnd"/>
      <w:r>
        <w:rPr>
          <w:rFonts w:hint="eastAsia"/>
        </w:rPr>
        <w:t xml:space="preserve"> ... </w:t>
      </w:r>
      <w:proofErr w:type="spellStart"/>
      <w:r>
        <w:rPr>
          <w:rFonts w:hint="eastAsia"/>
        </w:rPr>
        <w:t>Wer</w:t>
      </w:r>
      <w:proofErr w:type="spellEnd"/>
      <w:r>
        <w:rPr>
          <w:rFonts w:hint="eastAsia"/>
        </w:rPr>
        <w:t xml:space="preserve"> </w:t>
      </w:r>
      <w:proofErr w:type="spellStart"/>
      <w:r>
        <w:rPr>
          <w:rFonts w:hint="eastAsia"/>
        </w:rPr>
        <w:t>ganz</w:t>
      </w:r>
      <w:proofErr w:type="spellEnd"/>
      <w:r>
        <w:rPr>
          <w:rFonts w:hint="eastAsia"/>
        </w:rPr>
        <w:t xml:space="preserve"> verst</w:t>
      </w:r>
      <w:r>
        <w:rPr>
          <w:rFonts w:hint="eastAsia"/>
        </w:rPr>
        <w:t>ü</w:t>
      </w:r>
      <w:proofErr w:type="spellStart"/>
      <w:r>
        <w:rPr>
          <w:rFonts w:hint="eastAsia"/>
        </w:rPr>
        <w:t>nde</w:t>
      </w:r>
      <w:proofErr w:type="spellEnd"/>
      <w:r>
        <w:rPr>
          <w:rFonts w:hint="eastAsia"/>
        </w:rPr>
        <w:t xml:space="preserve">, </w:t>
      </w:r>
      <w:proofErr w:type="spellStart"/>
      <w:r>
        <w:rPr>
          <w:rFonts w:hint="eastAsia"/>
        </w:rPr>
        <w:t>warum</w:t>
      </w:r>
      <w:proofErr w:type="spellEnd"/>
      <w:r>
        <w:rPr>
          <w:rFonts w:hint="eastAsia"/>
        </w:rPr>
        <w:t xml:space="preserve"> Haydn </w:t>
      </w:r>
      <w:proofErr w:type="spellStart"/>
      <w:r>
        <w:rPr>
          <w:rFonts w:hint="eastAsia"/>
        </w:rPr>
        <w:t>im</w:t>
      </w:r>
      <w:proofErr w:type="spellEnd"/>
      <w:r>
        <w:rPr>
          <w:rFonts w:hint="eastAsia"/>
        </w:rPr>
        <w:t xml:space="preserve"> Piano die </w:t>
      </w:r>
      <w:proofErr w:type="spellStart"/>
      <w:r>
        <w:rPr>
          <w:rFonts w:hint="eastAsia"/>
        </w:rPr>
        <w:t>Geigen</w:t>
      </w:r>
      <w:proofErr w:type="spellEnd"/>
      <w:r>
        <w:rPr>
          <w:rFonts w:hint="eastAsia"/>
        </w:rPr>
        <w:t xml:space="preserve"> </w:t>
      </w:r>
      <w:proofErr w:type="spellStart"/>
      <w:r>
        <w:rPr>
          <w:rFonts w:hint="eastAsia"/>
        </w:rPr>
        <w:t>durch</w:t>
      </w:r>
      <w:proofErr w:type="spellEnd"/>
      <w:r>
        <w:rPr>
          <w:rFonts w:hint="eastAsia"/>
        </w:rPr>
        <w:t xml:space="preserve"> </w:t>
      </w:r>
      <w:proofErr w:type="spellStart"/>
      <w:r>
        <w:rPr>
          <w:rFonts w:hint="eastAsia"/>
        </w:rPr>
        <w:t>eine</w:t>
      </w:r>
      <w:proofErr w:type="spellEnd"/>
      <w:r>
        <w:rPr>
          <w:rFonts w:hint="eastAsia"/>
        </w:rPr>
        <w:t xml:space="preserve"> </w:t>
      </w:r>
      <w:proofErr w:type="spellStart"/>
      <w:r>
        <w:rPr>
          <w:rFonts w:hint="eastAsia"/>
        </w:rPr>
        <w:t>Flöte</w:t>
      </w:r>
      <w:proofErr w:type="spellEnd"/>
      <w:r>
        <w:rPr>
          <w:rFonts w:hint="eastAsia"/>
        </w:rPr>
        <w:t xml:space="preserve"> </w:t>
      </w:r>
      <w:proofErr w:type="spellStart"/>
      <w:r>
        <w:rPr>
          <w:rFonts w:hint="eastAsia"/>
        </w:rPr>
        <w:t>verdoppelt</w:t>
      </w:r>
      <w:proofErr w:type="spellEnd"/>
      <w:r>
        <w:rPr>
          <w:rFonts w:hint="eastAsia"/>
        </w:rPr>
        <w:t xml:space="preserve">, der </w:t>
      </w:r>
      <w:proofErr w:type="spellStart"/>
      <w:r>
        <w:rPr>
          <w:rFonts w:hint="eastAsia"/>
        </w:rPr>
        <w:t>könnte</w:t>
      </w:r>
      <w:proofErr w:type="spellEnd"/>
      <w:r>
        <w:rPr>
          <w:rFonts w:hint="eastAsia"/>
        </w:rPr>
        <w:t xml:space="preserve"> </w:t>
      </w:r>
      <w:proofErr w:type="spellStart"/>
      <w:r>
        <w:rPr>
          <w:rFonts w:hint="eastAsia"/>
        </w:rPr>
        <w:t>vielleicht</w:t>
      </w:r>
      <w:proofErr w:type="spellEnd"/>
      <w:r>
        <w:rPr>
          <w:rFonts w:hint="eastAsia"/>
        </w:rPr>
        <w:t xml:space="preserve"> </w:t>
      </w:r>
      <w:proofErr w:type="spellStart"/>
      <w:r>
        <w:rPr>
          <w:rFonts w:hint="eastAsia"/>
        </w:rPr>
        <w:t>ein</w:t>
      </w:r>
      <w:proofErr w:type="spellEnd"/>
      <w:r>
        <w:rPr>
          <w:rFonts w:hint="eastAsia"/>
        </w:rPr>
        <w:t xml:space="preserve"> Schema </w:t>
      </w:r>
      <w:proofErr w:type="spellStart"/>
      <w:r>
        <w:rPr>
          <w:rFonts w:hint="eastAsia"/>
        </w:rPr>
        <w:t>gewinnen</w:t>
      </w:r>
      <w:proofErr w:type="spellEnd"/>
      <w:r>
        <w:rPr>
          <w:rFonts w:hint="eastAsia"/>
        </w:rPr>
        <w:t xml:space="preserve"> f</w:t>
      </w:r>
      <w:r>
        <w:rPr>
          <w:rFonts w:hint="eastAsia"/>
        </w:rPr>
        <w:t>ü</w:t>
      </w:r>
      <w:r>
        <w:rPr>
          <w:rFonts w:hint="eastAsia"/>
        </w:rPr>
        <w:t xml:space="preserve">r die </w:t>
      </w:r>
      <w:proofErr w:type="spellStart"/>
      <w:r>
        <w:rPr>
          <w:rFonts w:hint="eastAsia"/>
        </w:rPr>
        <w:t>Einsicht</w:t>
      </w:r>
      <w:proofErr w:type="spellEnd"/>
      <w:r>
        <w:rPr>
          <w:rFonts w:hint="eastAsia"/>
        </w:rPr>
        <w:t xml:space="preserve">, </w:t>
      </w:r>
      <w:proofErr w:type="spellStart"/>
      <w:r>
        <w:rPr>
          <w:rFonts w:hint="eastAsia"/>
        </w:rPr>
        <w:t>warum</w:t>
      </w:r>
      <w:proofErr w:type="spellEnd"/>
      <w:r>
        <w:rPr>
          <w:rFonts w:hint="eastAsia"/>
        </w:rPr>
        <w:t xml:space="preserve"> die </w:t>
      </w:r>
      <w:proofErr w:type="spellStart"/>
      <w:r>
        <w:rPr>
          <w:rFonts w:hint="eastAsia"/>
        </w:rPr>
        <w:t>Menschheit</w:t>
      </w:r>
      <w:proofErr w:type="spellEnd"/>
      <w:r>
        <w:rPr>
          <w:rFonts w:hint="eastAsia"/>
        </w:rPr>
        <w:t xml:space="preserve"> </w:t>
      </w:r>
      <w:proofErr w:type="spellStart"/>
      <w:r>
        <w:rPr>
          <w:rFonts w:hint="eastAsia"/>
        </w:rPr>
        <w:t>vor</w:t>
      </w:r>
      <w:proofErr w:type="spellEnd"/>
      <w:r>
        <w:rPr>
          <w:rFonts w:hint="eastAsia"/>
        </w:rPr>
        <w:t xml:space="preserve"> </w:t>
      </w:r>
      <w:proofErr w:type="spellStart"/>
      <w:r>
        <w:rPr>
          <w:rFonts w:hint="eastAsia"/>
        </w:rPr>
        <w:t>Jahrtausenden</w:t>
      </w:r>
      <w:proofErr w:type="spellEnd"/>
      <w:r>
        <w:rPr>
          <w:rFonts w:hint="eastAsia"/>
        </w:rPr>
        <w:t xml:space="preserve"> </w:t>
      </w:r>
      <w:proofErr w:type="spellStart"/>
      <w:r>
        <w:rPr>
          <w:rFonts w:hint="eastAsia"/>
        </w:rPr>
        <w:t>aufgab</w:t>
      </w:r>
      <w:proofErr w:type="spellEnd"/>
      <w:r>
        <w:rPr>
          <w:rFonts w:hint="eastAsia"/>
        </w:rPr>
        <w:t xml:space="preserve">, </w:t>
      </w:r>
      <w:proofErr w:type="spellStart"/>
      <w:r>
        <w:rPr>
          <w:rFonts w:hint="eastAsia"/>
        </w:rPr>
        <w:t>rohes</w:t>
      </w:r>
      <w:proofErr w:type="spellEnd"/>
      <w:r>
        <w:rPr>
          <w:rFonts w:hint="eastAsia"/>
        </w:rPr>
        <w:t xml:space="preserve"> </w:t>
      </w:r>
      <w:proofErr w:type="spellStart"/>
      <w:r>
        <w:rPr>
          <w:rFonts w:hint="eastAsia"/>
        </w:rPr>
        <w:t>Getreide</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essen</w:t>
      </w:r>
      <w:proofErr w:type="spellEnd"/>
      <w:r>
        <w:rPr>
          <w:rFonts w:hint="eastAsia"/>
        </w:rPr>
        <w:t xml:space="preserve"> und </w:t>
      </w:r>
      <w:proofErr w:type="spellStart"/>
      <w:r>
        <w:rPr>
          <w:rFonts w:hint="eastAsia"/>
        </w:rPr>
        <w:t>Brot</w:t>
      </w:r>
      <w:proofErr w:type="spellEnd"/>
      <w:r>
        <w:rPr>
          <w:rFonts w:hint="eastAsia"/>
        </w:rPr>
        <w:t xml:space="preserve"> buck, </w:t>
      </w:r>
      <w:proofErr w:type="spellStart"/>
      <w:r>
        <w:rPr>
          <w:rFonts w:hint="eastAsia"/>
        </w:rPr>
        <w:t>oder</w:t>
      </w:r>
      <w:proofErr w:type="spellEnd"/>
      <w:r>
        <w:rPr>
          <w:rFonts w:hint="eastAsia"/>
        </w:rPr>
        <w:t xml:space="preserve"> </w:t>
      </w:r>
      <w:proofErr w:type="spellStart"/>
      <w:r>
        <w:rPr>
          <w:rFonts w:hint="eastAsia"/>
        </w:rPr>
        <w:t>warum</w:t>
      </w:r>
      <w:proofErr w:type="spellEnd"/>
      <w:r>
        <w:rPr>
          <w:rFonts w:hint="eastAsia"/>
        </w:rPr>
        <w:t xml:space="preserve"> </w:t>
      </w:r>
      <w:proofErr w:type="spellStart"/>
      <w:r>
        <w:rPr>
          <w:rFonts w:hint="eastAsia"/>
        </w:rPr>
        <w:t>sie</w:t>
      </w:r>
      <w:proofErr w:type="spellEnd"/>
      <w:r>
        <w:rPr>
          <w:rFonts w:hint="eastAsia"/>
        </w:rPr>
        <w:t xml:space="preserve"> </w:t>
      </w:r>
      <w:proofErr w:type="spellStart"/>
      <w:r>
        <w:rPr>
          <w:rFonts w:hint="eastAsia"/>
        </w:rPr>
        <w:t>ihre</w:t>
      </w:r>
      <w:proofErr w:type="spellEnd"/>
      <w:r>
        <w:rPr>
          <w:rFonts w:hint="eastAsia"/>
        </w:rPr>
        <w:t xml:space="preserve"> </w:t>
      </w:r>
      <w:proofErr w:type="spellStart"/>
      <w:r>
        <w:rPr>
          <w:rFonts w:hint="eastAsia"/>
        </w:rPr>
        <w:t>Geräte</w:t>
      </w:r>
      <w:proofErr w:type="spellEnd"/>
      <w:r>
        <w:rPr>
          <w:rFonts w:hint="eastAsia"/>
        </w:rPr>
        <w:t xml:space="preserve"> </w:t>
      </w:r>
      <w:proofErr w:type="spellStart"/>
      <w:r>
        <w:rPr>
          <w:rFonts w:hint="eastAsia"/>
        </w:rPr>
        <w:t>glättete</w:t>
      </w:r>
      <w:proofErr w:type="spellEnd"/>
      <w:r>
        <w:rPr>
          <w:rFonts w:hint="eastAsia"/>
        </w:rPr>
        <w:t xml:space="preserve"> und </w:t>
      </w:r>
      <w:proofErr w:type="spellStart"/>
      <w:r>
        <w:rPr>
          <w:rFonts w:hint="eastAsia"/>
        </w:rPr>
        <w:t>polierte</w:t>
      </w:r>
      <w:proofErr w:type="spellEnd"/>
      <w:r>
        <w:rPr>
          <w:rFonts w:hint="eastAsia"/>
        </w:rPr>
        <w:t xml:space="preserve">. </w:t>
      </w:r>
      <w:proofErr w:type="spellStart"/>
      <w:r>
        <w:rPr>
          <w:rFonts w:hint="eastAsia"/>
        </w:rPr>
        <w:t>Im</w:t>
      </w:r>
      <w:proofErr w:type="spellEnd"/>
      <w:r>
        <w:rPr>
          <w:rFonts w:hint="eastAsia"/>
        </w:rPr>
        <w:t xml:space="preserve"> </w:t>
      </w:r>
      <w:proofErr w:type="spellStart"/>
      <w:r>
        <w:rPr>
          <w:rFonts w:hint="eastAsia"/>
        </w:rPr>
        <w:t>Konsumgegenstand</w:t>
      </w:r>
      <w:proofErr w:type="spellEnd"/>
      <w:r>
        <w:rPr>
          <w:rFonts w:hint="eastAsia"/>
        </w:rPr>
        <w:t xml:space="preserve"> </w:t>
      </w:r>
      <w:proofErr w:type="spellStart"/>
      <w:r>
        <w:rPr>
          <w:rFonts w:hint="eastAsia"/>
        </w:rPr>
        <w:t>soll</w:t>
      </w:r>
      <w:proofErr w:type="spellEnd"/>
      <w:r>
        <w:rPr>
          <w:rFonts w:hint="eastAsia"/>
        </w:rPr>
        <w:t xml:space="preserve"> die Spur von </w:t>
      </w:r>
      <w:proofErr w:type="spellStart"/>
      <w:r>
        <w:rPr>
          <w:rFonts w:hint="eastAsia"/>
        </w:rPr>
        <w:t>dessen</w:t>
      </w:r>
      <w:proofErr w:type="spellEnd"/>
      <w:r>
        <w:rPr>
          <w:rFonts w:hint="eastAsia"/>
        </w:rPr>
        <w:t xml:space="preserve"> Produktion </w:t>
      </w:r>
      <w:proofErr w:type="spellStart"/>
      <w:r>
        <w:rPr>
          <w:rFonts w:hint="eastAsia"/>
        </w:rPr>
        <w:t>vergessen</w:t>
      </w:r>
      <w:proofErr w:type="spellEnd"/>
      <w:r>
        <w:rPr>
          <w:rFonts w:hint="eastAsia"/>
        </w:rPr>
        <w:t xml:space="preserve"> </w:t>
      </w:r>
      <w:proofErr w:type="spellStart"/>
      <w:r>
        <w:rPr>
          <w:rFonts w:hint="eastAsia"/>
        </w:rPr>
        <w:t>gemacht</w:t>
      </w:r>
      <w:proofErr w:type="spellEnd"/>
      <w:r>
        <w:rPr>
          <w:rFonts w:hint="eastAsia"/>
        </w:rPr>
        <w:t xml:space="preserve"> </w:t>
      </w:r>
      <w:proofErr w:type="spellStart"/>
      <w:r>
        <w:rPr>
          <w:rFonts w:hint="eastAsia"/>
        </w:rPr>
        <w:t>werden</w:t>
      </w:r>
      <w:proofErr w:type="spellEnd"/>
      <w:r>
        <w:rPr>
          <w:rFonts w:hint="eastAsia"/>
        </w:rPr>
        <w:t xml:space="preserve">. Er </w:t>
      </w:r>
      <w:proofErr w:type="spellStart"/>
      <w:r>
        <w:rPr>
          <w:rFonts w:hint="eastAsia"/>
        </w:rPr>
        <w:t>soll</w:t>
      </w:r>
      <w:proofErr w:type="spellEnd"/>
      <w:r>
        <w:rPr>
          <w:rFonts w:hint="eastAsia"/>
        </w:rPr>
        <w:t xml:space="preserve"> </w:t>
      </w:r>
      <w:proofErr w:type="spellStart"/>
      <w:r>
        <w:rPr>
          <w:rFonts w:hint="eastAsia"/>
        </w:rPr>
        <w:t>aussehen</w:t>
      </w:r>
      <w:proofErr w:type="spellEnd"/>
      <w:r>
        <w:rPr>
          <w:rFonts w:hint="eastAsia"/>
        </w:rPr>
        <w:t xml:space="preserve">, </w:t>
      </w:r>
      <w:proofErr w:type="spellStart"/>
      <w:r>
        <w:rPr>
          <w:rFonts w:hint="eastAsia"/>
        </w:rPr>
        <w:t>als</w:t>
      </w:r>
      <w:proofErr w:type="spellEnd"/>
      <w:r>
        <w:rPr>
          <w:rFonts w:hint="eastAsia"/>
        </w:rPr>
        <w:t xml:space="preserve"> </w:t>
      </w:r>
      <w:proofErr w:type="spellStart"/>
      <w:r>
        <w:rPr>
          <w:rFonts w:hint="eastAsia"/>
        </w:rPr>
        <w:t>ob</w:t>
      </w:r>
      <w:proofErr w:type="spellEnd"/>
      <w:r>
        <w:rPr>
          <w:rFonts w:hint="eastAsia"/>
        </w:rPr>
        <w:t xml:space="preserve"> er </w:t>
      </w:r>
      <w:r>
        <w:rPr>
          <w:rFonts w:hint="eastAsia"/>
        </w:rPr>
        <w:t>ü</w:t>
      </w:r>
      <w:proofErr w:type="spellStart"/>
      <w:r>
        <w:rPr>
          <w:rFonts w:hint="eastAsia"/>
        </w:rPr>
        <w:t>berhaupt</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mehr</w:t>
      </w:r>
      <w:proofErr w:type="spellEnd"/>
      <w:r>
        <w:rPr>
          <w:rFonts w:hint="eastAsia"/>
        </w:rPr>
        <w:t xml:space="preserve"> </w:t>
      </w:r>
      <w:proofErr w:type="spellStart"/>
      <w:r>
        <w:rPr>
          <w:rFonts w:hint="eastAsia"/>
        </w:rPr>
        <w:t>gemacht</w:t>
      </w:r>
      <w:proofErr w:type="spellEnd"/>
      <w:r>
        <w:rPr>
          <w:rFonts w:hint="eastAsia"/>
        </w:rPr>
        <w:t xml:space="preserve"> </w:t>
      </w:r>
      <w:proofErr w:type="spellStart"/>
      <w:r>
        <w:rPr>
          <w:rFonts w:hint="eastAsia"/>
        </w:rPr>
        <w:t>wäre</w:t>
      </w:r>
      <w:proofErr w:type="spellEnd"/>
      <w:r>
        <w:rPr>
          <w:rFonts w:hint="eastAsia"/>
        </w:rPr>
        <w:t xml:space="preserve">, um </w:t>
      </w:r>
      <w:proofErr w:type="spellStart"/>
      <w:r>
        <w:rPr>
          <w:rFonts w:hint="eastAsia"/>
        </w:rPr>
        <w:t>nicht</w:t>
      </w:r>
      <w:proofErr w:type="spellEnd"/>
      <w:r>
        <w:rPr>
          <w:rFonts w:hint="eastAsia"/>
        </w:rPr>
        <w:t xml:space="preserve"> </w:t>
      </w:r>
      <w:proofErr w:type="spellStart"/>
      <w:r>
        <w:rPr>
          <w:rFonts w:hint="eastAsia"/>
        </w:rPr>
        <w:t>zu</w:t>
      </w:r>
      <w:proofErr w:type="spellEnd"/>
      <w:r>
        <w:rPr>
          <w:rFonts w:hint="eastAsia"/>
        </w:rPr>
        <w:t xml:space="preserve"> </w:t>
      </w:r>
      <w:proofErr w:type="spellStart"/>
      <w:r>
        <w:rPr>
          <w:rFonts w:hint="eastAsia"/>
        </w:rPr>
        <w:t>verraten</w:t>
      </w:r>
      <w:proofErr w:type="spellEnd"/>
      <w:r>
        <w:rPr>
          <w:rFonts w:hint="eastAsia"/>
        </w:rPr>
        <w:t xml:space="preserve">, </w:t>
      </w:r>
      <w:proofErr w:type="spellStart"/>
      <w:r>
        <w:rPr>
          <w:rFonts w:hint="eastAsia"/>
        </w:rPr>
        <w:t>daß</w:t>
      </w:r>
      <w:proofErr w:type="spellEnd"/>
      <w:r>
        <w:rPr>
          <w:rFonts w:hint="eastAsia"/>
        </w:rPr>
        <w:t xml:space="preserve"> der </w:t>
      </w:r>
      <w:proofErr w:type="spellStart"/>
      <w:r>
        <w:rPr>
          <w:rFonts w:hint="eastAsia"/>
        </w:rPr>
        <w:t>Tauschende</w:t>
      </w:r>
      <w:proofErr w:type="spellEnd"/>
      <w:r>
        <w:rPr>
          <w:rFonts w:hint="eastAsia"/>
        </w:rPr>
        <w:t xml:space="preserve"> </w:t>
      </w:r>
      <w:proofErr w:type="spellStart"/>
      <w:r>
        <w:rPr>
          <w:rFonts w:hint="eastAsia"/>
        </w:rPr>
        <w:t>eben</w:t>
      </w:r>
      <w:proofErr w:type="spellEnd"/>
      <w:r>
        <w:rPr>
          <w:rFonts w:hint="eastAsia"/>
        </w:rPr>
        <w:t xml:space="preserve"> </w:t>
      </w:r>
      <w:proofErr w:type="spellStart"/>
      <w:r>
        <w:rPr>
          <w:rFonts w:hint="eastAsia"/>
        </w:rPr>
        <w:t>ihn</w:t>
      </w:r>
      <w:proofErr w:type="spellEnd"/>
      <w:r>
        <w:rPr>
          <w:rFonts w:hint="eastAsia"/>
        </w:rPr>
        <w:t xml:space="preserve"> </w:t>
      </w:r>
      <w:proofErr w:type="spellStart"/>
      <w:r>
        <w:rPr>
          <w:rFonts w:hint="eastAsia"/>
        </w:rPr>
        <w:t>nicht</w:t>
      </w:r>
      <w:proofErr w:type="spellEnd"/>
      <w:r>
        <w:rPr>
          <w:rFonts w:hint="eastAsia"/>
        </w:rPr>
        <w:t xml:space="preserve"> </w:t>
      </w:r>
      <w:proofErr w:type="spellStart"/>
      <w:r>
        <w:rPr>
          <w:rFonts w:hint="eastAsia"/>
        </w:rPr>
        <w:t>machte</w:t>
      </w:r>
      <w:proofErr w:type="spellEnd"/>
      <w:r>
        <w:rPr>
          <w:rFonts w:hint="eastAsia"/>
        </w:rPr>
        <w:t xml:space="preserve">, </w:t>
      </w:r>
      <w:proofErr w:type="spellStart"/>
      <w:r>
        <w:rPr>
          <w:rFonts w:hint="eastAsia"/>
        </w:rPr>
        <w:t>sondern</w:t>
      </w:r>
      <w:proofErr w:type="spellEnd"/>
      <w:r>
        <w:rPr>
          <w:rFonts w:hint="eastAsia"/>
        </w:rPr>
        <w:t xml:space="preserve"> die in </w:t>
      </w:r>
      <w:proofErr w:type="spellStart"/>
      <w:r>
        <w:rPr>
          <w:rFonts w:hint="eastAsia"/>
        </w:rPr>
        <w:t>ihm</w:t>
      </w:r>
      <w:proofErr w:type="spellEnd"/>
      <w:r>
        <w:rPr>
          <w:rFonts w:hint="eastAsia"/>
        </w:rPr>
        <w:t xml:space="preserve"> </w:t>
      </w:r>
      <w:proofErr w:type="spellStart"/>
      <w:r>
        <w:rPr>
          <w:rFonts w:hint="eastAsia"/>
        </w:rPr>
        <w:t>enthaltene</w:t>
      </w:r>
      <w:proofErr w:type="spellEnd"/>
      <w:r>
        <w:rPr>
          <w:rFonts w:hint="eastAsia"/>
        </w:rPr>
        <w:t xml:space="preserve"> Arbeit </w:t>
      </w:r>
      <w:proofErr w:type="spellStart"/>
      <w:r>
        <w:rPr>
          <w:rFonts w:hint="eastAsia"/>
        </w:rPr>
        <w:t>sich</w:t>
      </w:r>
      <w:proofErr w:type="spellEnd"/>
      <w:r>
        <w:rPr>
          <w:rFonts w:hint="eastAsia"/>
        </w:rPr>
        <w:t xml:space="preserve"> </w:t>
      </w:r>
      <w:proofErr w:type="spellStart"/>
      <w:r>
        <w:rPr>
          <w:rFonts w:hint="eastAsia"/>
        </w:rPr>
        <w:t>aneignete</w:t>
      </w:r>
      <w:proofErr w:type="spellEnd"/>
      <w:r>
        <w:rPr>
          <w:rFonts w:hint="eastAsia"/>
        </w:rPr>
        <w:t xml:space="preserve">. Die </w:t>
      </w:r>
      <w:proofErr w:type="spellStart"/>
      <w:r>
        <w:rPr>
          <w:rFonts w:hint="eastAsia"/>
        </w:rPr>
        <w:t>Autonomie</w:t>
      </w:r>
      <w:proofErr w:type="spellEnd"/>
      <w:r>
        <w:rPr>
          <w:rFonts w:hint="eastAsia"/>
        </w:rPr>
        <w:t xml:space="preserve"> der Kunst hat </w:t>
      </w:r>
      <w:proofErr w:type="spellStart"/>
      <w:r>
        <w:rPr>
          <w:rFonts w:hint="eastAsia"/>
        </w:rPr>
        <w:t>zum</w:t>
      </w:r>
      <w:proofErr w:type="spellEnd"/>
      <w:r>
        <w:rPr>
          <w:rFonts w:hint="eastAsia"/>
        </w:rPr>
        <w:t xml:space="preserve"> </w:t>
      </w:r>
      <w:proofErr w:type="spellStart"/>
      <w:r>
        <w:rPr>
          <w:rFonts w:hint="eastAsia"/>
        </w:rPr>
        <w:t>Ursprung</w:t>
      </w:r>
      <w:proofErr w:type="spellEnd"/>
      <w:r>
        <w:rPr>
          <w:rFonts w:hint="eastAsia"/>
        </w:rPr>
        <w:t xml:space="preserve"> die </w:t>
      </w:r>
      <w:proofErr w:type="spellStart"/>
      <w:r>
        <w:rPr>
          <w:rFonts w:hint="eastAsia"/>
        </w:rPr>
        <w:t>Verdeckung</w:t>
      </w:r>
      <w:proofErr w:type="spellEnd"/>
      <w:r>
        <w:rPr>
          <w:rFonts w:hint="eastAsia"/>
        </w:rPr>
        <w:t xml:space="preserve"> der </w:t>
      </w:r>
      <w:proofErr w:type="gramStart"/>
      <w:r>
        <w:rPr>
          <w:rFonts w:hint="eastAsia"/>
        </w:rPr>
        <w:t>Arbeit.«</w:t>
      </w:r>
      <w:proofErr w:type="gramEnd"/>
      <w:r>
        <w:rPr>
          <w:rFonts w:hint="eastAsia"/>
        </w:rPr>
        <w:t xml:space="preserve"> </w:t>
      </w:r>
    </w:p>
    <w:p w14:paraId="5C36CEC6" w14:textId="7C066655" w:rsidR="00572209" w:rsidRDefault="00000000" w:rsidP="00EA67E3">
      <w:pPr>
        <w:spacing w:line="360" w:lineRule="auto"/>
        <w:jc w:val="right"/>
      </w:pPr>
      <w:r>
        <w:rPr>
          <w:rFonts w:hint="eastAsia"/>
        </w:rPr>
        <w:t>[X 13 a]</w:t>
      </w:r>
    </w:p>
    <w:p w14:paraId="55EEB4FC" w14:textId="77777777" w:rsidR="00EA67E3" w:rsidRDefault="00000000">
      <w:pPr>
        <w:spacing w:line="360" w:lineRule="auto"/>
      </w:pPr>
      <w:r>
        <w:rPr>
          <w:rFonts w:hint="eastAsia"/>
        </w:rPr>
        <w:t>商品作为其拜物教性质所具有的属性，也附着在商品生产社会本身之上，并非以其自在的方式，</w:t>
      </w:r>
      <w:r w:rsidRPr="007B62BC">
        <w:rPr>
          <w:rFonts w:hint="eastAsia"/>
          <w:highlight w:val="darkGray"/>
        </w:rPr>
        <w:t>而是以其总是这样自我想象并自以为理解的方式，即当它从自身生产商品这一事实中抽象出来时。</w:t>
      </w:r>
      <w:r>
        <w:rPr>
          <w:rFonts w:hint="eastAsia"/>
        </w:rPr>
        <w:t>它习惯于将</w:t>
      </w:r>
      <w:proofErr w:type="gramStart"/>
      <w:r w:rsidR="007B62BC">
        <w:rPr>
          <w:rFonts w:hint="eastAsia"/>
        </w:rPr>
        <w:t>如此生产</w:t>
      </w:r>
      <w:proofErr w:type="gramEnd"/>
      <w:r w:rsidR="007B62BC">
        <w:rPr>
          <w:rFonts w:hint="eastAsia"/>
        </w:rPr>
        <w:t>出来的关于自身的图像</w:t>
      </w:r>
      <w:r>
        <w:rPr>
          <w:rFonts w:hint="eastAsia"/>
        </w:rPr>
        <w:t>标榜为自身的文化，对应于幻象（</w:t>
      </w:r>
      <w:proofErr w:type="spellStart"/>
      <w:r>
        <w:rPr>
          <w:rFonts w:hint="eastAsia"/>
        </w:rPr>
        <w:t>Phantasmagorie</w:t>
      </w:r>
      <w:proofErr w:type="spellEnd"/>
      <w:r>
        <w:rPr>
          <w:rFonts w:hint="eastAsia"/>
        </w:rPr>
        <w:t>）</w:t>
      </w:r>
      <w:r>
        <w:rPr>
          <w:rStyle w:val="af"/>
          <w:rFonts w:hint="eastAsia"/>
        </w:rPr>
        <w:footnoteReference w:id="77"/>
      </w:r>
      <w:r>
        <w:rPr>
          <w:rFonts w:hint="eastAsia"/>
        </w:rPr>
        <w:t>的概念〔参见爱德华·福克斯</w:t>
      </w:r>
      <w:r>
        <w:rPr>
          <w:rFonts w:hint="eastAsia"/>
        </w:rPr>
        <w:lastRenderedPageBreak/>
        <w:t>（</w:t>
      </w:r>
      <w:r>
        <w:rPr>
          <w:rFonts w:hint="eastAsia"/>
        </w:rPr>
        <w:t>Eduard Fuchs</w:t>
      </w:r>
      <w:r>
        <w:rPr>
          <w:rFonts w:hint="eastAsia"/>
        </w:rPr>
        <w:t>）</w:t>
      </w:r>
      <w:r>
        <w:rPr>
          <w:rStyle w:val="af"/>
          <w:rFonts w:hint="eastAsia"/>
        </w:rPr>
        <w:footnoteReference w:id="78"/>
      </w:r>
      <w:r>
        <w:rPr>
          <w:rFonts w:hint="eastAsia"/>
        </w:rPr>
        <w:t>《收藏家与历史学家》（</w:t>
      </w:r>
      <w:r>
        <w:rPr>
          <w:rFonts w:hint="eastAsia"/>
          <w:i/>
          <w:iCs/>
        </w:rPr>
        <w:t xml:space="preserve">Der </w:t>
      </w:r>
      <w:proofErr w:type="spellStart"/>
      <w:r>
        <w:rPr>
          <w:rFonts w:hint="eastAsia"/>
          <w:i/>
          <w:iCs/>
        </w:rPr>
        <w:t>Sammler</w:t>
      </w:r>
      <w:proofErr w:type="spellEnd"/>
      <w:r>
        <w:rPr>
          <w:rFonts w:hint="eastAsia"/>
          <w:i/>
          <w:iCs/>
        </w:rPr>
        <w:t xml:space="preserve"> und der </w:t>
      </w:r>
      <w:proofErr w:type="spellStart"/>
      <w:r>
        <w:rPr>
          <w:rFonts w:hint="eastAsia"/>
          <w:i/>
          <w:iCs/>
        </w:rPr>
        <w:t>Historiker</w:t>
      </w:r>
      <w:proofErr w:type="spellEnd"/>
      <w:r>
        <w:rPr>
          <w:rFonts w:hint="eastAsia"/>
        </w:rPr>
        <w:t>）第三卷〕。在维森格伦德（</w:t>
      </w:r>
      <w:proofErr w:type="spellStart"/>
      <w:r>
        <w:rPr>
          <w:rFonts w:hint="eastAsia"/>
        </w:rPr>
        <w:t>Wiesengrund</w:t>
      </w:r>
      <w:proofErr w:type="spellEnd"/>
      <w:r>
        <w:rPr>
          <w:rFonts w:hint="eastAsia"/>
        </w:rPr>
        <w:t>）</w:t>
      </w:r>
      <w:r>
        <w:rPr>
          <w:rStyle w:val="af"/>
          <w:rFonts w:hint="eastAsia"/>
        </w:rPr>
        <w:footnoteReference w:id="79"/>
      </w:r>
      <w:r>
        <w:rPr>
          <w:rFonts w:hint="eastAsia"/>
        </w:rPr>
        <w:t>看来，它“被定义为一种消费品，其中不再有任何东西提醒人们它是如何产生的。它被魔幻化（</w:t>
      </w:r>
      <w:proofErr w:type="spellStart"/>
      <w:r>
        <w:rPr>
          <w:rFonts w:hint="eastAsia"/>
        </w:rPr>
        <w:t>magisiert</w:t>
      </w:r>
      <w:proofErr w:type="spellEnd"/>
      <w:r>
        <w:rPr>
          <w:rFonts w:hint="eastAsia"/>
        </w:rPr>
        <w:t>）</w:t>
      </w:r>
      <w:r>
        <w:rPr>
          <w:rStyle w:val="af"/>
          <w:rFonts w:hint="eastAsia"/>
        </w:rPr>
        <w:footnoteReference w:id="80"/>
      </w:r>
      <w:r>
        <w:rPr>
          <w:rFonts w:hint="eastAsia"/>
        </w:rPr>
        <w:t>，</w:t>
      </w:r>
      <w:r w:rsidRPr="00CD2B8A">
        <w:rPr>
          <w:rFonts w:hint="eastAsia"/>
          <w:highlight w:val="darkGray"/>
        </w:rPr>
        <w:t>因为储存在其中的劳动在那一刻显得超自然和神圣，因为它作为劳动不再能被识别。</w:t>
      </w:r>
      <w:r>
        <w:rPr>
          <w:rFonts w:hint="eastAsia"/>
        </w:rPr>
        <w:t>”（阿多诺：《关于瓦格纳的片段》（</w:t>
      </w:r>
      <w:proofErr w:type="spellStart"/>
      <w:r>
        <w:rPr>
          <w:rFonts w:hint="eastAsia"/>
          <w:i/>
          <w:iCs/>
        </w:rPr>
        <w:t>Fragmente</w:t>
      </w:r>
      <w:proofErr w:type="spellEnd"/>
      <w:r>
        <w:rPr>
          <w:rFonts w:hint="eastAsia"/>
          <w:i/>
          <w:iCs/>
        </w:rPr>
        <w:t xml:space="preserve"> </w:t>
      </w:r>
      <w:r>
        <w:rPr>
          <w:rFonts w:hint="eastAsia"/>
          <w:i/>
          <w:iCs/>
        </w:rPr>
        <w:t>ü</w:t>
      </w:r>
      <w:proofErr w:type="spellStart"/>
      <w:r>
        <w:rPr>
          <w:rFonts w:hint="eastAsia"/>
          <w:i/>
          <w:iCs/>
        </w:rPr>
        <w:t>ber</w:t>
      </w:r>
      <w:proofErr w:type="spellEnd"/>
      <w:r>
        <w:rPr>
          <w:rFonts w:hint="eastAsia"/>
          <w:i/>
          <w:iCs/>
        </w:rPr>
        <w:t xml:space="preserve"> Wagner</w:t>
      </w:r>
      <w:r>
        <w:rPr>
          <w:rFonts w:hint="eastAsia"/>
        </w:rPr>
        <w:t>），《社会研究杂志》（</w:t>
      </w:r>
      <w:proofErr w:type="spellStart"/>
      <w:r>
        <w:rPr>
          <w:rFonts w:hint="eastAsia"/>
          <w:i/>
          <w:iCs/>
        </w:rPr>
        <w:t>Zeitschrift</w:t>
      </w:r>
      <w:proofErr w:type="spellEnd"/>
      <w:r>
        <w:rPr>
          <w:rFonts w:hint="eastAsia"/>
          <w:i/>
          <w:iCs/>
        </w:rPr>
        <w:t xml:space="preserve"> f</w:t>
      </w:r>
      <w:r>
        <w:rPr>
          <w:rFonts w:hint="eastAsia"/>
          <w:i/>
          <w:iCs/>
        </w:rPr>
        <w:t>ü</w:t>
      </w:r>
      <w:r>
        <w:rPr>
          <w:rFonts w:hint="eastAsia"/>
          <w:i/>
          <w:iCs/>
        </w:rPr>
        <w:t xml:space="preserve">r </w:t>
      </w:r>
      <w:proofErr w:type="spellStart"/>
      <w:r>
        <w:rPr>
          <w:rFonts w:hint="eastAsia"/>
          <w:i/>
          <w:iCs/>
        </w:rPr>
        <w:t>Sozialforschung</w:t>
      </w:r>
      <w:proofErr w:type="spellEnd"/>
      <w:r>
        <w:rPr>
          <w:rFonts w:hint="eastAsia"/>
        </w:rPr>
        <w:t>）</w:t>
      </w:r>
      <w:r>
        <w:rPr>
          <w:rFonts w:hint="eastAsia"/>
        </w:rPr>
        <w:t>VIII</w:t>
      </w:r>
      <w:r>
        <w:rPr>
          <w:rFonts w:hint="eastAsia"/>
        </w:rPr>
        <w:t>，</w:t>
      </w:r>
      <w:r>
        <w:rPr>
          <w:rFonts w:hint="eastAsia"/>
        </w:rPr>
        <w:t>1939</w:t>
      </w:r>
      <w:r>
        <w:rPr>
          <w:rFonts w:hint="eastAsia"/>
        </w:rPr>
        <w:t>年，</w:t>
      </w:r>
      <w:r>
        <w:rPr>
          <w:rFonts w:hint="eastAsia"/>
        </w:rPr>
        <w:t>1/2</w:t>
      </w:r>
      <w:r>
        <w:rPr>
          <w:rFonts w:hint="eastAsia"/>
        </w:rPr>
        <w:t>，第</w:t>
      </w:r>
      <w:r>
        <w:rPr>
          <w:rFonts w:hint="eastAsia"/>
        </w:rPr>
        <w:t>17</w:t>
      </w:r>
      <w:r>
        <w:rPr>
          <w:rFonts w:hint="eastAsia"/>
        </w:rPr>
        <w:t>页）关于此，出自《瓦格纳》手稿（第</w:t>
      </w:r>
      <w:r>
        <w:rPr>
          <w:rFonts w:hint="eastAsia"/>
        </w:rPr>
        <w:t>46/7</w:t>
      </w:r>
      <w:r>
        <w:rPr>
          <w:rFonts w:hint="eastAsia"/>
        </w:rPr>
        <w:t>页）：“瓦格纳的管弦乐艺术将声音的直接生产参与从其美学形态中驱逐出去了……谁完全理解了为什么海顿</w:t>
      </w:r>
      <w:r>
        <w:rPr>
          <w:rStyle w:val="af"/>
          <w:rFonts w:hint="eastAsia"/>
        </w:rPr>
        <w:footnoteReference w:id="81"/>
      </w:r>
      <w:r>
        <w:rPr>
          <w:rFonts w:hint="eastAsia"/>
        </w:rPr>
        <w:t>在弱奏（</w:t>
      </w:r>
      <w:r>
        <w:rPr>
          <w:rFonts w:hint="eastAsia"/>
        </w:rPr>
        <w:t>Piano</w:t>
      </w:r>
      <w:r>
        <w:rPr>
          <w:rFonts w:hint="eastAsia"/>
        </w:rPr>
        <w:t>）时用一支长笛重复小提琴声部，他或许就能获得一个图式，用以理解为什么人类在数千年前放弃了吃生谷物而烤面包，或者为什么他们打磨抛光他们的器具。在消费品中，其生产的痕迹应被抹去。它应看起来仿佛根本不是被制造的，以免泄露交换者并没有制造它，而是占有了其中包含的劳动。艺术的自主性（</w:t>
      </w:r>
      <w:proofErr w:type="spellStart"/>
      <w:r>
        <w:rPr>
          <w:rFonts w:hint="eastAsia"/>
        </w:rPr>
        <w:t>Autonomie</w:t>
      </w:r>
      <w:proofErr w:type="spellEnd"/>
      <w:r>
        <w:rPr>
          <w:rFonts w:hint="eastAsia"/>
        </w:rPr>
        <w:t xml:space="preserve"> der Kunst</w:t>
      </w:r>
      <w:r>
        <w:rPr>
          <w:rFonts w:hint="eastAsia"/>
        </w:rPr>
        <w:t>）</w:t>
      </w:r>
      <w:r>
        <w:rPr>
          <w:rStyle w:val="af"/>
          <w:rFonts w:hint="eastAsia"/>
        </w:rPr>
        <w:footnoteReference w:id="82"/>
      </w:r>
      <w:r>
        <w:rPr>
          <w:rFonts w:hint="eastAsia"/>
        </w:rPr>
        <w:t>源于对劳动的掩盖。”</w:t>
      </w:r>
    </w:p>
    <w:p w14:paraId="3DA771CC" w14:textId="7B0DA7E3" w:rsidR="00572209" w:rsidRDefault="00000000" w:rsidP="00EA67E3">
      <w:pPr>
        <w:spacing w:line="360" w:lineRule="auto"/>
        <w:jc w:val="right"/>
      </w:pPr>
      <w:r>
        <w:rPr>
          <w:rFonts w:hint="eastAsia"/>
        </w:rPr>
        <w:t>[X 13 a]</w:t>
      </w:r>
    </w:p>
    <w:sectPr w:rsidR="00572209">
      <w:footnotePr>
        <w:numRestart w:val="eachPage"/>
      </w:footnotePr>
      <w:pgSz w:w="11900" w:h="16840"/>
      <w:pgMar w:top="1440" w:right="1800" w:bottom="1440" w:left="1800" w:header="0" w:footer="930"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98201" w14:textId="77777777" w:rsidR="002E3DB3" w:rsidRDefault="002E3DB3">
      <w:r>
        <w:separator/>
      </w:r>
    </w:p>
  </w:endnote>
  <w:endnote w:type="continuationSeparator" w:id="0">
    <w:p w14:paraId="0B16D60D" w14:textId="77777777" w:rsidR="002E3DB3" w:rsidRDefault="002E3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DD938" w14:textId="77777777" w:rsidR="002E3DB3" w:rsidRDefault="002E3DB3">
      <w:r>
        <w:separator/>
      </w:r>
    </w:p>
  </w:footnote>
  <w:footnote w:type="continuationSeparator" w:id="0">
    <w:p w14:paraId="70597915" w14:textId="77777777" w:rsidR="002E3DB3" w:rsidRDefault="002E3DB3">
      <w:r>
        <w:continuationSeparator/>
      </w:r>
    </w:p>
  </w:footnote>
  <w:footnote w:id="1">
    <w:p w14:paraId="1FBA685A" w14:textId="77777777" w:rsidR="00572209" w:rsidRDefault="00000000">
      <w:pPr>
        <w:pStyle w:val="a8"/>
      </w:pPr>
      <w:r>
        <w:rPr>
          <w:rStyle w:val="af"/>
        </w:rPr>
        <w:footnoteRef/>
      </w:r>
      <w:r>
        <w:t xml:space="preserve"> </w:t>
      </w:r>
      <w:r>
        <w:rPr>
          <w:rFonts w:hint="eastAsia"/>
        </w:rPr>
        <w:t>马克西姆·勒鲁瓦（</w:t>
      </w:r>
      <w:r>
        <w:rPr>
          <w:rFonts w:hint="eastAsia"/>
        </w:rPr>
        <w:t>Maxime Leroy, 1873-1957</w:t>
      </w:r>
      <w:r>
        <w:rPr>
          <w:rFonts w:hint="eastAsia"/>
        </w:rPr>
        <w:t>）：法国法学家、历史学家和政治思想家，研究圣西门等社会理论家。</w:t>
      </w:r>
    </w:p>
  </w:footnote>
  <w:footnote w:id="2">
    <w:p w14:paraId="4D420941" w14:textId="77777777" w:rsidR="00572209" w:rsidRDefault="00000000">
      <w:pPr>
        <w:pStyle w:val="a8"/>
      </w:pPr>
      <w:r>
        <w:rPr>
          <w:rStyle w:val="af"/>
        </w:rPr>
        <w:footnoteRef/>
      </w:r>
      <w:r>
        <w:t xml:space="preserve"> </w:t>
      </w:r>
      <w:r>
        <w:rPr>
          <w:rFonts w:hint="eastAsia"/>
        </w:rPr>
        <w:t>《国民经济学与哲学》：指马克思的《</w:t>
      </w:r>
      <w:r>
        <w:rPr>
          <w:rFonts w:hint="eastAsia"/>
        </w:rPr>
        <w:t>1844</w:t>
      </w:r>
      <w:r>
        <w:rPr>
          <w:rFonts w:hint="eastAsia"/>
        </w:rPr>
        <w:t>年经济学哲学手稿》。</w:t>
      </w:r>
    </w:p>
  </w:footnote>
  <w:footnote w:id="3">
    <w:p w14:paraId="7969E42B" w14:textId="77777777" w:rsidR="00572209" w:rsidRDefault="00000000">
      <w:pPr>
        <w:pStyle w:val="a8"/>
      </w:pPr>
      <w:r>
        <w:rPr>
          <w:rStyle w:val="af"/>
        </w:rPr>
        <w:footnoteRef/>
      </w:r>
      <w:r>
        <w:t xml:space="preserve"> </w:t>
      </w:r>
      <w:r>
        <w:rPr>
          <w:rFonts w:hint="eastAsia"/>
        </w:rPr>
        <w:t>《历史唯物主义》：兰茨胡特与迈尔编辑出版的马克思早期著作集。</w:t>
      </w:r>
    </w:p>
  </w:footnote>
  <w:footnote w:id="4">
    <w:p w14:paraId="6E63327D" w14:textId="77777777" w:rsidR="00572209" w:rsidRDefault="00000000">
      <w:pPr>
        <w:pStyle w:val="a8"/>
      </w:pPr>
      <w:r>
        <w:rPr>
          <w:rStyle w:val="af"/>
        </w:rPr>
        <w:footnoteRef/>
      </w:r>
      <w:r>
        <w:t xml:space="preserve"> </w:t>
      </w:r>
      <w:r>
        <w:rPr>
          <w:rFonts w:hint="eastAsia"/>
        </w:rPr>
        <w:t>兰茨胡特（</w:t>
      </w:r>
      <w:r>
        <w:rPr>
          <w:rFonts w:hint="eastAsia"/>
        </w:rPr>
        <w:t>Siegfried Landshut, 1897-1968</w:t>
      </w:r>
      <w:r>
        <w:rPr>
          <w:rFonts w:hint="eastAsia"/>
        </w:rPr>
        <w:t>）和迈尔（</w:t>
      </w:r>
      <w:r>
        <w:rPr>
          <w:rFonts w:hint="eastAsia"/>
        </w:rPr>
        <w:t>J. P. Mayer, 1903-1992</w:t>
      </w:r>
      <w:r>
        <w:rPr>
          <w:rFonts w:hint="eastAsia"/>
        </w:rPr>
        <w:t>）：德国社会学家和编辑，共同编辑出版了马克思早期著作集。</w:t>
      </w:r>
    </w:p>
  </w:footnote>
  <w:footnote w:id="5">
    <w:p w14:paraId="6E94E2C3" w14:textId="77777777" w:rsidR="00572209" w:rsidRDefault="00000000">
      <w:pPr>
        <w:pStyle w:val="a8"/>
      </w:pPr>
      <w:r>
        <w:rPr>
          <w:rStyle w:val="af"/>
        </w:rPr>
        <w:footnoteRef/>
      </w:r>
      <w:r>
        <w:t xml:space="preserve"> </w:t>
      </w:r>
      <w:r>
        <w:rPr>
          <w:rFonts w:hint="eastAsia"/>
        </w:rPr>
        <w:t>亨利克·格罗斯曼</w:t>
      </w:r>
      <w:r>
        <w:rPr>
          <w:rFonts w:hint="eastAsia"/>
        </w:rPr>
        <w:t xml:space="preserve"> (Henryk Grossmann, 1881-1950): </w:t>
      </w:r>
      <w:r>
        <w:rPr>
          <w:rFonts w:hint="eastAsia"/>
        </w:rPr>
        <w:t>波兰马克思主义经济学家，以资本主义崩溃理论闻名。</w:t>
      </w:r>
    </w:p>
  </w:footnote>
  <w:footnote w:id="6">
    <w:p w14:paraId="60CC4EB2" w14:textId="77777777" w:rsidR="00572209" w:rsidRDefault="00000000">
      <w:pPr>
        <w:pStyle w:val="a8"/>
      </w:pPr>
      <w:r>
        <w:rPr>
          <w:rStyle w:val="af"/>
        </w:rPr>
        <w:footnoteRef/>
      </w:r>
      <w:r>
        <w:t xml:space="preserve"> </w:t>
      </w:r>
      <w:r>
        <w:rPr>
          <w:rFonts w:hint="eastAsia"/>
        </w:rPr>
        <w:t>大卫·梁赞诺夫</w:t>
      </w:r>
      <w:r>
        <w:rPr>
          <w:rFonts w:hint="eastAsia"/>
        </w:rPr>
        <w:t xml:space="preserve"> (David </w:t>
      </w:r>
      <w:proofErr w:type="spellStart"/>
      <w:r>
        <w:rPr>
          <w:rFonts w:hint="eastAsia"/>
        </w:rPr>
        <w:t>Riazanov</w:t>
      </w:r>
      <w:proofErr w:type="spellEnd"/>
      <w:r>
        <w:rPr>
          <w:rFonts w:hint="eastAsia"/>
        </w:rPr>
        <w:t xml:space="preserve">, 1870-1938): </w:t>
      </w:r>
      <w:r>
        <w:rPr>
          <w:rFonts w:hint="eastAsia"/>
        </w:rPr>
        <w:t>苏联马克思恩格斯研究院首任院长，于</w:t>
      </w:r>
      <w:r>
        <w:rPr>
          <w:rFonts w:hint="eastAsia"/>
        </w:rPr>
        <w:t>1926</w:t>
      </w:r>
      <w:r>
        <w:rPr>
          <w:rFonts w:hint="eastAsia"/>
        </w:rPr>
        <w:t>年创办马克思恩格斯研究院的机关杂志《马克思恩格斯文库》</w:t>
      </w:r>
      <w:r>
        <w:rPr>
          <w:rFonts w:hint="eastAsia"/>
        </w:rPr>
        <w:t xml:space="preserve">(Marx Engels </w:t>
      </w:r>
      <w:proofErr w:type="spellStart"/>
      <w:r>
        <w:rPr>
          <w:rFonts w:hint="eastAsia"/>
        </w:rPr>
        <w:t>Archiv</w:t>
      </w:r>
      <w:proofErr w:type="spellEnd"/>
      <w:r>
        <w:rPr>
          <w:rFonts w:hint="eastAsia"/>
        </w:rPr>
        <w:t>)</w:t>
      </w:r>
      <w:r>
        <w:rPr>
          <w:rFonts w:hint="eastAsia"/>
        </w:rPr>
        <w:t>，旨在用德文公布马克思恩格斯未刊的手稿和研究论文。</w:t>
      </w:r>
    </w:p>
  </w:footnote>
  <w:footnote w:id="7">
    <w:p w14:paraId="18F3E63F" w14:textId="77777777" w:rsidR="00572209" w:rsidRDefault="00000000">
      <w:pPr>
        <w:pStyle w:val="a8"/>
      </w:pPr>
      <w:r>
        <w:rPr>
          <w:rStyle w:val="af"/>
        </w:rPr>
        <w:footnoteRef/>
      </w:r>
      <w:r>
        <w:t xml:space="preserve"> </w:t>
      </w:r>
      <w:r>
        <w:rPr>
          <w:rFonts w:hint="eastAsia"/>
        </w:rPr>
        <w:t>布鲁诺·鲍威尔</w:t>
      </w:r>
      <w:r>
        <w:rPr>
          <w:rFonts w:hint="eastAsia"/>
        </w:rPr>
        <w:t xml:space="preserve"> (Bruno Bauer, 1809-1882): </w:t>
      </w:r>
      <w:r>
        <w:rPr>
          <w:rFonts w:hint="eastAsia"/>
        </w:rPr>
        <w:t>德国哲学家、神学家，青年黑格尔</w:t>
      </w:r>
      <w:proofErr w:type="gramStart"/>
      <w:r>
        <w:rPr>
          <w:rFonts w:hint="eastAsia"/>
        </w:rPr>
        <w:t>派重要</w:t>
      </w:r>
      <w:proofErr w:type="gramEnd"/>
      <w:r>
        <w:rPr>
          <w:rFonts w:hint="eastAsia"/>
        </w:rPr>
        <w:t>成员，强调“批判”和“自我意识”。</w:t>
      </w:r>
    </w:p>
  </w:footnote>
  <w:footnote w:id="8">
    <w:p w14:paraId="5FD4C1B9" w14:textId="77777777" w:rsidR="00572209" w:rsidRDefault="00000000">
      <w:pPr>
        <w:pStyle w:val="a8"/>
      </w:pPr>
      <w:r>
        <w:rPr>
          <w:rStyle w:val="af"/>
        </w:rPr>
        <w:footnoteRef/>
      </w:r>
      <w:r>
        <w:t xml:space="preserve"> </w:t>
      </w:r>
      <w:r>
        <w:rPr>
          <w:rFonts w:hint="eastAsia"/>
        </w:rPr>
        <w:t>《马赛曲》</w:t>
      </w:r>
      <w:r>
        <w:rPr>
          <w:rFonts w:hint="eastAsia"/>
        </w:rPr>
        <w:t xml:space="preserve">(Marseillaise): </w:t>
      </w:r>
      <w:r>
        <w:rPr>
          <w:rFonts w:hint="eastAsia"/>
        </w:rPr>
        <w:t>法国国歌，象征法国大革命。</w:t>
      </w:r>
    </w:p>
  </w:footnote>
  <w:footnote w:id="9">
    <w:p w14:paraId="0018B0F3" w14:textId="77777777" w:rsidR="00572209" w:rsidRDefault="00000000">
      <w:pPr>
        <w:pStyle w:val="a8"/>
      </w:pPr>
      <w:r>
        <w:rPr>
          <w:rStyle w:val="af"/>
        </w:rPr>
        <w:footnoteRef/>
      </w:r>
      <w:r>
        <w:t xml:space="preserve"> </w:t>
      </w:r>
      <w:r>
        <w:rPr>
          <w:rFonts w:hint="eastAsia"/>
        </w:rPr>
        <w:t>《卡马尼奥拉》</w:t>
      </w:r>
      <w:r>
        <w:rPr>
          <w:rFonts w:hint="eastAsia"/>
        </w:rPr>
        <w:t xml:space="preserve">(Carmagnole): </w:t>
      </w:r>
      <w:r>
        <w:rPr>
          <w:rFonts w:hint="eastAsia"/>
        </w:rPr>
        <w:t>法国大革命时期的流行歌曲和舞蹈，反映激进派诉求。</w:t>
      </w:r>
    </w:p>
  </w:footnote>
  <w:footnote w:id="10">
    <w:p w14:paraId="4E490C7B" w14:textId="77777777" w:rsidR="00572209" w:rsidRDefault="00000000">
      <w:pPr>
        <w:pStyle w:val="a8"/>
      </w:pPr>
      <w:r>
        <w:rPr>
          <w:rStyle w:val="af"/>
        </w:rPr>
        <w:footnoteRef/>
      </w:r>
      <w:r>
        <w:t xml:space="preserve"> </w:t>
      </w:r>
      <w:r>
        <w:rPr>
          <w:rFonts w:hint="eastAsia"/>
        </w:rPr>
        <w:t>“</w:t>
      </w:r>
      <w:proofErr w:type="spellStart"/>
      <w:r>
        <w:rPr>
          <w:rFonts w:hint="eastAsia"/>
        </w:rPr>
        <w:t>Ça</w:t>
      </w:r>
      <w:proofErr w:type="spellEnd"/>
      <w:r>
        <w:rPr>
          <w:rFonts w:hint="eastAsia"/>
        </w:rPr>
        <w:t xml:space="preserve"> </w:t>
      </w:r>
      <w:proofErr w:type="spellStart"/>
      <w:r>
        <w:rPr>
          <w:rFonts w:hint="eastAsia"/>
        </w:rPr>
        <w:t>ira</w:t>
      </w:r>
      <w:proofErr w:type="spellEnd"/>
      <w:r>
        <w:rPr>
          <w:rFonts w:hint="eastAsia"/>
        </w:rPr>
        <w:t>”</w:t>
      </w:r>
      <w:r>
        <w:rPr>
          <w:rFonts w:hint="eastAsia"/>
        </w:rPr>
        <w:t xml:space="preserve">: </w:t>
      </w:r>
      <w:r>
        <w:rPr>
          <w:rFonts w:hint="eastAsia"/>
        </w:rPr>
        <w:t>法国大革命时期的著名革命歌曲名和口号。</w:t>
      </w:r>
    </w:p>
  </w:footnote>
  <w:footnote w:id="11">
    <w:p w14:paraId="637098FC" w14:textId="77777777" w:rsidR="00572209" w:rsidRDefault="00000000">
      <w:pPr>
        <w:pStyle w:val="a8"/>
      </w:pPr>
      <w:r>
        <w:rPr>
          <w:rStyle w:val="af"/>
        </w:rPr>
        <w:footnoteRef/>
      </w:r>
      <w:r>
        <w:t xml:space="preserve"> </w:t>
      </w:r>
      <w:r>
        <w:rPr>
          <w:rFonts w:hint="eastAsia"/>
        </w:rPr>
        <w:t>影射法国大革命期间用路灯杆吊死贵族等行为。</w:t>
      </w:r>
    </w:p>
  </w:footnote>
  <w:footnote w:id="12">
    <w:p w14:paraId="71A9DBE7" w14:textId="77777777" w:rsidR="00572209" w:rsidRDefault="00000000">
      <w:pPr>
        <w:pStyle w:val="a8"/>
      </w:pPr>
      <w:r>
        <w:rPr>
          <w:rStyle w:val="af"/>
        </w:rPr>
        <w:footnoteRef/>
      </w:r>
      <w:r>
        <w:t xml:space="preserve"> </w:t>
      </w:r>
      <w:r>
        <w:rPr>
          <w:rFonts w:hint="eastAsia"/>
        </w:rPr>
        <w:t>妇女共有制（</w:t>
      </w:r>
      <w:proofErr w:type="spellStart"/>
      <w:r>
        <w:rPr>
          <w:rFonts w:hint="eastAsia"/>
        </w:rPr>
        <w:t>Weibergemeinschaft</w:t>
      </w:r>
      <w:proofErr w:type="spellEnd"/>
      <w:r>
        <w:rPr>
          <w:rFonts w:hint="eastAsia"/>
        </w:rPr>
        <w:t>）是</w:t>
      </w:r>
      <w:r>
        <w:rPr>
          <w:rFonts w:hint="eastAsia"/>
        </w:rPr>
        <w:t>19</w:t>
      </w:r>
      <w:r>
        <w:rPr>
          <w:rFonts w:hint="eastAsia"/>
        </w:rPr>
        <w:t>世纪反动势力对早期社会主义</w:t>
      </w:r>
      <w:r>
        <w:rPr>
          <w:rFonts w:hint="eastAsia"/>
        </w:rPr>
        <w:t>/</w:t>
      </w:r>
      <w:r>
        <w:rPr>
          <w:rFonts w:hint="eastAsia"/>
        </w:rPr>
        <w:t>共产主义理念的</w:t>
      </w:r>
      <w:proofErr w:type="gramStart"/>
      <w:r>
        <w:rPr>
          <w:rFonts w:hint="eastAsia"/>
        </w:rPr>
        <w:t>污名化指控</w:t>
      </w:r>
      <w:proofErr w:type="gramEnd"/>
      <w:r>
        <w:rPr>
          <w:rFonts w:hint="eastAsia"/>
        </w:rPr>
        <w:t>，声称其主张“废除婚姻后将女性作为集体财产共享”，恩格斯在《反杜林论》中痛斥这一概念实为资产阶级对无产阶级解放理论的恶意扭曲。社会主义追求的是废除将婚姻异化为财产契约的制度。</w:t>
      </w:r>
    </w:p>
  </w:footnote>
  <w:footnote w:id="13">
    <w:p w14:paraId="1C661D63" w14:textId="77777777" w:rsidR="00572209" w:rsidRDefault="00000000">
      <w:pPr>
        <w:pStyle w:val="a8"/>
      </w:pPr>
      <w:r>
        <w:rPr>
          <w:rStyle w:val="af"/>
        </w:rPr>
        <w:footnoteRef/>
      </w:r>
      <w:r>
        <w:t xml:space="preserve"> </w:t>
      </w:r>
      <w:r>
        <w:rPr>
          <w:rFonts w:hint="eastAsia"/>
        </w:rPr>
        <w:t>势利阶层（</w:t>
      </w:r>
      <w:r>
        <w:rPr>
          <w:rFonts w:hint="eastAsia"/>
        </w:rPr>
        <w:t>Snobs</w:t>
      </w:r>
      <w:r>
        <w:rPr>
          <w:rFonts w:hint="eastAsia"/>
        </w:rPr>
        <w:t>）</w:t>
      </w:r>
      <w:r>
        <w:rPr>
          <w:rFonts w:hint="eastAsia"/>
        </w:rPr>
        <w:t xml:space="preserve">: </w:t>
      </w:r>
      <w:proofErr w:type="gramStart"/>
      <w:r>
        <w:rPr>
          <w:rFonts w:hint="eastAsia"/>
        </w:rPr>
        <w:t>指追求</w:t>
      </w:r>
      <w:proofErr w:type="gramEnd"/>
      <w:r>
        <w:rPr>
          <w:rFonts w:hint="eastAsia"/>
        </w:rPr>
        <w:t>表面时尚、附庸风雅，以消费行为界定身份的群体。</w:t>
      </w:r>
    </w:p>
  </w:footnote>
  <w:footnote w:id="14">
    <w:p w14:paraId="14822B2B" w14:textId="77777777" w:rsidR="00572209" w:rsidRDefault="00000000">
      <w:pPr>
        <w:pStyle w:val="a8"/>
      </w:pPr>
      <w:r>
        <w:rPr>
          <w:rStyle w:val="af"/>
        </w:rPr>
        <w:footnoteRef/>
      </w:r>
      <w:r>
        <w:t xml:space="preserve"> </w:t>
      </w:r>
      <w:r>
        <w:rPr>
          <w:rFonts w:hint="eastAsia"/>
        </w:rPr>
        <w:t>卡尔·科尔施（</w:t>
      </w:r>
      <w:r>
        <w:rPr>
          <w:rFonts w:hint="eastAsia"/>
        </w:rPr>
        <w:t xml:space="preserve">Karl </w:t>
      </w:r>
      <w:proofErr w:type="spellStart"/>
      <w:r>
        <w:rPr>
          <w:rFonts w:hint="eastAsia"/>
        </w:rPr>
        <w:t>Korsch</w:t>
      </w:r>
      <w:proofErr w:type="spellEnd"/>
      <w:r>
        <w:rPr>
          <w:rFonts w:hint="eastAsia"/>
        </w:rPr>
        <w:t>, 1886-1961</w:t>
      </w:r>
      <w:r>
        <w:rPr>
          <w:rFonts w:hint="eastAsia"/>
        </w:rPr>
        <w:t>）：德国马克思主义理论家、哲学家，西方马克思主义早期代表之一，强调理论与实践统一。</w:t>
      </w:r>
    </w:p>
  </w:footnote>
  <w:footnote w:id="15">
    <w:p w14:paraId="60BEE00B" w14:textId="77777777" w:rsidR="00572209" w:rsidRDefault="00000000">
      <w:pPr>
        <w:pStyle w:val="a8"/>
      </w:pPr>
      <w:r>
        <w:rPr>
          <w:rStyle w:val="af"/>
        </w:rPr>
        <w:footnoteRef/>
      </w:r>
      <w:r>
        <w:t xml:space="preserve"> </w:t>
      </w:r>
      <w:r>
        <w:rPr>
          <w:rFonts w:hint="eastAsia"/>
        </w:rPr>
        <w:t>理查德·胡戈·菲舍尔</w:t>
      </w:r>
      <w:r>
        <w:rPr>
          <w:rFonts w:hint="eastAsia"/>
        </w:rPr>
        <w:t xml:space="preserve"> (Richard Hugo Fischer, 1899-?): </w:t>
      </w:r>
      <w:r>
        <w:rPr>
          <w:rFonts w:hint="eastAsia"/>
        </w:rPr>
        <w:t>德国哲学家，研究马克思和尼采。</w:t>
      </w:r>
    </w:p>
  </w:footnote>
  <w:footnote w:id="16">
    <w:p w14:paraId="15A5F485" w14:textId="77777777" w:rsidR="00572209" w:rsidRDefault="00000000">
      <w:pPr>
        <w:pStyle w:val="a8"/>
      </w:pPr>
      <w:r>
        <w:rPr>
          <w:rStyle w:val="af"/>
        </w:rPr>
        <w:footnoteRef/>
      </w:r>
      <w:r>
        <w:t xml:space="preserve"> </w:t>
      </w:r>
      <w:r>
        <w:rPr>
          <w:rFonts w:hint="eastAsia"/>
        </w:rPr>
        <w:t>安东尼·奥古斯丁·古诺（</w:t>
      </w:r>
      <w:r>
        <w:rPr>
          <w:rFonts w:hint="eastAsia"/>
        </w:rPr>
        <w:t>Antoine Augustin Cournot, 1801-1877</w:t>
      </w:r>
      <w:r>
        <w:rPr>
          <w:rFonts w:hint="eastAsia"/>
        </w:rPr>
        <w:t>）：法国数学家、经济学家和哲学家，数理经济学先驱。</w:t>
      </w:r>
    </w:p>
  </w:footnote>
  <w:footnote w:id="17">
    <w:p w14:paraId="1AA242B9" w14:textId="77777777" w:rsidR="00572209" w:rsidRDefault="00000000">
      <w:pPr>
        <w:pStyle w:val="a8"/>
      </w:pPr>
      <w:r>
        <w:rPr>
          <w:rStyle w:val="af"/>
        </w:rPr>
        <w:footnoteRef/>
      </w:r>
      <w:r>
        <w:t xml:space="preserve"> </w:t>
      </w:r>
      <w:r>
        <w:rPr>
          <w:rFonts w:hint="eastAsia"/>
        </w:rPr>
        <w:t>奥古斯特·孔德</w:t>
      </w:r>
      <w:r>
        <w:rPr>
          <w:rFonts w:hint="eastAsia"/>
        </w:rPr>
        <w:t xml:space="preserve"> (Auguste Comte, 1798-1857): </w:t>
      </w:r>
      <w:r>
        <w:rPr>
          <w:rFonts w:hint="eastAsia"/>
        </w:rPr>
        <w:t>法国哲学家，实证主义和社会学创始人，提出“人道教”。</w:t>
      </w:r>
    </w:p>
  </w:footnote>
  <w:footnote w:id="18">
    <w:p w14:paraId="5DE673B8" w14:textId="77777777" w:rsidR="00572209" w:rsidRDefault="00000000">
      <w:pPr>
        <w:pStyle w:val="a8"/>
      </w:pPr>
      <w:r>
        <w:rPr>
          <w:rStyle w:val="af"/>
        </w:rPr>
        <w:footnoteRef/>
      </w:r>
      <w:r>
        <w:t xml:space="preserve"> </w:t>
      </w:r>
      <w:r>
        <w:rPr>
          <w:rFonts w:hint="eastAsia"/>
        </w:rPr>
        <w:t>伊波利特·泰纳</w:t>
      </w:r>
      <w:r>
        <w:rPr>
          <w:rFonts w:hint="eastAsia"/>
        </w:rPr>
        <w:t xml:space="preserve"> (Hippolyte Taine, 1828-1893): </w:t>
      </w:r>
      <w:r>
        <w:rPr>
          <w:rFonts w:hint="eastAsia"/>
        </w:rPr>
        <w:t>法国历史学家、批评家，实证主义代表人物。</w:t>
      </w:r>
    </w:p>
  </w:footnote>
  <w:footnote w:id="19">
    <w:p w14:paraId="6CF242BE" w14:textId="77777777" w:rsidR="00572209" w:rsidRDefault="00000000">
      <w:pPr>
        <w:pStyle w:val="a8"/>
      </w:pPr>
      <w:r>
        <w:rPr>
          <w:rStyle w:val="af"/>
        </w:rPr>
        <w:footnoteRef/>
      </w:r>
      <w:r>
        <w:t xml:space="preserve"> </w:t>
      </w:r>
      <w:r>
        <w:rPr>
          <w:rFonts w:hint="eastAsia"/>
        </w:rPr>
        <w:t>欧内斯特·勒南</w:t>
      </w:r>
      <w:r>
        <w:rPr>
          <w:rFonts w:hint="eastAsia"/>
        </w:rPr>
        <w:t xml:space="preserve"> (Ernest Renan, 1823-1892): </w:t>
      </w:r>
      <w:r>
        <w:rPr>
          <w:rFonts w:hint="eastAsia"/>
        </w:rPr>
        <w:t>法国哲学家、历史学家和宗教学家，以对基督教起源的批判研究闻名。</w:t>
      </w:r>
    </w:p>
  </w:footnote>
  <w:footnote w:id="20">
    <w:p w14:paraId="24F75841" w14:textId="77777777" w:rsidR="00572209" w:rsidRDefault="00000000">
      <w:pPr>
        <w:pStyle w:val="a8"/>
      </w:pPr>
      <w:r>
        <w:rPr>
          <w:rStyle w:val="af"/>
        </w:rPr>
        <w:footnoteRef/>
      </w:r>
      <w:r>
        <w:t xml:space="preserve"> </w:t>
      </w:r>
      <w:r>
        <w:rPr>
          <w:rFonts w:hint="eastAsia"/>
        </w:rPr>
        <w:t>乔治·弗里德曼</w:t>
      </w:r>
      <w:r>
        <w:rPr>
          <w:rFonts w:hint="eastAsia"/>
        </w:rPr>
        <w:t xml:space="preserve"> (Georges Friedmann, 1902-1977): </w:t>
      </w:r>
      <w:r>
        <w:rPr>
          <w:rFonts w:hint="eastAsia"/>
        </w:rPr>
        <w:t>法国社会学家，研究劳动、技术和工业社会。</w:t>
      </w:r>
    </w:p>
  </w:footnote>
  <w:footnote w:id="21">
    <w:p w14:paraId="36CF6492" w14:textId="77777777" w:rsidR="00572209" w:rsidRDefault="00000000">
      <w:pPr>
        <w:pStyle w:val="a8"/>
      </w:pPr>
      <w:r>
        <w:rPr>
          <w:rStyle w:val="af"/>
        </w:rPr>
        <w:footnoteRef/>
      </w:r>
      <w:r>
        <w:t xml:space="preserve"> </w:t>
      </w:r>
      <w:r>
        <w:rPr>
          <w:rFonts w:hint="eastAsia"/>
        </w:rPr>
        <w:t>“作为技术”：意味着技术不再是隐藏在幕后为其他目的（如艺术、宗教、生活）服务的配角，而是技术的这种本质力量自己“显现”出来，并要求世界按照它的逻辑和规则来运行。人类反而被卷入并服从于这种逻辑。</w:t>
      </w:r>
    </w:p>
  </w:footnote>
  <w:footnote w:id="22">
    <w:p w14:paraId="40017860" w14:textId="77777777" w:rsidR="00572209" w:rsidRDefault="00000000">
      <w:pPr>
        <w:pStyle w:val="a8"/>
      </w:pPr>
      <w:r>
        <w:rPr>
          <w:rStyle w:val="af"/>
        </w:rPr>
        <w:footnoteRef/>
      </w:r>
      <w:r>
        <w:t xml:space="preserve"> </w:t>
      </w:r>
      <w:r>
        <w:rPr>
          <w:rFonts w:hint="eastAsia"/>
        </w:rPr>
        <w:t>格雷特·德·弗朗西斯科（</w:t>
      </w:r>
      <w:r>
        <w:rPr>
          <w:rFonts w:hint="eastAsia"/>
        </w:rPr>
        <w:t>Grete de Francesco</w:t>
      </w:r>
      <w:r>
        <w:rPr>
          <w:rFonts w:hint="eastAsia"/>
        </w:rPr>
        <w:t>）：犹太学者，</w:t>
      </w:r>
      <w:r>
        <w:rPr>
          <w:rFonts w:hint="eastAsia"/>
        </w:rPr>
        <w:t>1937</w:t>
      </w:r>
      <w:r>
        <w:rPr>
          <w:rFonts w:hint="eastAsia"/>
        </w:rPr>
        <w:t>年流亡瑞士。其书《江湖术士的权力》（</w:t>
      </w:r>
      <w:r>
        <w:rPr>
          <w:rFonts w:hint="eastAsia"/>
          <w:i/>
          <w:iCs/>
        </w:rPr>
        <w:t xml:space="preserve">Die </w:t>
      </w:r>
      <w:proofErr w:type="spellStart"/>
      <w:r>
        <w:rPr>
          <w:rFonts w:hint="eastAsia"/>
          <w:i/>
          <w:iCs/>
        </w:rPr>
        <w:t>Macht</w:t>
      </w:r>
      <w:proofErr w:type="spellEnd"/>
      <w:r>
        <w:rPr>
          <w:rFonts w:hint="eastAsia"/>
          <w:i/>
          <w:iCs/>
        </w:rPr>
        <w:t xml:space="preserve"> des Charlatans</w:t>
      </w:r>
      <w:r>
        <w:rPr>
          <w:rFonts w:hint="eastAsia"/>
        </w:rPr>
        <w:t>）核心在于揭露“知识垄断”的演化史，隐喻纳粹意识形态的本质：戈培尔的宣传术与中世纪炼金士一脉相承，都是用神秘化包装权力控制。当技术超出大众理解时（如</w:t>
      </w:r>
      <w:r>
        <w:rPr>
          <w:rFonts w:hint="eastAsia"/>
        </w:rPr>
        <w:t>18</w:t>
      </w:r>
      <w:r>
        <w:rPr>
          <w:rFonts w:hint="eastAsia"/>
        </w:rPr>
        <w:t>世纪染色化学），统治者就会编造“神授秘术”的谎言维持控制。</w:t>
      </w:r>
    </w:p>
  </w:footnote>
  <w:footnote w:id="23">
    <w:p w14:paraId="7714881C" w14:textId="77777777" w:rsidR="00572209" w:rsidRDefault="00000000">
      <w:pPr>
        <w:pStyle w:val="a8"/>
      </w:pPr>
      <w:r>
        <w:rPr>
          <w:rStyle w:val="af"/>
        </w:rPr>
        <w:footnoteRef/>
      </w:r>
      <w:r>
        <w:t xml:space="preserve"> </w:t>
      </w:r>
      <w:r>
        <w:rPr>
          <w:rFonts w:hint="eastAsia"/>
        </w:rPr>
        <w:t>“物质外壳”：此比喻源于马克思《资本论》的核心观点——商品的价值并非来源于其物理属性（使用价值），而是来源于生产它所耗费的劳动。价值是看不见摸不着的社会关系，它必须依附在一个具体的、有使用价值的物品上才能表现出来。这个物品就成了价值的“物质外壳”或“承担者”。</w:t>
      </w:r>
    </w:p>
  </w:footnote>
  <w:footnote w:id="24">
    <w:p w14:paraId="688BF303" w14:textId="77777777" w:rsidR="00572209" w:rsidRDefault="00000000">
      <w:pPr>
        <w:pStyle w:val="a8"/>
      </w:pPr>
      <w:r>
        <w:rPr>
          <w:rStyle w:val="af"/>
        </w:rPr>
        <w:footnoteRef/>
      </w:r>
      <w:r>
        <w:t xml:space="preserve"> </w:t>
      </w:r>
      <w:r>
        <w:rPr>
          <w:rFonts w:hint="eastAsia"/>
        </w:rPr>
        <w:t>“物质特征”：并非指物体的自然物理属性（如重量、颜色），而是指那些被社会关系所中介了的物质属性。例如，黄金的“物质特征”使其天然适合充当货币，但使其成为货币的，并非其闪亮的物理特性，而是特定的社会生产关系（基于商品生产的私有制）赋予了它这种社会规定性——即充当一般等价物的职能。</w:t>
      </w:r>
    </w:p>
  </w:footnote>
  <w:footnote w:id="25">
    <w:p w14:paraId="7D3309A3" w14:textId="77777777" w:rsidR="00572209" w:rsidRDefault="00000000">
      <w:pPr>
        <w:pStyle w:val="a8"/>
      </w:pPr>
      <w:r>
        <w:rPr>
          <w:rStyle w:val="af"/>
        </w:rPr>
        <w:footnoteRef/>
      </w:r>
      <w:r>
        <w:t xml:space="preserve"> </w:t>
      </w:r>
      <w:r>
        <w:rPr>
          <w:rFonts w:hint="eastAsia"/>
        </w:rPr>
        <w:t>“任意的思想产物”：这意味着人们会认为价值、货币、资本等经济范畴是像语言符号一样，可以由人的观念随意约定、创造和改变的（例如，认为货币价值可以由政府或银行随意规定）。这种看法完全遮蔽了价值背后真实的、客观的、不以人的意志为转移的剥削性社会关系（即工人阶级的劳动被资本家无偿占有的关系）。商品确实是一种符号，但它是一种特殊的符号，其“能指”是物，其“所指”是客观的社会劳动和社会关系。如果人们把它错误地理解为一种纯观念的、任意的符号，就等于否定了政治经济学的客观物质基础，从而沦为为现存剥削关系辩护的意识形态。</w:t>
      </w:r>
    </w:p>
  </w:footnote>
  <w:footnote w:id="26">
    <w:p w14:paraId="398CC3E6" w14:textId="77777777" w:rsidR="00572209" w:rsidRDefault="00000000">
      <w:pPr>
        <w:pStyle w:val="a8"/>
      </w:pPr>
      <w:r>
        <w:rPr>
          <w:rStyle w:val="af"/>
        </w:rPr>
        <w:footnoteRef/>
      </w:r>
      <w:r>
        <w:t xml:space="preserve"> </w:t>
      </w:r>
      <w:r>
        <w:rPr>
          <w:rFonts w:hint="eastAsia"/>
        </w:rPr>
        <w:t>商品不会自己跑到市场上去交换；是它们背后的人（所有者），基于自己的所有权和自由意志，在让这些商品进行交换。因此，商品之间的交换关系，其本质是人与人之间的社会关系。</w:t>
      </w:r>
    </w:p>
  </w:footnote>
  <w:footnote w:id="27">
    <w:p w14:paraId="1373CEA6" w14:textId="77777777" w:rsidR="00572209" w:rsidRDefault="00000000">
      <w:pPr>
        <w:pStyle w:val="a8"/>
      </w:pPr>
      <w:r>
        <w:rPr>
          <w:rStyle w:val="af"/>
        </w:rPr>
        <w:footnoteRef/>
      </w:r>
      <w:r>
        <w:t xml:space="preserve"> </w:t>
      </w:r>
      <w:r>
        <w:rPr>
          <w:rFonts w:hint="eastAsia"/>
        </w:rPr>
        <w:t>综合技术教育（</w:t>
      </w:r>
      <w:proofErr w:type="spellStart"/>
      <w:r>
        <w:rPr>
          <w:rFonts w:hint="eastAsia"/>
        </w:rPr>
        <w:t>polytechnische</w:t>
      </w:r>
      <w:proofErr w:type="spellEnd"/>
      <w:r>
        <w:rPr>
          <w:rFonts w:hint="eastAsia"/>
        </w:rPr>
        <w:t xml:space="preserve"> </w:t>
      </w:r>
      <w:proofErr w:type="spellStart"/>
      <w:r>
        <w:rPr>
          <w:rFonts w:hint="eastAsia"/>
        </w:rPr>
        <w:t>Ausbildung</w:t>
      </w:r>
      <w:proofErr w:type="spellEnd"/>
      <w:r>
        <w:rPr>
          <w:rFonts w:hint="eastAsia"/>
        </w:rPr>
        <w:t>）：马克思提出的教育理念，主张结合理论与实践，使劳动者掌握多种生产技能，克服分工带来的片面性。</w:t>
      </w:r>
    </w:p>
  </w:footnote>
  <w:footnote w:id="28">
    <w:p w14:paraId="16C8DE67" w14:textId="77777777" w:rsidR="00572209" w:rsidRDefault="00000000">
      <w:pPr>
        <w:pStyle w:val="a8"/>
      </w:pPr>
      <w:r>
        <w:rPr>
          <w:rStyle w:val="af"/>
        </w:rPr>
        <w:footnoteRef/>
      </w:r>
      <w:r>
        <w:t xml:space="preserve"> </w:t>
      </w:r>
      <w:r>
        <w:rPr>
          <w:rFonts w:hint="eastAsia"/>
        </w:rPr>
        <w:t>纯粹劳动（</w:t>
      </w:r>
      <w:proofErr w:type="spellStart"/>
      <w:r>
        <w:rPr>
          <w:rFonts w:hint="eastAsia"/>
        </w:rPr>
        <w:t>bloße</w:t>
      </w:r>
      <w:proofErr w:type="spellEnd"/>
      <w:r>
        <w:rPr>
          <w:rFonts w:hint="eastAsia"/>
        </w:rPr>
        <w:t xml:space="preserve"> Arbeit</w:t>
      </w:r>
      <w:r>
        <w:rPr>
          <w:rFonts w:hint="eastAsia"/>
        </w:rPr>
        <w:t>）：马克思政治经济学核心概念。指撇开各种具体形式的、无差别的一般人类劳动力的耗费。它是商品价值量的唯一源泉，本身是不可见的纯粹抽象。</w:t>
      </w:r>
    </w:p>
  </w:footnote>
  <w:footnote w:id="29">
    <w:p w14:paraId="3FC7539B" w14:textId="77777777" w:rsidR="00572209" w:rsidRDefault="00000000">
      <w:pPr>
        <w:pStyle w:val="a8"/>
      </w:pPr>
      <w:r>
        <w:rPr>
          <w:rStyle w:val="af"/>
        </w:rPr>
        <w:footnoteRef/>
      </w:r>
      <w:r>
        <w:t xml:space="preserve"> </w:t>
      </w:r>
      <w:r>
        <w:rPr>
          <w:rFonts w:hint="eastAsia"/>
        </w:rPr>
        <w:t>强调这些不同形式的劳动共同从属于某个特定的、整体的劳动过程（如自给自足的生产），其目的是创造使用价值，而非用于交换。因此这些劳动不需要被还原为可比较的抽象劳动。</w:t>
      </w:r>
    </w:p>
  </w:footnote>
  <w:footnote w:id="30">
    <w:p w14:paraId="0FBE1C5C" w14:textId="77777777" w:rsidR="00572209" w:rsidRDefault="00000000">
      <w:pPr>
        <w:pStyle w:val="a8"/>
      </w:pPr>
      <w:r>
        <w:rPr>
          <w:rStyle w:val="af"/>
        </w:rPr>
        <w:footnoteRef/>
      </w:r>
      <w:r>
        <w:t xml:space="preserve"> </w:t>
      </w:r>
      <w:r>
        <w:rPr>
          <w:rFonts w:hint="eastAsia"/>
        </w:rPr>
        <w:t>普遍的社会生产关系：在商品生产社会中，人们的生产和联系主要通过交换来实现，社会关系表现为物（商品）与物之间的关系。</w:t>
      </w:r>
    </w:p>
  </w:footnote>
  <w:footnote w:id="31">
    <w:p w14:paraId="5EFACA9A" w14:textId="77777777" w:rsidR="00572209" w:rsidRDefault="00000000">
      <w:pPr>
        <w:pStyle w:val="a8"/>
      </w:pPr>
      <w:r>
        <w:rPr>
          <w:rStyle w:val="af"/>
        </w:rPr>
        <w:footnoteRef/>
      </w:r>
      <w:r>
        <w:t xml:space="preserve"> </w:t>
      </w:r>
      <w:r>
        <w:rPr>
          <w:rFonts w:hint="eastAsia"/>
        </w:rPr>
        <w:t>马克思著名的比喻。基督教崇拜一个抽象、普遍的人（基督），这与商品社会将各种具体劳动抽象为一般人类劳动，并在市场上进行等价交换的逻辑同构。</w:t>
      </w:r>
    </w:p>
  </w:footnote>
  <w:footnote w:id="32">
    <w:p w14:paraId="1D5B6EDD" w14:textId="77777777" w:rsidR="00572209" w:rsidRDefault="00000000">
      <w:pPr>
        <w:pStyle w:val="a8"/>
      </w:pPr>
      <w:ins w:id="2" w:author="欧领" w:date="2025-08-27T20:51:00Z">
        <w:r>
          <w:rPr>
            <w:rStyle w:val="af"/>
          </w:rPr>
          <w:footnoteRef/>
        </w:r>
      </w:ins>
      <w:r>
        <w:t xml:space="preserve"> </w:t>
      </w:r>
      <w:r>
        <w:rPr>
          <w:rFonts w:hint="eastAsia"/>
        </w:rPr>
        <w:t>在“直接社会形式的劳动”（如原始公社、自给自足共同体、马克思设想的共产主义社会）中，社会（或共同体）通过计划、指令、传统或直接分配，事先就规定好谁该做什么、生产多少、产品如何分配。劳动从一开始就是为社会而进行的。社会性直接体现在劳动本身和组织形式中。不存在私人劳动与社会劳动的矛盾。与之相对，“间接社会形式的劳动”（商品生产社会，如资本主义）则是指在商品生产中，私人劳动者的劳动必须通过市场交换、以其产品能否转化为货币为中介，才能事后被证明是社会总劳动的一部分，从而解决了私人劳动与社会劳动之间的矛盾。</w:t>
      </w:r>
    </w:p>
  </w:footnote>
  <w:footnote w:id="33">
    <w:p w14:paraId="7A9AEA1B" w14:textId="77777777" w:rsidR="00572209" w:rsidRDefault="00000000">
      <w:pPr>
        <w:pStyle w:val="a8"/>
      </w:pPr>
      <w:r>
        <w:rPr>
          <w:rStyle w:val="af"/>
        </w:rPr>
        <w:footnoteRef/>
      </w:r>
      <w:r>
        <w:t xml:space="preserve"> </w:t>
      </w:r>
      <w:r>
        <w:rPr>
          <w:rFonts w:hint="eastAsia"/>
        </w:rPr>
        <w:t>它说明，一种商品（麻布）的价值，不能由自身表现，必须通过另一种商品（上衣）来表现。而之所以能表现，是因为裁缝劳动生产出的上衣，成为抽象人类劳动（看不见摸不着的价值实体）的可见的、物质化的表现形式。抽象劳动必须寄托在一个具体的、由另一种具体劳动生产出的使用价值（商品）上才能表现出来。</w:t>
      </w:r>
    </w:p>
  </w:footnote>
  <w:footnote w:id="34">
    <w:p w14:paraId="612394E2" w14:textId="77777777" w:rsidR="00572209" w:rsidRDefault="00000000">
      <w:pPr>
        <w:pStyle w:val="a8"/>
      </w:pPr>
      <w:r>
        <w:rPr>
          <w:rStyle w:val="af"/>
        </w:rPr>
        <w:footnoteRef/>
      </w:r>
      <w:r>
        <w:t xml:space="preserve"> </w:t>
      </w:r>
      <w:r>
        <w:rPr>
          <w:rFonts w:hint="eastAsia"/>
        </w:rPr>
        <w:t>抽象人类劳动的一般化身：指价值形式（如货币）的本质。任何商品的价值（其价值实体是抽象人类劳动）都不能自我表现，必须通过另一个具体的商品（如麻布、金银）来充当其价值的表现材料或“化身”。这个化身就成为“一般等价物”。</w:t>
      </w:r>
    </w:p>
  </w:footnote>
  <w:footnote w:id="35">
    <w:p w14:paraId="1F579EBA" w14:textId="77777777" w:rsidR="00572209" w:rsidRDefault="00000000">
      <w:pPr>
        <w:pStyle w:val="a8"/>
      </w:pPr>
      <w:r>
        <w:rPr>
          <w:rStyle w:val="af"/>
        </w:rPr>
        <w:footnoteRef/>
      </w:r>
      <w:r>
        <w:t xml:space="preserve"> </w:t>
      </w:r>
      <w:r>
        <w:rPr>
          <w:rFonts w:hint="eastAsia"/>
        </w:rPr>
        <w:t>一般等价物：从商品世界中分离出来，专门充当其他一切商品统一的价值表现材料的特殊商品。其使用价值成为价值的表现形式，其具体劳动成为抽象劳动的表现形式。货币（金银）即是其完成形态。</w:t>
      </w:r>
    </w:p>
  </w:footnote>
  <w:footnote w:id="36">
    <w:p w14:paraId="0D21FE61" w14:textId="77777777" w:rsidR="00572209" w:rsidRDefault="00000000">
      <w:pPr>
        <w:pStyle w:val="a8"/>
      </w:pPr>
      <w:r>
        <w:rPr>
          <w:rStyle w:val="af"/>
        </w:rPr>
        <w:footnoteRef/>
      </w:r>
      <w:r>
        <w:t xml:space="preserve"> </w:t>
      </w:r>
      <w:r>
        <w:rPr>
          <w:rFonts w:hint="eastAsia"/>
        </w:rPr>
        <w:t>私人劳动与社会总劳动的关系：在商品经济中，劳动首先是私人劳动；其社会性（即它是社会总劳动的一部分）必须通过交换，通过将产品作为商品售卖并换回一般等价物（货币），才能得到间接的、事后的证明。</w:t>
      </w:r>
    </w:p>
  </w:footnote>
  <w:footnote w:id="37">
    <w:p w14:paraId="5CCB6CA0" w14:textId="77777777" w:rsidR="00572209" w:rsidRDefault="00000000">
      <w:pPr>
        <w:pStyle w:val="a8"/>
      </w:pPr>
      <w:r>
        <w:rPr>
          <w:rStyle w:val="af"/>
        </w:rPr>
        <w:footnoteRef/>
      </w:r>
      <w:r>
        <w:t xml:space="preserve"> </w:t>
      </w:r>
      <w:r>
        <w:rPr>
          <w:rFonts w:hint="eastAsia"/>
        </w:rPr>
        <w:t>《哥达纲领》（</w:t>
      </w:r>
      <w:proofErr w:type="spellStart"/>
      <w:r>
        <w:rPr>
          <w:rFonts w:hint="eastAsia"/>
          <w:i/>
          <w:iCs/>
        </w:rPr>
        <w:t>Gothaer</w:t>
      </w:r>
      <w:proofErr w:type="spellEnd"/>
      <w:r>
        <w:rPr>
          <w:rFonts w:hint="eastAsia"/>
          <w:i/>
          <w:iCs/>
        </w:rPr>
        <w:t xml:space="preserve"> </w:t>
      </w:r>
      <w:proofErr w:type="spellStart"/>
      <w:r>
        <w:rPr>
          <w:rFonts w:hint="eastAsia"/>
          <w:i/>
          <w:iCs/>
        </w:rPr>
        <w:t>Programm</w:t>
      </w:r>
      <w:proofErr w:type="spellEnd"/>
      <w:r>
        <w:rPr>
          <w:rFonts w:hint="eastAsia"/>
        </w:rPr>
        <w:t>）：</w:t>
      </w:r>
      <w:r>
        <w:rPr>
          <w:rFonts w:hint="eastAsia"/>
        </w:rPr>
        <w:t>1875</w:t>
      </w:r>
      <w:r>
        <w:rPr>
          <w:rFonts w:hint="eastAsia"/>
        </w:rPr>
        <w:t>年德国社会民主工党（爱森纳赫派）和全德工人联合会（拉萨尔派）在哥达合并大会上通过的纲领草案，马克思为此写了著名的《哥达纲领批判》（</w:t>
      </w:r>
      <w:proofErr w:type="spellStart"/>
      <w:r>
        <w:rPr>
          <w:rFonts w:hint="eastAsia"/>
          <w:i/>
          <w:iCs/>
        </w:rPr>
        <w:t>Kritik</w:t>
      </w:r>
      <w:proofErr w:type="spellEnd"/>
      <w:r>
        <w:rPr>
          <w:rFonts w:hint="eastAsia"/>
          <w:i/>
          <w:iCs/>
        </w:rPr>
        <w:t xml:space="preserve"> des </w:t>
      </w:r>
      <w:proofErr w:type="spellStart"/>
      <w:r>
        <w:rPr>
          <w:rFonts w:hint="eastAsia"/>
          <w:i/>
          <w:iCs/>
        </w:rPr>
        <w:t>Gothaer</w:t>
      </w:r>
      <w:proofErr w:type="spellEnd"/>
      <w:r>
        <w:rPr>
          <w:rFonts w:hint="eastAsia"/>
          <w:i/>
          <w:iCs/>
        </w:rPr>
        <w:t xml:space="preserve"> </w:t>
      </w:r>
      <w:proofErr w:type="spellStart"/>
      <w:r>
        <w:rPr>
          <w:rFonts w:hint="eastAsia"/>
          <w:i/>
          <w:iCs/>
        </w:rPr>
        <w:t>Programms</w:t>
      </w:r>
      <w:proofErr w:type="spellEnd"/>
      <w:r>
        <w:rPr>
          <w:rFonts w:hint="eastAsia"/>
        </w:rPr>
        <w:t>）。</w:t>
      </w:r>
    </w:p>
  </w:footnote>
  <w:footnote w:id="38">
    <w:p w14:paraId="03132A6B" w14:textId="77777777" w:rsidR="00572209" w:rsidRDefault="00000000">
      <w:pPr>
        <w:pStyle w:val="a8"/>
      </w:pPr>
      <w:r>
        <w:rPr>
          <w:rStyle w:val="af"/>
        </w:rPr>
        <w:footnoteRef/>
      </w:r>
      <w:r>
        <w:t xml:space="preserve"> </w:t>
      </w:r>
      <w:r>
        <w:rPr>
          <w:rFonts w:hint="eastAsia"/>
        </w:rPr>
        <w:t>斐迪南·拉萨尔（</w:t>
      </w:r>
      <w:r>
        <w:rPr>
          <w:rFonts w:hint="eastAsia"/>
        </w:rPr>
        <w:t>Ferdinand Lassalle</w:t>
      </w:r>
      <w:r>
        <w:rPr>
          <w:rFonts w:hint="eastAsia"/>
        </w:rPr>
        <w:t>）：</w:t>
      </w:r>
      <w:r>
        <w:rPr>
          <w:rFonts w:hint="eastAsia"/>
        </w:rPr>
        <w:t>19</w:t>
      </w:r>
      <w:r>
        <w:rPr>
          <w:rFonts w:hint="eastAsia"/>
        </w:rPr>
        <w:t>世纪德国工人运动的重要领袖、理论家和政治鼓动家，全德工人联合会（</w:t>
      </w:r>
      <w:r>
        <w:rPr>
          <w:rFonts w:hint="eastAsia"/>
        </w:rPr>
        <w:t>ADAV</w:t>
      </w:r>
      <w:r>
        <w:rPr>
          <w:rFonts w:hint="eastAsia"/>
        </w:rPr>
        <w:t>，德国社会民主党前身之一）的创始人，主张通过普选权和利用国家资助的生产合作社实现社会主义。</w:t>
      </w:r>
    </w:p>
  </w:footnote>
  <w:footnote w:id="39">
    <w:p w14:paraId="114EFAC1" w14:textId="77777777" w:rsidR="00572209" w:rsidRDefault="00000000">
      <w:pPr>
        <w:pStyle w:val="a8"/>
      </w:pPr>
      <w:r>
        <w:rPr>
          <w:rStyle w:val="af"/>
        </w:rPr>
        <w:footnoteRef/>
      </w:r>
      <w:r>
        <w:t xml:space="preserve"> </w:t>
      </w:r>
      <w:r>
        <w:rPr>
          <w:rFonts w:hint="eastAsia"/>
        </w:rPr>
        <w:t>弗里德里希·席勒（</w:t>
      </w:r>
      <w:r>
        <w:rPr>
          <w:rFonts w:hint="eastAsia"/>
        </w:rPr>
        <w:t>Friedrich Schiller, 1759-1805</w:t>
      </w:r>
      <w:r>
        <w:rPr>
          <w:rFonts w:hint="eastAsia"/>
        </w:rPr>
        <w:t>）</w:t>
      </w:r>
      <w:r>
        <w:rPr>
          <w:rFonts w:hint="eastAsia"/>
        </w:rPr>
        <w:t>：德国著名诗人、剧作家、历史学家和哲学家。引文出自《赠辞诗》（</w:t>
      </w:r>
      <w:proofErr w:type="spellStart"/>
      <w:r>
        <w:rPr>
          <w:rFonts w:hint="eastAsia"/>
          <w:i/>
          <w:iCs/>
        </w:rPr>
        <w:t>Xenien</w:t>
      </w:r>
      <w:proofErr w:type="spellEnd"/>
      <w:r>
        <w:rPr>
          <w:rFonts w:hint="eastAsia"/>
        </w:rPr>
        <w:t>，</w:t>
      </w:r>
      <w:r>
        <w:rPr>
          <w:rFonts w:hint="eastAsia"/>
        </w:rPr>
        <w:t>1796</w:t>
      </w:r>
      <w:r>
        <w:rPr>
          <w:rFonts w:hint="eastAsia"/>
        </w:rPr>
        <w:t>）中的第</w:t>
      </w:r>
      <w:r>
        <w:rPr>
          <w:rFonts w:hint="eastAsia"/>
        </w:rPr>
        <w:t>103</w:t>
      </w:r>
      <w:r>
        <w:rPr>
          <w:rFonts w:hint="eastAsia"/>
        </w:rPr>
        <w:t>首赠辞（</w:t>
      </w:r>
      <w:proofErr w:type="spellStart"/>
      <w:r>
        <w:rPr>
          <w:rFonts w:hint="eastAsia"/>
          <w:i/>
          <w:iCs/>
        </w:rPr>
        <w:t>Xenie</w:t>
      </w:r>
      <w:proofErr w:type="spellEnd"/>
      <w:r>
        <w:rPr>
          <w:rFonts w:hint="eastAsia"/>
          <w:i/>
          <w:iCs/>
        </w:rPr>
        <w:t xml:space="preserve"> 103</w:t>
      </w:r>
      <w:r>
        <w:rPr>
          <w:rFonts w:hint="eastAsia"/>
        </w:rPr>
        <w:t>），该诗集是席勒与歌德合作讽刺时弊的产物。</w:t>
      </w:r>
    </w:p>
  </w:footnote>
  <w:footnote w:id="40">
    <w:p w14:paraId="1DF67437" w14:textId="77777777" w:rsidR="00572209" w:rsidRDefault="00000000">
      <w:pPr>
        <w:pStyle w:val="a8"/>
      </w:pPr>
      <w:r>
        <w:rPr>
          <w:rStyle w:val="af"/>
        </w:rPr>
        <w:footnoteRef/>
      </w:r>
      <w:r>
        <w:t xml:space="preserve"> </w:t>
      </w:r>
      <w:r>
        <w:rPr>
          <w:rFonts w:hint="eastAsia"/>
        </w:rPr>
        <w:t>格奥尔格·齐美尔（</w:t>
      </w:r>
      <w:r>
        <w:rPr>
          <w:rFonts w:hint="eastAsia"/>
        </w:rPr>
        <w:t>Georg Simmel, 1858-1918</w:t>
      </w:r>
      <w:r>
        <w:rPr>
          <w:rFonts w:hint="eastAsia"/>
        </w:rPr>
        <w:t>）：德国社会学家、哲学家，形式社会学的奠基人之一，关注货币经济、现代性体验和文化冲突。</w:t>
      </w:r>
    </w:p>
  </w:footnote>
  <w:footnote w:id="41">
    <w:p w14:paraId="12D53202" w14:textId="77777777" w:rsidR="00572209" w:rsidRDefault="00000000">
      <w:pPr>
        <w:pStyle w:val="a8"/>
      </w:pPr>
      <w:r>
        <w:rPr>
          <w:rStyle w:val="af"/>
        </w:rPr>
        <w:footnoteRef/>
      </w:r>
      <w:r>
        <w:t xml:space="preserve"> </w:t>
      </w:r>
      <w:r>
        <w:rPr>
          <w:rFonts w:hint="eastAsia"/>
        </w:rPr>
        <w:t>物自体（</w:t>
      </w:r>
      <w:r>
        <w:rPr>
          <w:rFonts w:hint="eastAsia"/>
        </w:rPr>
        <w:t>Ding-an-</w:t>
      </w:r>
      <w:proofErr w:type="spellStart"/>
      <w:r>
        <w:rPr>
          <w:rFonts w:hint="eastAsia"/>
        </w:rPr>
        <w:t>sich</w:t>
      </w:r>
      <w:proofErr w:type="spellEnd"/>
      <w:r>
        <w:rPr>
          <w:rFonts w:hint="eastAsia"/>
        </w:rPr>
        <w:t>）：康德哲学概念，指独立于我们感官认知的自在之物。</w:t>
      </w:r>
    </w:p>
  </w:footnote>
  <w:footnote w:id="42">
    <w:p w14:paraId="17EC29E8" w14:textId="77777777" w:rsidR="00572209" w:rsidRDefault="00000000">
      <w:pPr>
        <w:pStyle w:val="a8"/>
      </w:pPr>
      <w:r>
        <w:rPr>
          <w:rStyle w:val="af"/>
        </w:rPr>
        <w:footnoteRef/>
      </w:r>
      <w:r>
        <w:t xml:space="preserve"> </w:t>
      </w:r>
      <w:r>
        <w:rPr>
          <w:rFonts w:hint="eastAsia"/>
        </w:rPr>
        <w:t>《货币哲学》（</w:t>
      </w:r>
      <w:r>
        <w:rPr>
          <w:rFonts w:hint="eastAsia"/>
          <w:i/>
          <w:iCs/>
        </w:rPr>
        <w:t xml:space="preserve">Philosophie des </w:t>
      </w:r>
      <w:proofErr w:type="spellStart"/>
      <w:r>
        <w:rPr>
          <w:rFonts w:hint="eastAsia"/>
          <w:i/>
          <w:iCs/>
        </w:rPr>
        <w:t>Geldes</w:t>
      </w:r>
      <w:proofErr w:type="spellEnd"/>
      <w:r>
        <w:rPr>
          <w:rFonts w:hint="eastAsia"/>
        </w:rPr>
        <w:t>, 1900</w:t>
      </w:r>
      <w:r>
        <w:rPr>
          <w:rFonts w:hint="eastAsia"/>
        </w:rPr>
        <w:t>）一书通过分析货币作为“最纯粹的交换工具”如何重塑现代社会关系与文化精神，揭示货币经济在促进个体自由与理性化的同时，导致人际关系物化、价值夷平化（一切皆可量化）及终极意义的丧失，从而深刻诊断了现代性的内在矛盾。</w:t>
      </w:r>
    </w:p>
  </w:footnote>
  <w:footnote w:id="43">
    <w:p w14:paraId="5A105F14" w14:textId="77777777" w:rsidR="00572209" w:rsidRDefault="00000000">
      <w:pPr>
        <w:pStyle w:val="a8"/>
      </w:pPr>
      <w:r>
        <w:rPr>
          <w:rStyle w:val="af"/>
        </w:rPr>
        <w:footnoteRef/>
      </w:r>
      <w:r>
        <w:t xml:space="preserve"> </w:t>
      </w:r>
      <w:r>
        <w:rPr>
          <w:rFonts w:hint="eastAsia"/>
        </w:rPr>
        <w:t>魔鬼的代言人（</w:t>
      </w:r>
      <w:r>
        <w:rPr>
          <w:rFonts w:hint="eastAsia"/>
        </w:rPr>
        <w:t>advocatus diaboli</w:t>
      </w:r>
      <w:r>
        <w:rPr>
          <w:rFonts w:hint="eastAsia"/>
        </w:rPr>
        <w:t>）：原指天主教会中在</w:t>
      </w:r>
      <w:proofErr w:type="gramStart"/>
      <w:r>
        <w:rPr>
          <w:rFonts w:hint="eastAsia"/>
        </w:rPr>
        <w:t>封圣过程</w:t>
      </w:r>
      <w:proofErr w:type="gramEnd"/>
      <w:r>
        <w:rPr>
          <w:rFonts w:hint="eastAsia"/>
        </w:rPr>
        <w:t>中负责提出反对意见者，引申为故意提出反面论点或为不受欢迎立场辩护的人。</w:t>
      </w:r>
    </w:p>
  </w:footnote>
  <w:footnote w:id="44">
    <w:p w14:paraId="411C6C24" w14:textId="77777777" w:rsidR="00572209" w:rsidRDefault="00000000">
      <w:pPr>
        <w:pStyle w:val="a8"/>
      </w:pPr>
      <w:r>
        <w:rPr>
          <w:rStyle w:val="af"/>
        </w:rPr>
        <w:footnoteRef/>
      </w:r>
      <w:r>
        <w:t xml:space="preserve"> </w:t>
      </w:r>
      <w:r>
        <w:rPr>
          <w:rFonts w:hint="eastAsia"/>
        </w:rPr>
        <w:t>五十芬尼集市（</w:t>
      </w:r>
      <w:r>
        <w:rPr>
          <w:rFonts w:hint="eastAsia"/>
        </w:rPr>
        <w:t>F</w:t>
      </w:r>
      <w:r>
        <w:rPr>
          <w:rFonts w:hint="eastAsia"/>
        </w:rPr>
        <w:t>ü</w:t>
      </w:r>
      <w:proofErr w:type="spellStart"/>
      <w:r>
        <w:rPr>
          <w:rFonts w:hint="eastAsia"/>
        </w:rPr>
        <w:t>nfzig</w:t>
      </w:r>
      <w:proofErr w:type="spellEnd"/>
      <w:r>
        <w:rPr>
          <w:rFonts w:hint="eastAsia"/>
        </w:rPr>
        <w:t>-Pfennig-Bazar</w:t>
      </w:r>
      <w:r>
        <w:rPr>
          <w:rFonts w:hint="eastAsia"/>
        </w:rPr>
        <w:t>）：象征廉价、均质</w:t>
      </w:r>
      <w:proofErr w:type="gramStart"/>
      <w:r>
        <w:rPr>
          <w:rFonts w:hint="eastAsia"/>
        </w:rPr>
        <w:t>化消费</w:t>
      </w:r>
      <w:proofErr w:type="gramEnd"/>
      <w:r>
        <w:rPr>
          <w:rFonts w:hint="eastAsia"/>
        </w:rPr>
        <w:t>的场所，价格成为唯一关注点。</w:t>
      </w:r>
    </w:p>
  </w:footnote>
  <w:footnote w:id="45">
    <w:p w14:paraId="18C199B6" w14:textId="77777777" w:rsidR="00572209" w:rsidRDefault="00000000">
      <w:pPr>
        <w:pStyle w:val="a8"/>
        <w:rPr>
          <w:ins w:id="4" w:author="欧领" w:date="2025-08-27T17:38:00Z"/>
        </w:rPr>
      </w:pPr>
      <w:r>
        <w:rPr>
          <w:rStyle w:val="af"/>
        </w:rPr>
        <w:footnoteRef/>
      </w:r>
      <w:r>
        <w:t xml:space="preserve"> </w:t>
      </w:r>
      <w:r>
        <w:rPr>
          <w:rFonts w:hint="eastAsia"/>
        </w:rPr>
        <w:t>1c</w:t>
      </w:r>
      <w:r>
        <w:rPr>
          <w:rFonts w:hint="eastAsia"/>
        </w:rPr>
        <w:t>指卡尔·科尔施（</w:t>
      </w:r>
      <w:r>
        <w:rPr>
          <w:rFonts w:hint="eastAsia"/>
        </w:rPr>
        <w:t xml:space="preserve">Karl </w:t>
      </w:r>
      <w:proofErr w:type="spellStart"/>
      <w:r>
        <w:rPr>
          <w:rFonts w:hint="eastAsia"/>
        </w:rPr>
        <w:t>Korsch</w:t>
      </w:r>
      <w:proofErr w:type="spellEnd"/>
      <w:r>
        <w:rPr>
          <w:rFonts w:hint="eastAsia"/>
        </w:rPr>
        <w:t>）未刊手稿《卡尔·马克思》（</w:t>
      </w:r>
      <w:r>
        <w:rPr>
          <w:rFonts w:hint="eastAsia"/>
          <w:i/>
          <w:iCs/>
        </w:rPr>
        <w:t>Karl Marx</w:t>
      </w:r>
      <w:r>
        <w:rPr>
          <w:rFonts w:hint="eastAsia"/>
        </w:rPr>
        <w:t>，</w:t>
      </w:r>
      <w:r>
        <w:rPr>
          <w:rFonts w:hint="eastAsia"/>
        </w:rPr>
        <w:t>1932</w:t>
      </w:r>
      <w:r>
        <w:rPr>
          <w:rFonts w:hint="eastAsia"/>
        </w:rPr>
        <w:t>），该手稿被本雅明归类为第</w:t>
      </w:r>
      <w:r>
        <w:rPr>
          <w:rFonts w:hint="eastAsia"/>
        </w:rPr>
        <w:t>1</w:t>
      </w:r>
      <w:r>
        <w:rPr>
          <w:rFonts w:hint="eastAsia"/>
        </w:rPr>
        <w:t>类文献（散页手稿）中的</w:t>
      </w:r>
      <w:r>
        <w:rPr>
          <w:rFonts w:hint="eastAsia"/>
        </w:rPr>
        <w:t>c</w:t>
      </w:r>
      <w:r>
        <w:rPr>
          <w:rFonts w:hint="eastAsia"/>
        </w:rPr>
        <w:t>号文献（作者科尔施）。</w:t>
      </w:r>
      <w:r>
        <w:rPr>
          <w:rFonts w:hint="eastAsia"/>
        </w:rPr>
        <w:t>1932</w:t>
      </w:r>
      <w:r>
        <w:rPr>
          <w:rFonts w:hint="eastAsia"/>
        </w:rPr>
        <w:t>年科尔施撰写了系统阐释马克思理论的手稿《卡尔·马克思》，但未正式出版。本雅明通过阿多诺（</w:t>
      </w:r>
      <w:r>
        <w:rPr>
          <w:rFonts w:hint="eastAsia"/>
        </w:rPr>
        <w:t>Theodor Adorno</w:t>
      </w:r>
      <w:r>
        <w:rPr>
          <w:rFonts w:hint="eastAsia"/>
        </w:rPr>
        <w:t>）获得该手稿的副本，并在《拱廊计划》中将其标注为</w:t>
      </w:r>
      <w:r>
        <w:rPr>
          <w:rFonts w:hint="eastAsia"/>
        </w:rPr>
        <w:t xml:space="preserve"> </w:t>
      </w:r>
      <w:r>
        <w:rPr>
          <w:rFonts w:hint="eastAsia"/>
        </w:rPr>
        <w:t>“</w:t>
      </w:r>
      <w:r>
        <w:rPr>
          <w:rFonts w:hint="eastAsia"/>
        </w:rPr>
        <w:t>1c</w:t>
      </w:r>
      <w:r>
        <w:rPr>
          <w:rFonts w:hint="eastAsia"/>
        </w:rPr>
        <w:t>”，引用时简写为“</w:t>
      </w:r>
      <w:proofErr w:type="spellStart"/>
      <w:r>
        <w:rPr>
          <w:rFonts w:hint="eastAsia"/>
        </w:rPr>
        <w:t>Korsch</w:t>
      </w:r>
      <w:proofErr w:type="spellEnd"/>
      <w:r>
        <w:rPr>
          <w:rFonts w:hint="eastAsia"/>
        </w:rPr>
        <w:t xml:space="preserve"> 1c</w:t>
      </w:r>
      <w:r>
        <w:rPr>
          <w:rFonts w:hint="eastAsia"/>
        </w:rPr>
        <w:t>”或“</w:t>
      </w:r>
      <w:r>
        <w:rPr>
          <w:rFonts w:hint="eastAsia"/>
        </w:rPr>
        <w:t>1c</w:t>
      </w:r>
      <w:r>
        <w:rPr>
          <w:rFonts w:hint="eastAsia"/>
        </w:rPr>
        <w:t>”。</w:t>
      </w:r>
    </w:p>
  </w:footnote>
  <w:footnote w:id="46">
    <w:p w14:paraId="7A6D6DCD" w14:textId="77777777" w:rsidR="00572209" w:rsidRDefault="00000000">
      <w:pPr>
        <w:pStyle w:val="a8"/>
      </w:pPr>
      <w:r>
        <w:rPr>
          <w:rStyle w:val="af"/>
        </w:rPr>
        <w:footnoteRef/>
      </w:r>
      <w:r>
        <w:t xml:space="preserve"> </w:t>
      </w:r>
      <w:r>
        <w:rPr>
          <w:rFonts w:hint="eastAsia"/>
        </w:rPr>
        <w:t>夏尔·傅立叶（</w:t>
      </w:r>
      <w:r>
        <w:rPr>
          <w:rFonts w:hint="eastAsia"/>
        </w:rPr>
        <w:t>Charles Fourier, 1772-1837</w:t>
      </w:r>
      <w:r>
        <w:rPr>
          <w:rFonts w:hint="eastAsia"/>
        </w:rPr>
        <w:t>）：法国空想社会主义者，提出“法郎吉”协作社设想，强调劳动吸引力（</w:t>
      </w:r>
      <w:r>
        <w:rPr>
          <w:rFonts w:hint="eastAsia"/>
        </w:rPr>
        <w:t xml:space="preserve">travail </w:t>
      </w:r>
      <w:proofErr w:type="spellStart"/>
      <w:r>
        <w:rPr>
          <w:rFonts w:hint="eastAsia"/>
        </w:rPr>
        <w:t>attrayant</w:t>
      </w:r>
      <w:proofErr w:type="spellEnd"/>
      <w:r>
        <w:rPr>
          <w:rFonts w:hint="eastAsia"/>
        </w:rPr>
        <w:t>）和情欲引力。</w:t>
      </w:r>
    </w:p>
  </w:footnote>
  <w:footnote w:id="47">
    <w:p w14:paraId="531A51AD" w14:textId="77777777" w:rsidR="00572209" w:rsidRDefault="00000000">
      <w:pPr>
        <w:pStyle w:val="a8"/>
      </w:pPr>
      <w:r>
        <w:rPr>
          <w:rStyle w:val="af"/>
        </w:rPr>
        <w:footnoteRef/>
      </w:r>
      <w:r>
        <w:t xml:space="preserve"> </w:t>
      </w:r>
      <w:r>
        <w:rPr>
          <w:rFonts w:hint="eastAsia"/>
        </w:rPr>
        <w:t>指但丁《神曲·地狱篇》中地狱入口处的铭文“入此门者，须弃绝一切希望”。</w:t>
      </w:r>
    </w:p>
  </w:footnote>
  <w:footnote w:id="48">
    <w:p w14:paraId="33BC2B98" w14:textId="77777777" w:rsidR="00572209" w:rsidRDefault="00000000">
      <w:pPr>
        <w:pStyle w:val="a8"/>
      </w:pPr>
      <w:r>
        <w:rPr>
          <w:rStyle w:val="af"/>
        </w:rPr>
        <w:footnoteRef/>
      </w:r>
      <w:r>
        <w:t xml:space="preserve"> </w:t>
      </w:r>
      <w:r>
        <w:rPr>
          <w:rFonts w:hint="eastAsia"/>
        </w:rPr>
        <w:t>本雅明</w:t>
      </w:r>
      <w:r>
        <w:rPr>
          <w:rFonts w:hint="eastAsia"/>
        </w:rPr>
        <w:t>1928</w:t>
      </w:r>
      <w:r>
        <w:rPr>
          <w:rFonts w:hint="eastAsia"/>
        </w:rPr>
        <w:t>年出版的格言式著作《单行道》，书名即取自道路标识，象征现代生活的单向性、强制性。</w:t>
      </w:r>
    </w:p>
  </w:footnote>
  <w:footnote w:id="49">
    <w:p w14:paraId="615D65DE" w14:textId="77777777" w:rsidR="00572209" w:rsidRDefault="00000000">
      <w:pPr>
        <w:pStyle w:val="a8"/>
      </w:pPr>
      <w:r>
        <w:rPr>
          <w:rStyle w:val="af"/>
        </w:rPr>
        <w:footnoteRef/>
      </w:r>
      <w:r>
        <w:t xml:space="preserve"> </w:t>
      </w:r>
      <w:r>
        <w:rPr>
          <w:rFonts w:hint="eastAsia"/>
        </w:rPr>
        <w:t>劳动一般（</w:t>
      </w:r>
      <w:r>
        <w:rPr>
          <w:rFonts w:hint="eastAsia"/>
        </w:rPr>
        <w:t xml:space="preserve">Arbeit </w:t>
      </w:r>
      <w:r>
        <w:rPr>
          <w:rFonts w:hint="eastAsia"/>
        </w:rPr>
        <w:t>ü</w:t>
      </w:r>
      <w:proofErr w:type="spellStart"/>
      <w:r>
        <w:rPr>
          <w:rFonts w:hint="eastAsia"/>
        </w:rPr>
        <w:t>berhaupt</w:t>
      </w:r>
      <w:proofErr w:type="spellEnd"/>
      <w:r>
        <w:rPr>
          <w:rFonts w:hint="eastAsia"/>
        </w:rPr>
        <w:t>）：马克思在《政治经济学批判大纲》（</w:t>
      </w:r>
      <w:r>
        <w:rPr>
          <w:rFonts w:hint="eastAsia"/>
        </w:rPr>
        <w:t xml:space="preserve">Grundrisse der </w:t>
      </w:r>
      <w:proofErr w:type="spellStart"/>
      <w:r>
        <w:rPr>
          <w:rFonts w:hint="eastAsia"/>
        </w:rPr>
        <w:t>Kritik</w:t>
      </w:r>
      <w:proofErr w:type="spellEnd"/>
      <w:r>
        <w:rPr>
          <w:rFonts w:hint="eastAsia"/>
        </w:rPr>
        <w:t xml:space="preserve"> der </w:t>
      </w:r>
      <w:proofErr w:type="spellStart"/>
      <w:r>
        <w:rPr>
          <w:rFonts w:hint="eastAsia"/>
        </w:rPr>
        <w:t>Politischen</w:t>
      </w:r>
      <w:proofErr w:type="spellEnd"/>
      <w:r>
        <w:rPr>
          <w:rFonts w:hint="eastAsia"/>
        </w:rPr>
        <w:t xml:space="preserve"> </w:t>
      </w:r>
      <w:proofErr w:type="spellStart"/>
      <w:r>
        <w:rPr>
          <w:rFonts w:hint="eastAsia"/>
        </w:rPr>
        <w:t>Ökonomie</w:t>
      </w:r>
      <w:proofErr w:type="spellEnd"/>
      <w:r>
        <w:rPr>
          <w:rFonts w:hint="eastAsia"/>
        </w:rPr>
        <w:t>）中提出的概念，指撇开具体形式的、作为人类一般劳动力耗费的抽象劳动，是价值的基础。</w:t>
      </w:r>
    </w:p>
  </w:footnote>
  <w:footnote w:id="50">
    <w:p w14:paraId="5719E823" w14:textId="77777777" w:rsidR="00572209" w:rsidRDefault="00000000">
      <w:pPr>
        <w:pStyle w:val="a8"/>
      </w:pPr>
      <w:r>
        <w:rPr>
          <w:rStyle w:val="af"/>
        </w:rPr>
        <w:footnoteRef/>
      </w:r>
      <w:r>
        <w:t xml:space="preserve"> </w:t>
      </w:r>
      <w:r>
        <w:rPr>
          <w:rFonts w:hint="eastAsia"/>
        </w:rPr>
        <w:t>平等派（</w:t>
      </w:r>
      <w:proofErr w:type="spellStart"/>
      <w:r>
        <w:rPr>
          <w:rFonts w:hint="eastAsia"/>
          <w:i/>
          <w:iCs/>
        </w:rPr>
        <w:t>leveller</w:t>
      </w:r>
      <w:proofErr w:type="spellEnd"/>
      <w:r>
        <w:rPr>
          <w:rFonts w:hint="eastAsia"/>
        </w:rPr>
        <w:t>）：原指</w:t>
      </w:r>
      <w:r>
        <w:rPr>
          <w:rFonts w:hint="eastAsia"/>
        </w:rPr>
        <w:t>17</w:t>
      </w:r>
      <w:r>
        <w:rPr>
          <w:rFonts w:hint="eastAsia"/>
        </w:rPr>
        <w:t>世纪英国资产阶级革命中的平等派，此处比喻商品交换中不同劳动被等量化、均质化的特性。</w:t>
      </w:r>
    </w:p>
  </w:footnote>
  <w:footnote w:id="51">
    <w:p w14:paraId="17EB7589" w14:textId="77777777" w:rsidR="00572209" w:rsidRDefault="00000000">
      <w:pPr>
        <w:pStyle w:val="a8"/>
      </w:pPr>
      <w:r>
        <w:rPr>
          <w:rStyle w:val="af"/>
        </w:rPr>
        <w:footnoteRef/>
      </w:r>
      <w:r>
        <w:t xml:space="preserve"> </w:t>
      </w:r>
      <w:r>
        <w:rPr>
          <w:rFonts w:hint="eastAsia"/>
        </w:rPr>
        <w:t>社会主义李嘉图学派（</w:t>
      </w:r>
      <w:proofErr w:type="spellStart"/>
      <w:r>
        <w:rPr>
          <w:rFonts w:hint="eastAsia"/>
        </w:rPr>
        <w:t>sozialistischer</w:t>
      </w:r>
      <w:proofErr w:type="spellEnd"/>
      <w:r>
        <w:rPr>
          <w:rFonts w:hint="eastAsia"/>
        </w:rPr>
        <w:t xml:space="preserve"> </w:t>
      </w:r>
      <w:proofErr w:type="spellStart"/>
      <w:r>
        <w:rPr>
          <w:rFonts w:hint="eastAsia"/>
        </w:rPr>
        <w:t>Ricardianer</w:t>
      </w:r>
      <w:proofErr w:type="spellEnd"/>
      <w:r>
        <w:rPr>
          <w:rFonts w:hint="eastAsia"/>
        </w:rPr>
        <w:t>）是</w:t>
      </w:r>
      <w:r>
        <w:rPr>
          <w:rFonts w:hint="eastAsia"/>
        </w:rPr>
        <w:t>19</w:t>
      </w:r>
      <w:r>
        <w:rPr>
          <w:rFonts w:hint="eastAsia"/>
        </w:rPr>
        <w:t>世纪早期英国一批试图将李嘉图劳动价值论激进化为社会主义纲领的经济思想家（如托马斯·霍奇斯金、威廉·汤普森等），其核心命题为：既然劳动创造全部价值，劳动者应独占全部产品。</w:t>
      </w:r>
    </w:p>
  </w:footnote>
  <w:footnote w:id="52">
    <w:p w14:paraId="3F08D50C" w14:textId="77777777" w:rsidR="00572209" w:rsidRDefault="00000000">
      <w:pPr>
        <w:pStyle w:val="a8"/>
      </w:pPr>
      <w:r>
        <w:rPr>
          <w:rStyle w:val="af"/>
        </w:rPr>
        <w:footnoteRef/>
      </w:r>
      <w:r>
        <w:t xml:space="preserve"> </w:t>
      </w:r>
      <w:r>
        <w:rPr>
          <w:rFonts w:hint="eastAsia"/>
        </w:rPr>
        <w:t>《哲学的贫困》（</w:t>
      </w:r>
      <w:r>
        <w:rPr>
          <w:rFonts w:hint="eastAsia"/>
          <w:i/>
          <w:iCs/>
        </w:rPr>
        <w:t>La mis</w:t>
      </w:r>
      <w:r>
        <w:rPr>
          <w:rFonts w:hint="eastAsia"/>
          <w:i/>
          <w:iCs/>
        </w:rPr>
        <w:t>è</w:t>
      </w:r>
      <w:r>
        <w:rPr>
          <w:rFonts w:hint="eastAsia"/>
          <w:i/>
          <w:iCs/>
        </w:rPr>
        <w:t xml:space="preserve">re de la </w:t>
      </w:r>
      <w:proofErr w:type="spellStart"/>
      <w:r>
        <w:rPr>
          <w:rFonts w:hint="eastAsia"/>
          <w:i/>
          <w:iCs/>
        </w:rPr>
        <w:t>philosophie</w:t>
      </w:r>
      <w:proofErr w:type="spellEnd"/>
      <w:r>
        <w:rPr>
          <w:rFonts w:hint="eastAsia"/>
        </w:rPr>
        <w:t>）：马克思</w:t>
      </w:r>
      <w:r>
        <w:rPr>
          <w:rFonts w:hint="eastAsia"/>
        </w:rPr>
        <w:t>1847</w:t>
      </w:r>
      <w:r>
        <w:rPr>
          <w:rFonts w:hint="eastAsia"/>
        </w:rPr>
        <w:t>年发表的著作，批判蒲鲁东的经济学观点。</w:t>
      </w:r>
    </w:p>
  </w:footnote>
  <w:footnote w:id="53">
    <w:p w14:paraId="50E203C0" w14:textId="77777777" w:rsidR="00572209" w:rsidRDefault="00000000">
      <w:pPr>
        <w:pStyle w:val="a8"/>
      </w:pPr>
      <w:r>
        <w:rPr>
          <w:rStyle w:val="af"/>
        </w:rPr>
        <w:footnoteRef/>
      </w:r>
      <w:r>
        <w:t xml:space="preserve"> </w:t>
      </w:r>
      <w:r>
        <w:rPr>
          <w:rFonts w:hint="eastAsia"/>
        </w:rPr>
        <w:t>亚当·斯密（</w:t>
      </w:r>
      <w:r>
        <w:rPr>
          <w:rFonts w:hint="eastAsia"/>
        </w:rPr>
        <w:t>Adam Smith, 1723-1790</w:t>
      </w:r>
      <w:r>
        <w:rPr>
          <w:rFonts w:hint="eastAsia"/>
        </w:rPr>
        <w:t>）：苏格兰经济学家、哲学家，古典经济学奠基人，《国富论》作者。</w:t>
      </w:r>
    </w:p>
  </w:footnote>
  <w:footnote w:id="54">
    <w:p w14:paraId="09B6C727" w14:textId="77777777" w:rsidR="00572209" w:rsidRDefault="00000000">
      <w:pPr>
        <w:pStyle w:val="a8"/>
      </w:pPr>
      <w:r>
        <w:rPr>
          <w:rStyle w:val="af"/>
        </w:rPr>
        <w:footnoteRef/>
      </w:r>
      <w:r>
        <w:t xml:space="preserve"> </w:t>
      </w:r>
      <w:r>
        <w:rPr>
          <w:rFonts w:hint="eastAsia"/>
        </w:rPr>
        <w:t>大卫·李嘉图（</w:t>
      </w:r>
      <w:r>
        <w:rPr>
          <w:rFonts w:hint="eastAsia"/>
        </w:rPr>
        <w:t>David Ricardo, 1772-1823</w:t>
      </w:r>
      <w:r>
        <w:rPr>
          <w:rFonts w:hint="eastAsia"/>
        </w:rPr>
        <w:t>）：英国古典政治经济学家，劳动价值论重要发展者。</w:t>
      </w:r>
    </w:p>
  </w:footnote>
  <w:footnote w:id="55">
    <w:p w14:paraId="4402D3F2" w14:textId="77777777" w:rsidR="00572209" w:rsidRDefault="00000000">
      <w:pPr>
        <w:pStyle w:val="a8"/>
      </w:pPr>
      <w:r>
        <w:rPr>
          <w:rStyle w:val="af"/>
        </w:rPr>
        <w:footnoteRef/>
      </w:r>
      <w:r>
        <w:t xml:space="preserve"> </w:t>
      </w:r>
      <w:r>
        <w:rPr>
          <w:rFonts w:hint="eastAsia"/>
        </w:rPr>
        <w:t>庸俗社会主义（</w:t>
      </w:r>
      <w:proofErr w:type="spellStart"/>
      <w:r>
        <w:rPr>
          <w:rFonts w:hint="eastAsia"/>
        </w:rPr>
        <w:t>vulgärer</w:t>
      </w:r>
      <w:proofErr w:type="spellEnd"/>
      <w:r>
        <w:rPr>
          <w:rFonts w:hint="eastAsia"/>
        </w:rPr>
        <w:t xml:space="preserve"> </w:t>
      </w:r>
      <w:proofErr w:type="spellStart"/>
      <w:r>
        <w:rPr>
          <w:rFonts w:hint="eastAsia"/>
        </w:rPr>
        <w:t>Sozialismus</w:t>
      </w:r>
      <w:proofErr w:type="spellEnd"/>
      <w:r>
        <w:rPr>
          <w:rFonts w:hint="eastAsia"/>
        </w:rPr>
        <w:t>）：指</w:t>
      </w:r>
      <w:r>
        <w:rPr>
          <w:rFonts w:hint="eastAsia"/>
        </w:rPr>
        <w:t>19</w:t>
      </w:r>
      <w:r>
        <w:rPr>
          <w:rFonts w:hint="eastAsia"/>
        </w:rPr>
        <w:t>世纪中叶一些将社会主义建立在道德诉求或对劳动价值论片面理解基础上的非科学社会主义流派。</w:t>
      </w:r>
    </w:p>
  </w:footnote>
  <w:footnote w:id="56">
    <w:p w14:paraId="3B89CE45" w14:textId="77777777" w:rsidR="00572209" w:rsidRDefault="00000000">
      <w:pPr>
        <w:pStyle w:val="a8"/>
      </w:pPr>
      <w:r>
        <w:rPr>
          <w:rStyle w:val="af"/>
        </w:rPr>
        <w:footnoteRef/>
      </w:r>
      <w:r>
        <w:t xml:space="preserve"> </w:t>
      </w:r>
      <w:r>
        <w:rPr>
          <w:rFonts w:hint="eastAsia"/>
        </w:rPr>
        <w:t>物质生产资料（</w:t>
      </w:r>
      <w:proofErr w:type="spellStart"/>
      <w:r>
        <w:rPr>
          <w:rFonts w:hint="eastAsia"/>
        </w:rPr>
        <w:t>sachliches</w:t>
      </w:r>
      <w:proofErr w:type="spellEnd"/>
      <w:r>
        <w:rPr>
          <w:rFonts w:hint="eastAsia"/>
        </w:rPr>
        <w:t xml:space="preserve"> </w:t>
      </w:r>
      <w:proofErr w:type="spellStart"/>
      <w:r>
        <w:rPr>
          <w:rFonts w:hint="eastAsia"/>
        </w:rPr>
        <w:t>Produktionsmittel</w:t>
      </w:r>
      <w:proofErr w:type="spellEnd"/>
      <w:r>
        <w:rPr>
          <w:rFonts w:hint="eastAsia"/>
        </w:rPr>
        <w:t>）：指生产过程中使用的工具、机器、厂房、原材料等客观物质条件。</w:t>
      </w:r>
    </w:p>
  </w:footnote>
  <w:footnote w:id="57">
    <w:p w14:paraId="30BB015D" w14:textId="77777777" w:rsidR="00572209" w:rsidRDefault="00000000">
      <w:pPr>
        <w:pStyle w:val="a8"/>
      </w:pPr>
      <w:r>
        <w:rPr>
          <w:rStyle w:val="af"/>
        </w:rPr>
        <w:footnoteRef/>
      </w:r>
      <w:r>
        <w:t xml:space="preserve"> </w:t>
      </w:r>
      <w:r>
        <w:rPr>
          <w:rFonts w:hint="eastAsia"/>
        </w:rPr>
        <w:t>剩余劳动（</w:t>
      </w:r>
      <w:proofErr w:type="spellStart"/>
      <w:r>
        <w:rPr>
          <w:rFonts w:hint="eastAsia"/>
        </w:rPr>
        <w:t>Mehrarbeit</w:t>
      </w:r>
      <w:proofErr w:type="spellEnd"/>
      <w:r>
        <w:rPr>
          <w:rFonts w:hint="eastAsia"/>
        </w:rPr>
        <w:t>）：马克思术语，指超出再生产劳动力价值（即必要劳动时间）之外的无偿劳动。</w:t>
      </w:r>
    </w:p>
  </w:footnote>
  <w:footnote w:id="58">
    <w:p w14:paraId="11300D87" w14:textId="77777777" w:rsidR="00572209" w:rsidRDefault="00000000">
      <w:pPr>
        <w:pStyle w:val="a8"/>
      </w:pPr>
      <w:r>
        <w:rPr>
          <w:rStyle w:val="af"/>
        </w:rPr>
        <w:footnoteRef/>
      </w:r>
      <w:r>
        <w:t xml:space="preserve"> </w:t>
      </w:r>
      <w:r>
        <w:rPr>
          <w:rFonts w:hint="eastAsia"/>
        </w:rPr>
        <w:t>剩余价值率</w:t>
      </w:r>
      <w:r>
        <w:rPr>
          <w:rFonts w:hint="eastAsia"/>
        </w:rPr>
        <w:t>/</w:t>
      </w:r>
      <w:r>
        <w:rPr>
          <w:rFonts w:hint="eastAsia"/>
        </w:rPr>
        <w:t>剥削率：指剩余价值与可变资本（即用于购买劳动力的资本）的比率，衡量剥削程度。</w:t>
      </w:r>
    </w:p>
  </w:footnote>
  <w:footnote w:id="59">
    <w:p w14:paraId="7B83A51E" w14:textId="77777777" w:rsidR="00572209" w:rsidRDefault="00000000">
      <w:pPr>
        <w:pStyle w:val="a8"/>
      </w:pPr>
      <w:r>
        <w:rPr>
          <w:rStyle w:val="af"/>
        </w:rPr>
        <w:footnoteRef/>
      </w:r>
      <w:r>
        <w:t xml:space="preserve"> </w:t>
      </w:r>
      <w:r>
        <w:rPr>
          <w:rFonts w:hint="eastAsia"/>
        </w:rPr>
        <w:t>保尔·拉法格（</w:t>
      </w:r>
      <w:r>
        <w:rPr>
          <w:rFonts w:hint="eastAsia"/>
        </w:rPr>
        <w:t xml:space="preserve">Paul </w:t>
      </w:r>
      <w:proofErr w:type="spellStart"/>
      <w:r>
        <w:rPr>
          <w:rFonts w:hint="eastAsia"/>
        </w:rPr>
        <w:t>Lafargue</w:t>
      </w:r>
      <w:proofErr w:type="spellEnd"/>
      <w:r>
        <w:rPr>
          <w:rFonts w:hint="eastAsia"/>
        </w:rPr>
        <w:t>, 1842-1911</w:t>
      </w:r>
      <w:r>
        <w:rPr>
          <w:rFonts w:hint="eastAsia"/>
        </w:rPr>
        <w:t>）：法国和国际工人运动活动家，马克思的女婿，马克思主义理论家。</w:t>
      </w:r>
    </w:p>
  </w:footnote>
  <w:footnote w:id="60">
    <w:p w14:paraId="04626F21" w14:textId="77777777" w:rsidR="00572209" w:rsidRDefault="00000000">
      <w:pPr>
        <w:pStyle w:val="a8"/>
      </w:pPr>
      <w:r>
        <w:rPr>
          <w:rStyle w:val="af"/>
        </w:rPr>
        <w:footnoteRef/>
      </w:r>
      <w:r>
        <w:t xml:space="preserve"> </w:t>
      </w:r>
      <w:r>
        <w:rPr>
          <w:rFonts w:hint="eastAsia"/>
        </w:rPr>
        <w:t>让·饶勒斯（</w:t>
      </w:r>
      <w:r>
        <w:rPr>
          <w:rFonts w:hint="eastAsia"/>
        </w:rPr>
        <w:t xml:space="preserve">Jean </w:t>
      </w:r>
      <w:proofErr w:type="spellStart"/>
      <w:r>
        <w:rPr>
          <w:rFonts w:hint="eastAsia"/>
        </w:rPr>
        <w:t>Jaur</w:t>
      </w:r>
      <w:proofErr w:type="spellEnd"/>
      <w:r>
        <w:rPr>
          <w:rFonts w:hint="eastAsia"/>
        </w:rPr>
        <w:t>è</w:t>
      </w:r>
      <w:r>
        <w:rPr>
          <w:rFonts w:hint="eastAsia"/>
        </w:rPr>
        <w:t>s, 1859-1914</w:t>
      </w:r>
      <w:r>
        <w:rPr>
          <w:rFonts w:hint="eastAsia"/>
        </w:rPr>
        <w:t>）：法国社会主义运动领袖，历史学家，法国社会党创始人之一，主张改良主义。</w:t>
      </w:r>
    </w:p>
  </w:footnote>
  <w:footnote w:id="61">
    <w:p w14:paraId="4F4E08F3" w14:textId="77777777" w:rsidR="00572209" w:rsidRDefault="00000000">
      <w:pPr>
        <w:pStyle w:val="a8"/>
      </w:pPr>
      <w:r>
        <w:rPr>
          <w:rStyle w:val="af"/>
        </w:rPr>
        <w:footnoteRef/>
      </w:r>
      <w:r>
        <w:t xml:space="preserve"> </w:t>
      </w:r>
      <w:r>
        <w:rPr>
          <w:rFonts w:hint="eastAsia"/>
        </w:rPr>
        <w:t>复辟时期（</w:t>
      </w:r>
      <w:r>
        <w:rPr>
          <w:rFonts w:hint="eastAsia"/>
        </w:rPr>
        <w:t>Restauration</w:t>
      </w:r>
      <w:r>
        <w:rPr>
          <w:rFonts w:hint="eastAsia"/>
        </w:rPr>
        <w:t>）：指</w:t>
      </w:r>
      <w:r>
        <w:rPr>
          <w:rFonts w:hint="eastAsia"/>
        </w:rPr>
        <w:t>1814-1830</w:t>
      </w:r>
      <w:r>
        <w:rPr>
          <w:rFonts w:hint="eastAsia"/>
        </w:rPr>
        <w:t>年法国波旁王朝复辟时期。</w:t>
      </w:r>
    </w:p>
  </w:footnote>
  <w:footnote w:id="62">
    <w:p w14:paraId="7FBA2272" w14:textId="77777777" w:rsidR="00572209" w:rsidRDefault="00000000">
      <w:pPr>
        <w:pStyle w:val="a8"/>
      </w:pPr>
      <w:r>
        <w:rPr>
          <w:rStyle w:val="af"/>
        </w:rPr>
        <w:footnoteRef/>
      </w:r>
      <w:r>
        <w:t xml:space="preserve"> </w:t>
      </w:r>
      <w:r>
        <w:rPr>
          <w:rFonts w:hint="eastAsia"/>
        </w:rPr>
        <w:t>皮埃尔</w:t>
      </w:r>
      <w:r>
        <w:rPr>
          <w:rFonts w:hint="eastAsia"/>
        </w:rPr>
        <w:t>-</w:t>
      </w:r>
      <w:r>
        <w:rPr>
          <w:rFonts w:hint="eastAsia"/>
        </w:rPr>
        <w:t>约瑟夫·蒲鲁东（</w:t>
      </w:r>
      <w:r>
        <w:rPr>
          <w:rFonts w:hint="eastAsia"/>
        </w:rPr>
        <w:t>Pierre-Joseph Proudhon</w:t>
      </w:r>
      <w:r>
        <w:rPr>
          <w:rFonts w:hint="eastAsia"/>
        </w:rPr>
        <w:t>，</w:t>
      </w:r>
      <w:r>
        <w:rPr>
          <w:rFonts w:hint="eastAsia"/>
        </w:rPr>
        <w:t>1809-1865</w:t>
      </w:r>
      <w:r>
        <w:rPr>
          <w:rFonts w:hint="eastAsia"/>
        </w:rPr>
        <w:t>）：法国政论家、经济学家，无政府主义创始人之一，主张互助主义，马克思在《哲学的贫困》中批判其思想。</w:t>
      </w:r>
    </w:p>
  </w:footnote>
  <w:footnote w:id="63">
    <w:p w14:paraId="22C87D41" w14:textId="77777777" w:rsidR="00572209" w:rsidRDefault="00000000">
      <w:pPr>
        <w:pStyle w:val="a8"/>
      </w:pPr>
      <w:r>
        <w:rPr>
          <w:rStyle w:val="af"/>
        </w:rPr>
        <w:footnoteRef/>
      </w:r>
      <w:r>
        <w:t xml:space="preserve"> </w:t>
      </w:r>
      <w:r>
        <w:rPr>
          <w:rFonts w:hint="eastAsia"/>
        </w:rPr>
        <w:t>让·沙尔·莱昂纳尔·西蒙德·德·西斯蒙第（</w:t>
      </w:r>
      <w:r>
        <w:rPr>
          <w:rFonts w:hint="eastAsia"/>
        </w:rPr>
        <w:t>Jean Charles L</w:t>
      </w:r>
      <w:r>
        <w:rPr>
          <w:rFonts w:hint="eastAsia"/>
        </w:rPr>
        <w:t>é</w:t>
      </w:r>
      <w:proofErr w:type="spellStart"/>
      <w:r>
        <w:rPr>
          <w:rFonts w:hint="eastAsia"/>
        </w:rPr>
        <w:t>onard</w:t>
      </w:r>
      <w:proofErr w:type="spellEnd"/>
      <w:r>
        <w:rPr>
          <w:rFonts w:hint="eastAsia"/>
        </w:rPr>
        <w:t xml:space="preserve"> </w:t>
      </w:r>
      <w:proofErr w:type="spellStart"/>
      <w:r>
        <w:rPr>
          <w:rFonts w:hint="eastAsia"/>
        </w:rPr>
        <w:t>Simonde</w:t>
      </w:r>
      <w:proofErr w:type="spellEnd"/>
      <w:r>
        <w:rPr>
          <w:rFonts w:hint="eastAsia"/>
        </w:rPr>
        <w:t xml:space="preserve"> de Sismondi, 1773-1842</w:t>
      </w:r>
      <w:r>
        <w:rPr>
          <w:rFonts w:hint="eastAsia"/>
        </w:rPr>
        <w:t>）：瑞士经济学家、历史学家，小资产阶级政治经济学代表，批判资本主义矛盾。</w:t>
      </w:r>
    </w:p>
  </w:footnote>
  <w:footnote w:id="64">
    <w:p w14:paraId="0079FA9D" w14:textId="77777777" w:rsidR="00572209" w:rsidRDefault="00000000">
      <w:pPr>
        <w:pStyle w:val="a8"/>
      </w:pPr>
      <w:r>
        <w:rPr>
          <w:rStyle w:val="af"/>
        </w:rPr>
        <w:footnoteRef/>
      </w:r>
      <w:r>
        <w:t xml:space="preserve"> </w:t>
      </w:r>
      <w:r>
        <w:rPr>
          <w:rFonts w:hint="eastAsia"/>
        </w:rPr>
        <w:t>路德维希·安德列斯·费尔巴哈（</w:t>
      </w:r>
      <w:r>
        <w:rPr>
          <w:rFonts w:hint="eastAsia"/>
        </w:rPr>
        <w:t>Ludwig Andreas Feuerbach, 1804-1872</w:t>
      </w:r>
      <w:r>
        <w:rPr>
          <w:rFonts w:hint="eastAsia"/>
        </w:rPr>
        <w:t>）：德国哲学家，对马克思早期思想影响巨大，强调感性、自然和人。</w:t>
      </w:r>
    </w:p>
  </w:footnote>
  <w:footnote w:id="65">
    <w:p w14:paraId="628FFDE6" w14:textId="77777777" w:rsidR="00572209" w:rsidRDefault="00000000">
      <w:pPr>
        <w:pStyle w:val="a8"/>
      </w:pPr>
      <w:r>
        <w:rPr>
          <w:rStyle w:val="af"/>
        </w:rPr>
        <w:footnoteRef/>
      </w:r>
      <w:r>
        <w:t xml:space="preserve"> </w:t>
      </w:r>
      <w:r>
        <w:rPr>
          <w:rFonts w:hint="eastAsia"/>
        </w:rPr>
        <w:t>行动的哲学（</w:t>
      </w:r>
      <w:r>
        <w:rPr>
          <w:rFonts w:hint="eastAsia"/>
        </w:rPr>
        <w:t>Philosophie der Tat</w:t>
      </w:r>
      <w:r>
        <w:rPr>
          <w:rFonts w:hint="eastAsia"/>
        </w:rPr>
        <w:t>）：青年黑格尔派（如</w:t>
      </w:r>
      <w:proofErr w:type="gramStart"/>
      <w:r>
        <w:rPr>
          <w:rFonts w:hint="eastAsia"/>
        </w:rPr>
        <w:t>赫</w:t>
      </w:r>
      <w:proofErr w:type="gramEnd"/>
      <w:r>
        <w:rPr>
          <w:rFonts w:hint="eastAsia"/>
        </w:rPr>
        <w:t>斯）强调实践、行动的哲学倾向。</w:t>
      </w:r>
    </w:p>
  </w:footnote>
  <w:footnote w:id="66">
    <w:p w14:paraId="490C487B" w14:textId="77777777" w:rsidR="00572209" w:rsidRDefault="00000000">
      <w:pPr>
        <w:pStyle w:val="a8"/>
      </w:pPr>
      <w:r>
        <w:rPr>
          <w:rStyle w:val="af"/>
        </w:rPr>
        <w:footnoteRef/>
      </w:r>
      <w:r>
        <w:t xml:space="preserve"> </w:t>
      </w:r>
      <w:r>
        <w:rPr>
          <w:rFonts w:hint="eastAsia"/>
        </w:rPr>
        <w:t>宪章派（</w:t>
      </w:r>
      <w:proofErr w:type="spellStart"/>
      <w:r>
        <w:rPr>
          <w:rFonts w:hint="eastAsia"/>
        </w:rPr>
        <w:t>Chartisten</w:t>
      </w:r>
      <w:proofErr w:type="spellEnd"/>
      <w:r>
        <w:rPr>
          <w:rFonts w:hint="eastAsia"/>
        </w:rPr>
        <w:t>）：</w:t>
      </w:r>
      <w:r>
        <w:rPr>
          <w:rFonts w:hint="eastAsia"/>
        </w:rPr>
        <w:t>19</w:t>
      </w:r>
      <w:r>
        <w:rPr>
          <w:rFonts w:hint="eastAsia"/>
        </w:rPr>
        <w:t>世纪</w:t>
      </w:r>
      <w:r>
        <w:rPr>
          <w:rFonts w:hint="eastAsia"/>
        </w:rPr>
        <w:t>30-50</w:t>
      </w:r>
      <w:r>
        <w:rPr>
          <w:rFonts w:hint="eastAsia"/>
        </w:rPr>
        <w:t>年代英国工人阶级争取议会改革的运动。</w:t>
      </w:r>
    </w:p>
  </w:footnote>
  <w:footnote w:id="67">
    <w:p w14:paraId="77457983" w14:textId="77777777" w:rsidR="00572209" w:rsidRDefault="00000000">
      <w:pPr>
        <w:pStyle w:val="a8"/>
      </w:pPr>
      <w:r>
        <w:rPr>
          <w:rStyle w:val="af"/>
        </w:rPr>
        <w:footnoteRef/>
      </w:r>
      <w:r>
        <w:t xml:space="preserve"> </w:t>
      </w:r>
      <w:r>
        <w:rPr>
          <w:rFonts w:hint="eastAsia"/>
        </w:rPr>
        <w:t>法国国民公会（</w:t>
      </w:r>
      <w:proofErr w:type="spellStart"/>
      <w:r>
        <w:rPr>
          <w:rFonts w:hint="eastAsia"/>
        </w:rPr>
        <w:t>Konvent</w:t>
      </w:r>
      <w:proofErr w:type="spellEnd"/>
      <w:r>
        <w:rPr>
          <w:rFonts w:hint="eastAsia"/>
        </w:rPr>
        <w:t>）：法国大革命时期（</w:t>
      </w:r>
      <w:r>
        <w:rPr>
          <w:rFonts w:hint="eastAsia"/>
        </w:rPr>
        <w:t>1792-1795</w:t>
      </w:r>
      <w:r>
        <w:rPr>
          <w:rFonts w:hint="eastAsia"/>
        </w:rPr>
        <w:t>）的最高立法机构。</w:t>
      </w:r>
    </w:p>
  </w:footnote>
  <w:footnote w:id="68">
    <w:p w14:paraId="3F5386D5" w14:textId="77777777" w:rsidR="00572209" w:rsidRDefault="00000000">
      <w:pPr>
        <w:pStyle w:val="a8"/>
      </w:pPr>
      <w:r>
        <w:rPr>
          <w:rStyle w:val="af"/>
        </w:rPr>
        <w:footnoteRef/>
      </w:r>
      <w:r>
        <w:t xml:space="preserve"> </w:t>
      </w:r>
      <w:r>
        <w:rPr>
          <w:rFonts w:hint="eastAsia"/>
        </w:rPr>
        <w:t>路易·奥古斯特·布朗基（</w:t>
      </w:r>
      <w:r>
        <w:rPr>
          <w:rFonts w:hint="eastAsia"/>
        </w:rPr>
        <w:t>Louis Auguste Blanqui, 1805-1881</w:t>
      </w:r>
      <w:r>
        <w:rPr>
          <w:rFonts w:hint="eastAsia"/>
        </w:rPr>
        <w:t>）：法国革命家、空想共产主义者，主张少数革命家密谋起义夺取政权（布朗基主义）。</w:t>
      </w:r>
    </w:p>
  </w:footnote>
  <w:footnote w:id="69">
    <w:p w14:paraId="0268771E" w14:textId="77777777" w:rsidR="00572209" w:rsidRDefault="00000000">
      <w:pPr>
        <w:pStyle w:val="a8"/>
      </w:pPr>
      <w:r>
        <w:rPr>
          <w:rStyle w:val="af"/>
        </w:rPr>
        <w:footnoteRef/>
      </w:r>
      <w:r>
        <w:t xml:space="preserve"> </w:t>
      </w:r>
      <w:r>
        <w:rPr>
          <w:rFonts w:hint="eastAsia"/>
        </w:rPr>
        <w:t>克劳德·昂利·圣西门（</w:t>
      </w:r>
      <w:r>
        <w:rPr>
          <w:rFonts w:hint="eastAsia"/>
        </w:rPr>
        <w:t xml:space="preserve">Claude Henri de </w:t>
      </w:r>
      <w:proofErr w:type="spellStart"/>
      <w:r>
        <w:rPr>
          <w:rFonts w:hint="eastAsia"/>
        </w:rPr>
        <w:t>Rouvroy</w:t>
      </w:r>
      <w:proofErr w:type="spellEnd"/>
      <w:r>
        <w:rPr>
          <w:rFonts w:hint="eastAsia"/>
        </w:rPr>
        <w:t xml:space="preserve">, </w:t>
      </w:r>
      <w:proofErr w:type="spellStart"/>
      <w:r>
        <w:rPr>
          <w:rFonts w:hint="eastAsia"/>
        </w:rPr>
        <w:t>comte</w:t>
      </w:r>
      <w:proofErr w:type="spellEnd"/>
      <w:r>
        <w:rPr>
          <w:rFonts w:hint="eastAsia"/>
        </w:rPr>
        <w:t xml:space="preserve"> de Saint-Simon, 1760-1825</w:t>
      </w:r>
      <w:r>
        <w:rPr>
          <w:rFonts w:hint="eastAsia"/>
        </w:rPr>
        <w:t>）：法国空想社会主义者，强调工业化和科学管理。</w:t>
      </w:r>
    </w:p>
  </w:footnote>
  <w:footnote w:id="70">
    <w:p w14:paraId="7CAE764A" w14:textId="77777777" w:rsidR="00572209" w:rsidRDefault="00000000">
      <w:pPr>
        <w:pStyle w:val="a8"/>
      </w:pPr>
      <w:r>
        <w:rPr>
          <w:rStyle w:val="af"/>
        </w:rPr>
        <w:footnoteRef/>
      </w:r>
      <w:r>
        <w:t xml:space="preserve"> </w:t>
      </w:r>
      <w:r>
        <w:rPr>
          <w:rFonts w:hint="eastAsia"/>
        </w:rPr>
        <w:t>罗伯特·欧文（</w:t>
      </w:r>
      <w:r>
        <w:rPr>
          <w:rFonts w:hint="eastAsia"/>
        </w:rPr>
        <w:t>Robert Owen, 1771-1858</w:t>
      </w:r>
      <w:r>
        <w:rPr>
          <w:rFonts w:hint="eastAsia"/>
        </w:rPr>
        <w:t>）：英国空想社会主义者、实业家，进行过合作社实验。</w:t>
      </w:r>
    </w:p>
  </w:footnote>
  <w:footnote w:id="71">
    <w:p w14:paraId="4BFCDE29" w14:textId="77777777" w:rsidR="00572209" w:rsidRDefault="00000000">
      <w:pPr>
        <w:pStyle w:val="a8"/>
      </w:pPr>
      <w:r>
        <w:rPr>
          <w:rStyle w:val="af"/>
        </w:rPr>
        <w:footnoteRef/>
      </w:r>
      <w:r>
        <w:t xml:space="preserve"> </w:t>
      </w:r>
      <w:r>
        <w:rPr>
          <w:rFonts w:hint="eastAsia"/>
        </w:rPr>
        <w:t>约瑟夫·德·迈斯特（</w:t>
      </w:r>
      <w:r>
        <w:rPr>
          <w:rFonts w:hint="eastAsia"/>
        </w:rPr>
        <w:t>Joseph de Maistre, 1753-1821</w:t>
      </w:r>
      <w:r>
        <w:rPr>
          <w:rFonts w:hint="eastAsia"/>
        </w:rPr>
        <w:t>）：法国哲学家、政治家，极端保守主义、反革命思想代表。</w:t>
      </w:r>
    </w:p>
  </w:footnote>
  <w:footnote w:id="72">
    <w:p w14:paraId="3EE39D3E" w14:textId="77777777" w:rsidR="00572209" w:rsidRDefault="00000000">
      <w:pPr>
        <w:pStyle w:val="a8"/>
      </w:pPr>
      <w:r>
        <w:rPr>
          <w:rStyle w:val="af"/>
        </w:rPr>
        <w:footnoteRef/>
      </w:r>
      <w:r>
        <w:t xml:space="preserve"> </w:t>
      </w:r>
      <w:r>
        <w:rPr>
          <w:rFonts w:hint="eastAsia"/>
        </w:rPr>
        <w:t>路易·加布里埃尔·安布鲁瓦兹·博纳尔（</w:t>
      </w:r>
      <w:r>
        <w:rPr>
          <w:rFonts w:hint="eastAsia"/>
        </w:rPr>
        <w:t xml:space="preserve">Louis Gabriel </w:t>
      </w:r>
      <w:proofErr w:type="spellStart"/>
      <w:r>
        <w:rPr>
          <w:rFonts w:hint="eastAsia"/>
        </w:rPr>
        <w:t>Ambroise</w:t>
      </w:r>
      <w:proofErr w:type="spellEnd"/>
      <w:r>
        <w:rPr>
          <w:rFonts w:hint="eastAsia"/>
        </w:rPr>
        <w:t xml:space="preserve"> de </w:t>
      </w:r>
      <w:proofErr w:type="spellStart"/>
      <w:r>
        <w:rPr>
          <w:rFonts w:hint="eastAsia"/>
        </w:rPr>
        <w:t>Bonald</w:t>
      </w:r>
      <w:proofErr w:type="spellEnd"/>
      <w:r>
        <w:rPr>
          <w:rFonts w:hint="eastAsia"/>
        </w:rPr>
        <w:t>, 1754-1840</w:t>
      </w:r>
      <w:r>
        <w:rPr>
          <w:rFonts w:hint="eastAsia"/>
        </w:rPr>
        <w:t>）：法国哲学家、政治家，保守主义、传统主义思想家。</w:t>
      </w:r>
    </w:p>
  </w:footnote>
  <w:footnote w:id="73">
    <w:p w14:paraId="3D141EE7" w14:textId="77777777" w:rsidR="00572209" w:rsidRDefault="00000000">
      <w:pPr>
        <w:pStyle w:val="a8"/>
      </w:pPr>
      <w:r>
        <w:rPr>
          <w:rStyle w:val="af"/>
        </w:rPr>
        <w:footnoteRef/>
      </w:r>
      <w:r>
        <w:t xml:space="preserve"> </w:t>
      </w:r>
      <w:r>
        <w:rPr>
          <w:rFonts w:hint="eastAsia"/>
        </w:rPr>
        <w:t>技术统治论者（</w:t>
      </w:r>
      <w:proofErr w:type="spellStart"/>
      <w:r>
        <w:rPr>
          <w:rFonts w:hint="eastAsia"/>
        </w:rPr>
        <w:t>Technokraten</w:t>
      </w:r>
      <w:proofErr w:type="spellEnd"/>
      <w:r>
        <w:rPr>
          <w:rFonts w:hint="eastAsia"/>
        </w:rPr>
        <w:t>）：主张由技术专家或工程师掌握社会政治经济管理权力的思想流派。</w:t>
      </w:r>
    </w:p>
  </w:footnote>
  <w:footnote w:id="74">
    <w:p w14:paraId="47F2536B" w14:textId="77777777" w:rsidR="00572209" w:rsidRDefault="00000000">
      <w:pPr>
        <w:pStyle w:val="a8"/>
      </w:pPr>
      <w:r>
        <w:rPr>
          <w:rStyle w:val="af"/>
        </w:rPr>
        <w:footnoteRef/>
      </w:r>
      <w:r>
        <w:t xml:space="preserve"> </w:t>
      </w:r>
      <w:r>
        <w:rPr>
          <w:rFonts w:hint="eastAsia"/>
        </w:rPr>
        <w:t>公民权（</w:t>
      </w:r>
      <w:r>
        <w:rPr>
          <w:rFonts w:hint="eastAsia"/>
        </w:rPr>
        <w:t xml:space="preserve">droits du </w:t>
      </w:r>
      <w:proofErr w:type="spellStart"/>
      <w:r>
        <w:rPr>
          <w:rFonts w:hint="eastAsia"/>
        </w:rPr>
        <w:t>citoyen</w:t>
      </w:r>
      <w:proofErr w:type="spellEnd"/>
      <w:r>
        <w:rPr>
          <w:rFonts w:hint="eastAsia"/>
        </w:rPr>
        <w:t>）：指政治参与权。</w:t>
      </w:r>
    </w:p>
  </w:footnote>
  <w:footnote w:id="75">
    <w:p w14:paraId="3676FEFF" w14:textId="77777777" w:rsidR="00572209" w:rsidRDefault="00000000">
      <w:pPr>
        <w:pStyle w:val="a8"/>
      </w:pPr>
      <w:r>
        <w:rPr>
          <w:rStyle w:val="af"/>
        </w:rPr>
        <w:footnoteRef/>
      </w:r>
      <w:r>
        <w:t xml:space="preserve"> </w:t>
      </w:r>
      <w:r>
        <w:rPr>
          <w:rFonts w:hint="eastAsia"/>
        </w:rPr>
        <w:t>人权（</w:t>
      </w:r>
      <w:r>
        <w:rPr>
          <w:rFonts w:hint="eastAsia"/>
        </w:rPr>
        <w:t xml:space="preserve">droits de </w:t>
      </w:r>
      <w:proofErr w:type="spellStart"/>
      <w:r>
        <w:rPr>
          <w:rFonts w:hint="eastAsia"/>
        </w:rPr>
        <w:t>l'homme</w:t>
      </w:r>
      <w:proofErr w:type="spellEnd"/>
      <w:r>
        <w:rPr>
          <w:rFonts w:hint="eastAsia"/>
        </w:rPr>
        <w:t>）：指个人自由、财产、安全等基本权利。</w:t>
      </w:r>
    </w:p>
  </w:footnote>
  <w:footnote w:id="76">
    <w:p w14:paraId="0E214F49" w14:textId="77777777" w:rsidR="00572209" w:rsidRDefault="00000000">
      <w:pPr>
        <w:pStyle w:val="a8"/>
      </w:pPr>
      <w:r>
        <w:rPr>
          <w:rStyle w:val="af"/>
        </w:rPr>
        <w:footnoteRef/>
      </w:r>
      <w:r>
        <w:t xml:space="preserve"> </w:t>
      </w:r>
      <w:r>
        <w:rPr>
          <w:rFonts w:hint="eastAsia"/>
        </w:rPr>
        <w:t>让</w:t>
      </w:r>
      <w:r>
        <w:rPr>
          <w:rFonts w:hint="eastAsia"/>
        </w:rPr>
        <w:t>-</w:t>
      </w:r>
      <w:r>
        <w:rPr>
          <w:rFonts w:hint="eastAsia"/>
        </w:rPr>
        <w:t>雅克·卢梭（</w:t>
      </w:r>
      <w:r>
        <w:rPr>
          <w:rFonts w:hint="eastAsia"/>
        </w:rPr>
        <w:t>Jean-Jacques Rousseau, 1712-1778</w:t>
      </w:r>
      <w:r>
        <w:rPr>
          <w:rFonts w:hint="eastAsia"/>
        </w:rPr>
        <w:t>）：法国启蒙思想家、哲学家，提出社会契约论，对法国大革命影响巨大。</w:t>
      </w:r>
    </w:p>
  </w:footnote>
  <w:footnote w:id="77">
    <w:p w14:paraId="2EEB6469" w14:textId="77777777" w:rsidR="00572209" w:rsidRDefault="00000000">
      <w:pPr>
        <w:pStyle w:val="a8"/>
      </w:pPr>
      <w:r>
        <w:rPr>
          <w:rStyle w:val="af"/>
        </w:rPr>
        <w:footnoteRef/>
      </w:r>
      <w:r>
        <w:t xml:space="preserve"> </w:t>
      </w:r>
      <w:r>
        <w:rPr>
          <w:rFonts w:hint="eastAsia"/>
        </w:rPr>
        <w:t>幻象（</w:t>
      </w:r>
      <w:proofErr w:type="spellStart"/>
      <w:r>
        <w:rPr>
          <w:rFonts w:hint="eastAsia"/>
        </w:rPr>
        <w:t>Phantasmagorie</w:t>
      </w:r>
      <w:proofErr w:type="spellEnd"/>
      <w:r>
        <w:rPr>
          <w:rFonts w:hint="eastAsia"/>
        </w:rPr>
        <w:t>）：本雅明和阿多诺使用的关键概念，指资本主义社会中商品、景观等呈现出的神秘、梦幻、魅惑的表象，掩盖了真实的社会关系和生产过程。</w:t>
      </w:r>
    </w:p>
  </w:footnote>
  <w:footnote w:id="78">
    <w:p w14:paraId="1777CF29" w14:textId="77777777" w:rsidR="00572209" w:rsidRDefault="00000000">
      <w:pPr>
        <w:pStyle w:val="a8"/>
      </w:pPr>
      <w:r>
        <w:rPr>
          <w:rStyle w:val="af"/>
        </w:rPr>
        <w:footnoteRef/>
      </w:r>
      <w:r>
        <w:t xml:space="preserve"> </w:t>
      </w:r>
      <w:r>
        <w:rPr>
          <w:rFonts w:hint="eastAsia"/>
        </w:rPr>
        <w:t>爱德华·福克斯（</w:t>
      </w:r>
      <w:r>
        <w:rPr>
          <w:rFonts w:hint="eastAsia"/>
        </w:rPr>
        <w:t>Eduard Fuchs, 1870-1940</w:t>
      </w:r>
      <w:r>
        <w:rPr>
          <w:rFonts w:hint="eastAsia"/>
        </w:rPr>
        <w:t>）：德国艺术史家、收藏家、马克思主义者，研究风俗画、讽刺画等。</w:t>
      </w:r>
    </w:p>
  </w:footnote>
  <w:footnote w:id="79">
    <w:p w14:paraId="6A532884" w14:textId="77777777" w:rsidR="00572209" w:rsidRDefault="00000000">
      <w:pPr>
        <w:pStyle w:val="a8"/>
      </w:pPr>
      <w:r>
        <w:rPr>
          <w:rStyle w:val="af"/>
        </w:rPr>
        <w:footnoteRef/>
      </w:r>
      <w:r>
        <w:t xml:space="preserve"> </w:t>
      </w:r>
      <w:r>
        <w:rPr>
          <w:rFonts w:hint="eastAsia"/>
        </w:rPr>
        <w:t>维森格伦德（</w:t>
      </w:r>
      <w:proofErr w:type="spellStart"/>
      <w:r>
        <w:rPr>
          <w:rFonts w:hint="eastAsia"/>
        </w:rPr>
        <w:t>Wiesengrund</w:t>
      </w:r>
      <w:proofErr w:type="spellEnd"/>
      <w:r>
        <w:rPr>
          <w:rFonts w:hint="eastAsia"/>
        </w:rPr>
        <w:t>）：指西奥多·阿多诺（</w:t>
      </w:r>
      <w:r>
        <w:rPr>
          <w:rFonts w:hint="eastAsia"/>
        </w:rPr>
        <w:t>Theodor W. Adorno, 1903-1969</w:t>
      </w:r>
      <w:r>
        <w:rPr>
          <w:rFonts w:hint="eastAsia"/>
        </w:rPr>
        <w:t>），其母姓维森格伦德</w:t>
      </w:r>
      <w:r>
        <w:rPr>
          <w:rFonts w:hint="eastAsia"/>
        </w:rPr>
        <w:t>-</w:t>
      </w:r>
      <w:r>
        <w:rPr>
          <w:rFonts w:hint="eastAsia"/>
        </w:rPr>
        <w:t>卡尔维利（</w:t>
      </w:r>
      <w:proofErr w:type="spellStart"/>
      <w:r>
        <w:rPr>
          <w:rFonts w:hint="eastAsia"/>
        </w:rPr>
        <w:t>Wiesengrund-Calvelli</w:t>
      </w:r>
      <w:proofErr w:type="spellEnd"/>
      <w:r>
        <w:rPr>
          <w:rFonts w:hint="eastAsia"/>
        </w:rPr>
        <w:t>），他早期曾用母姓发表作品。法兰克福学派核心成员。</w:t>
      </w:r>
    </w:p>
  </w:footnote>
  <w:footnote w:id="80">
    <w:p w14:paraId="13463AE1" w14:textId="77777777" w:rsidR="00572209" w:rsidRDefault="00000000">
      <w:pPr>
        <w:pStyle w:val="a8"/>
      </w:pPr>
      <w:r>
        <w:rPr>
          <w:rStyle w:val="af"/>
        </w:rPr>
        <w:footnoteRef/>
      </w:r>
      <w:r>
        <w:t xml:space="preserve"> </w:t>
      </w:r>
      <w:proofErr w:type="gramStart"/>
      <w:r>
        <w:rPr>
          <w:rFonts w:hint="eastAsia"/>
        </w:rPr>
        <w:t>魔</w:t>
      </w:r>
      <w:proofErr w:type="gramEnd"/>
      <w:r>
        <w:rPr>
          <w:rFonts w:hint="eastAsia"/>
        </w:rPr>
        <w:t>幻化（</w:t>
      </w:r>
      <w:proofErr w:type="spellStart"/>
      <w:r>
        <w:rPr>
          <w:rFonts w:hint="eastAsia"/>
        </w:rPr>
        <w:t>magisiert</w:t>
      </w:r>
      <w:proofErr w:type="spellEnd"/>
      <w:r>
        <w:rPr>
          <w:rFonts w:hint="eastAsia"/>
        </w:rPr>
        <w:t>）：阿多诺用语，指艺术或文化产品通过掩盖生产过程而获得一种神秘化、非现实的光环。</w:t>
      </w:r>
    </w:p>
  </w:footnote>
  <w:footnote w:id="81">
    <w:p w14:paraId="084D84EF" w14:textId="77777777" w:rsidR="00572209" w:rsidRDefault="00000000">
      <w:pPr>
        <w:pStyle w:val="a8"/>
      </w:pPr>
      <w:r>
        <w:rPr>
          <w:rStyle w:val="af"/>
        </w:rPr>
        <w:footnoteRef/>
      </w:r>
      <w:r>
        <w:t xml:space="preserve"> </w:t>
      </w:r>
      <w:r>
        <w:rPr>
          <w:rFonts w:hint="eastAsia"/>
        </w:rPr>
        <w:t>约瑟夫·海顿（</w:t>
      </w:r>
      <w:r>
        <w:rPr>
          <w:rFonts w:hint="eastAsia"/>
        </w:rPr>
        <w:t>Joseph Haydn, 1732-1809</w:t>
      </w:r>
      <w:r>
        <w:rPr>
          <w:rFonts w:hint="eastAsia"/>
        </w:rPr>
        <w:t>）：奥地利作曲家，维也纳古典乐派奠基人。</w:t>
      </w:r>
    </w:p>
  </w:footnote>
  <w:footnote w:id="82">
    <w:p w14:paraId="20F18B55" w14:textId="77777777" w:rsidR="00572209" w:rsidRDefault="00000000">
      <w:pPr>
        <w:pStyle w:val="a8"/>
      </w:pPr>
      <w:r>
        <w:rPr>
          <w:rStyle w:val="af"/>
        </w:rPr>
        <w:footnoteRef/>
      </w:r>
      <w:r>
        <w:t xml:space="preserve"> </w:t>
      </w:r>
      <w:r>
        <w:rPr>
          <w:rFonts w:hint="eastAsia"/>
        </w:rPr>
        <w:t>艺术的自主性（</w:t>
      </w:r>
      <w:proofErr w:type="spellStart"/>
      <w:r>
        <w:rPr>
          <w:rFonts w:hint="eastAsia"/>
        </w:rPr>
        <w:t>Autonomie</w:t>
      </w:r>
      <w:proofErr w:type="spellEnd"/>
      <w:r>
        <w:rPr>
          <w:rFonts w:hint="eastAsia"/>
        </w:rPr>
        <w:t xml:space="preserve"> der Kunst</w:t>
      </w:r>
      <w:r>
        <w:rPr>
          <w:rFonts w:hint="eastAsia"/>
        </w:rPr>
        <w:t>）：指艺术脱离宗教、宫廷等外在目的，成为独立领域。阿多诺和本雅明认为这种自主性是资本主义社会关系的产物，掩盖了其生产基础。</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7E4B"/>
    <w:rsid w:val="000256A7"/>
    <w:rsid w:val="0003138E"/>
    <w:rsid w:val="00046B64"/>
    <w:rsid w:val="00063718"/>
    <w:rsid w:val="000903C3"/>
    <w:rsid w:val="001373FA"/>
    <w:rsid w:val="0013799F"/>
    <w:rsid w:val="0016144B"/>
    <w:rsid w:val="0018058C"/>
    <w:rsid w:val="00187E4B"/>
    <w:rsid w:val="001E4CB1"/>
    <w:rsid w:val="001F1FE8"/>
    <w:rsid w:val="001F70B4"/>
    <w:rsid w:val="002827D7"/>
    <w:rsid w:val="002E0BAF"/>
    <w:rsid w:val="002E3DB3"/>
    <w:rsid w:val="00324F37"/>
    <w:rsid w:val="00352D85"/>
    <w:rsid w:val="004121C6"/>
    <w:rsid w:val="0042526E"/>
    <w:rsid w:val="00447CD8"/>
    <w:rsid w:val="004745C1"/>
    <w:rsid w:val="004F6529"/>
    <w:rsid w:val="00550BBD"/>
    <w:rsid w:val="00572209"/>
    <w:rsid w:val="00643EA8"/>
    <w:rsid w:val="00644189"/>
    <w:rsid w:val="00655BF1"/>
    <w:rsid w:val="00656193"/>
    <w:rsid w:val="006D707C"/>
    <w:rsid w:val="00747E94"/>
    <w:rsid w:val="00766076"/>
    <w:rsid w:val="007827E2"/>
    <w:rsid w:val="007B5E63"/>
    <w:rsid w:val="007B62BC"/>
    <w:rsid w:val="0083221C"/>
    <w:rsid w:val="008422B5"/>
    <w:rsid w:val="0085690F"/>
    <w:rsid w:val="008C6EC4"/>
    <w:rsid w:val="00937EE8"/>
    <w:rsid w:val="00972F2F"/>
    <w:rsid w:val="009A25E9"/>
    <w:rsid w:val="009A5FBA"/>
    <w:rsid w:val="009C1AB2"/>
    <w:rsid w:val="009D5F31"/>
    <w:rsid w:val="009E693B"/>
    <w:rsid w:val="009F6B3D"/>
    <w:rsid w:val="00A03135"/>
    <w:rsid w:val="00A17ABD"/>
    <w:rsid w:val="00A24184"/>
    <w:rsid w:val="00AE52F5"/>
    <w:rsid w:val="00AF78AC"/>
    <w:rsid w:val="00B25D88"/>
    <w:rsid w:val="00B96FDD"/>
    <w:rsid w:val="00BB3A2B"/>
    <w:rsid w:val="00BB68E4"/>
    <w:rsid w:val="00C30CED"/>
    <w:rsid w:val="00CC0357"/>
    <w:rsid w:val="00CD2B8A"/>
    <w:rsid w:val="00CD4E81"/>
    <w:rsid w:val="00D16B4F"/>
    <w:rsid w:val="00D47764"/>
    <w:rsid w:val="00D610A7"/>
    <w:rsid w:val="00DA53DB"/>
    <w:rsid w:val="00E21BF2"/>
    <w:rsid w:val="00E32320"/>
    <w:rsid w:val="00EA67E3"/>
    <w:rsid w:val="00EC5A29"/>
    <w:rsid w:val="00F3589D"/>
    <w:rsid w:val="00F73F7B"/>
    <w:rsid w:val="00FA40D1"/>
    <w:rsid w:val="00FA583E"/>
    <w:rsid w:val="00FB6D7E"/>
    <w:rsid w:val="00FB7501"/>
    <w:rsid w:val="00FC093D"/>
    <w:rsid w:val="00FC4C36"/>
    <w:rsid w:val="00FE167C"/>
    <w:rsid w:val="038559D3"/>
    <w:rsid w:val="041D735B"/>
    <w:rsid w:val="07D74AEC"/>
    <w:rsid w:val="07EC07A8"/>
    <w:rsid w:val="0CB06525"/>
    <w:rsid w:val="126B7053"/>
    <w:rsid w:val="30531A8F"/>
    <w:rsid w:val="37260920"/>
    <w:rsid w:val="446C1741"/>
    <w:rsid w:val="4F865E3E"/>
    <w:rsid w:val="5DFC3D6C"/>
    <w:rsid w:val="77B21AC7"/>
    <w:rsid w:val="786306CE"/>
    <w:rsid w:val="7A8B7E49"/>
    <w:rsid w:val="7C442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056E0C"/>
  <w15:docId w15:val="{211008C6-2570-41D9-A3BB-F70EDBF1A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header" w:qFormat="1"/>
    <w:lsdException w:name="footer" w:qFormat="1"/>
    <w:lsdException w:name="caption" w:semiHidden="1" w:unhideWhenUsed="1" w:qFormat="1"/>
    <w:lsdException w:name="footnote reference" w:qFormat="1"/>
    <w:lsdException w:name="annotation reference"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style>
  <w:style w:type="paragraph" w:styleId="1">
    <w:name w:val="heading 1"/>
    <w:basedOn w:val="a"/>
    <w:next w:val="a"/>
    <w:link w:val="10"/>
    <w:qFormat/>
    <w:pPr>
      <w:keepNext/>
      <w:keepLines/>
      <w:spacing w:before="400" w:after="400" w:line="480" w:lineRule="auto"/>
      <w:outlineLvl w:val="0"/>
    </w:pPr>
    <w:rPr>
      <w:b/>
      <w:kern w:val="44"/>
      <w:sz w:val="40"/>
    </w:rPr>
  </w:style>
  <w:style w:type="paragraph" w:styleId="2">
    <w:name w:val="heading 2"/>
    <w:basedOn w:val="a"/>
    <w:next w:val="a"/>
    <w:qFormat/>
    <w:pPr>
      <w:keepNext/>
      <w:keepLines/>
      <w:spacing w:before="260" w:after="260" w:line="413" w:lineRule="auto"/>
      <w:outlineLvl w:val="1"/>
    </w:pPr>
    <w:rPr>
      <w:rFonts w:ascii="Arial"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szCs w:val="22"/>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paragraph" w:styleId="a8">
    <w:name w:val="footnote text"/>
    <w:basedOn w:val="a"/>
    <w:qFormat/>
    <w:pPr>
      <w:snapToGrid w:val="0"/>
      <w:jc w:val="left"/>
    </w:pPr>
    <w:rPr>
      <w:sz w:val="18"/>
    </w:rPr>
  </w:style>
  <w:style w:type="paragraph" w:styleId="a9">
    <w:name w:val="Normal (Web)"/>
    <w:basedOn w:val="a"/>
    <w:qFormat/>
  </w:style>
  <w:style w:type="paragraph" w:styleId="aa">
    <w:name w:val="annotation subject"/>
    <w:basedOn w:val="a3"/>
    <w:next w:val="a3"/>
    <w:link w:val="ab"/>
    <w:qFormat/>
    <w:rPr>
      <w:b/>
      <w:bCs/>
    </w:rPr>
  </w:style>
  <w:style w:type="character" w:styleId="ac">
    <w:name w:val="Strong"/>
    <w:basedOn w:val="a0"/>
    <w:qFormat/>
    <w:rPr>
      <w:b/>
    </w:rPr>
  </w:style>
  <w:style w:type="character" w:styleId="ad">
    <w:name w:val="Emphasis"/>
    <w:basedOn w:val="a0"/>
    <w:qFormat/>
    <w:rPr>
      <w:i/>
    </w:rPr>
  </w:style>
  <w:style w:type="character" w:styleId="ae">
    <w:name w:val="annotation reference"/>
    <w:basedOn w:val="a0"/>
    <w:qFormat/>
    <w:rPr>
      <w:sz w:val="21"/>
      <w:szCs w:val="21"/>
    </w:rPr>
  </w:style>
  <w:style w:type="character" w:styleId="af">
    <w:name w:val="footnote reference"/>
    <w:basedOn w:val="a0"/>
    <w:qFormat/>
    <w:rPr>
      <w:vertAlign w:val="superscript"/>
    </w:rPr>
  </w:style>
  <w:style w:type="character" w:customStyle="1" w:styleId="10">
    <w:name w:val="标题 1 字符"/>
    <w:link w:val="1"/>
    <w:qFormat/>
    <w:rPr>
      <w:rFonts w:ascii="Times New Roman" w:eastAsia="宋体" w:hAnsi="Times New Roman"/>
      <w:b/>
      <w:kern w:val="44"/>
      <w:sz w:val="40"/>
    </w:rPr>
  </w:style>
  <w:style w:type="character" w:customStyle="1" w:styleId="a4">
    <w:name w:val="批注文字 字符"/>
    <w:basedOn w:val="a0"/>
    <w:link w:val="a3"/>
    <w:qFormat/>
    <w:rPr>
      <w:rFonts w:cs="宋体"/>
      <w:kern w:val="2"/>
      <w:sz w:val="24"/>
      <w:szCs w:val="24"/>
    </w:rPr>
  </w:style>
  <w:style w:type="character" w:customStyle="1" w:styleId="ab">
    <w:name w:val="批注主题 字符"/>
    <w:basedOn w:val="a4"/>
    <w:link w:val="aa"/>
    <w:qFormat/>
    <w:rPr>
      <w:rFonts w:cs="宋体"/>
      <w:b/>
      <w:bCs/>
      <w:kern w:val="2"/>
      <w:sz w:val="24"/>
      <w:szCs w:val="24"/>
    </w:rPr>
  </w:style>
  <w:style w:type="character" w:customStyle="1" w:styleId="a7">
    <w:name w:val="页眉 字符"/>
    <w:basedOn w:val="a0"/>
    <w:link w:val="a6"/>
    <w:qFormat/>
    <w:rPr>
      <w:rFonts w:cs="宋体"/>
      <w:kern w:val="2"/>
      <w:sz w:val="18"/>
      <w:szCs w:val="18"/>
    </w:rPr>
  </w:style>
  <w:style w:type="paragraph" w:styleId="af0">
    <w:name w:val="Revision"/>
    <w:hidden/>
    <w:uiPriority w:val="99"/>
    <w:unhideWhenUsed/>
    <w:rsid w:val="002827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3E905-D57E-40FB-A53A-081738BE0EC8}">
  <ds:schemaRefs>
    <ds:schemaRef ds:uri="http://www.wps.cn/android/officeDocument/2013/mofficeCustomData"/>
  </ds:schemaRefs>
</ds:datastoreItem>
</file>

<file path=customXml/itemProps2.xml><?xml version="1.0" encoding="utf-8"?>
<ds:datastoreItem xmlns:ds="http://schemas.openxmlformats.org/officeDocument/2006/customXml" ds:itemID="{876A494F-535B-404C-9671-1BA1929D8CBA}">
  <ds:schemaRefs>
    <ds:schemaRef ds:uri="http://www.wps.cn/android/officeDocument/2013/mofficeCustomData"/>
  </ds:schemaRefs>
</ds:datastoreItem>
</file>

<file path=customXml/itemProps3.xml><?xml version="1.0" encoding="utf-8"?>
<ds:datastoreItem xmlns:ds="http://schemas.openxmlformats.org/officeDocument/2006/customXml" ds:itemID="{859A0E97-F720-4114-8DAD-83AB79ED4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51</Pages>
  <Words>11943</Words>
  <Characters>68079</Characters>
  <Application>Microsoft Office Word</Application>
  <DocSecurity>0</DocSecurity>
  <Lines>567</Lines>
  <Paragraphs>159</Paragraphs>
  <ScaleCrop>false</ScaleCrop>
  <Company/>
  <LinksUpToDate>false</LinksUpToDate>
  <CharactersWithSpaces>79863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欧领</dc:creator>
  <cp:lastModifiedBy>逍 之</cp:lastModifiedBy>
  <cp:revision>17</cp:revision>
  <dcterms:created xsi:type="dcterms:W3CDTF">2025-08-01T08:18:00Z</dcterms:created>
  <dcterms:modified xsi:type="dcterms:W3CDTF">2025-09-05T07:05:00Z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74EA4CB119FD45F9B7843F02BEE550AF_13</vt:lpwstr>
  </property>
  <property fmtid="{D5CDD505-2E9C-101B-9397-08002B2CF9AE}" pid="4" name="KSOTemplateDocerSaveRecord">
    <vt:lpwstr>eyJoZGlkIjoiYWNjOTliZjE1ZjZjZTYzOTA3M2IyMzljOTY1ZDA2NWYiLCJ1c2VySWQiOiIxNTU3NzQ4NTQyIn0=</vt:lpwstr>
  </property>
</Properties>
</file>