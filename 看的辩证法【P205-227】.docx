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E293E4">
      <w:pPr>
        <w:pBdr>
          <w:bottom w:val="single" w:color="auto" w:sz="6" w:space="1"/>
        </w:pBdr>
        <w:spacing w:line="360" w:lineRule="auto"/>
        <w:rPr>
          <w:rFonts w:ascii="Calibri" w:hAnsi="Calibri" w:cs="宋体"/>
        </w:rPr>
      </w:pPr>
    </w:p>
    <w:p w14:paraId="51BB0432">
      <w:pPr>
        <w:spacing w:line="360" w:lineRule="auto"/>
        <w:rPr>
          <w:b/>
          <w:bCs/>
          <w:sz w:val="32"/>
          <w:szCs w:val="36"/>
        </w:rPr>
      </w:pPr>
      <w:commentRangeStart w:id="0"/>
      <w:r>
        <w:rPr>
          <w:b/>
          <w:bCs/>
          <w:sz w:val="32"/>
          <w:szCs w:val="36"/>
        </w:rPr>
        <w:t>Introduction</w:t>
      </w:r>
      <w:commentRangeEnd w:id="0"/>
      <w:r>
        <w:rPr>
          <w:rStyle w:val="24"/>
          <w:rFonts w:ascii="Calibri" w:hAnsi="Calibri"/>
        </w:rPr>
        <w:commentReference w:id="0"/>
      </w:r>
    </w:p>
    <w:p w14:paraId="2ECFA51C">
      <w:pPr>
        <w:spacing w:before="2808" w:beforeLines="900" w:line="360" w:lineRule="auto"/>
        <w:rPr>
          <w:b/>
          <w:bCs/>
          <w:sz w:val="28"/>
          <w:szCs w:val="32"/>
        </w:rPr>
      </w:pPr>
      <w:r>
        <w:rPr>
          <w:b/>
          <w:bCs/>
          <w:sz w:val="28"/>
          <w:szCs w:val="32"/>
        </w:rPr>
        <w:t xml:space="preserve">1 </w:t>
      </w:r>
    </w:p>
    <w:p w14:paraId="13FAAEC2">
      <w:pPr>
        <w:spacing w:line="360" w:lineRule="auto"/>
      </w:pPr>
      <w:r>
        <w:rPr>
          <w:rFonts w:hint="eastAsia" w:cs="宋体"/>
          <w:lang w:eastAsia="zh"/>
        </w:rPr>
        <w:t>在《拱廊计划》</w:t>
      </w:r>
      <w:r>
        <w:rPr>
          <w:lang w:eastAsia="zh"/>
        </w:rPr>
        <w:t>(Passagen-Werk)</w:t>
      </w:r>
      <w:r>
        <w:rPr>
          <w:rFonts w:hint="eastAsia" w:cs="宋体"/>
          <w:lang w:eastAsia="zh"/>
        </w:rPr>
        <w:t>的所有卷宗中</w:t>
      </w:r>
      <w:r>
        <w:rPr>
          <w:rFonts w:hint="eastAsia" w:cs="宋体"/>
          <w:color w:val="000000"/>
          <w:szCs w:val="20"/>
        </w:rPr>
        <w:t>，</w:t>
      </w:r>
      <w:r>
        <w:rPr>
          <w:rFonts w:hint="eastAsia" w:eastAsia="Times-Roman" w:cs="Times-Roman"/>
          <w:color w:val="000000"/>
          <w:szCs w:val="20"/>
        </w:rPr>
        <w:t>J</w:t>
      </w:r>
      <w:r>
        <w:rPr>
          <w:rFonts w:hint="eastAsia" w:cs="宋体"/>
          <w:color w:val="000000"/>
          <w:szCs w:val="20"/>
        </w:rPr>
        <w:t>(</w:t>
      </w:r>
      <w:r>
        <w:rPr>
          <w:rFonts w:eastAsia="Times-Roman" w:cs="Times-Roman"/>
          <w:color w:val="000000"/>
          <w:szCs w:val="20"/>
        </w:rPr>
        <w:t>Konvolut ''J''</w:t>
      </w:r>
      <w:r>
        <w:rPr>
          <w:rFonts w:hint="eastAsia" w:cs="宋体"/>
          <w:color w:val="000000"/>
          <w:szCs w:val="20"/>
        </w:rPr>
        <w:t>)</w:t>
      </w:r>
      <w:r>
        <w:rPr>
          <w:rFonts w:hint="eastAsia" w:cs="宋体"/>
          <w:lang w:eastAsia="zh"/>
        </w:rPr>
        <w:t>“波德莱尔”(</w:t>
      </w:r>
      <w:r>
        <w:rPr>
          <w:rFonts w:eastAsia="Times-Roman" w:cs="Times-Roman"/>
          <w:color w:val="000000"/>
          <w:szCs w:val="20"/>
        </w:rPr>
        <w:t>Baudelaire</w:t>
      </w:r>
      <w:r>
        <w:rPr>
          <w:rFonts w:hint="eastAsia" w:cs="宋体"/>
          <w:lang w:eastAsia="zh"/>
        </w:rPr>
        <w:t>)篇幅最为庞大，占据了整个项目收集材料的两成以上。在所有卷宗中，</w:t>
      </w:r>
      <w:r>
        <w:rPr>
          <w:rFonts w:cs="宋体"/>
          <w:lang w:eastAsia="zh"/>
        </w:rPr>
        <w:t>J(波德莱尔)篇幅最为庞大，占据了整个项目收集材料的两成以上</w:t>
      </w:r>
      <w:r>
        <w:rPr>
          <w:rFonts w:hint="eastAsia" w:cs="宋体"/>
          <w:lang w:eastAsia="zh"/>
        </w:rPr>
        <w:t>。</w:t>
      </w:r>
      <w:r>
        <w:rPr>
          <w:rFonts w:hint="eastAsia" w:cs="宋体"/>
        </w:rPr>
        <w:t>这一卷宗的研究肇始于</w:t>
      </w:r>
      <w:r>
        <w:t>1920</w:t>
      </w:r>
      <w:r>
        <w:rPr>
          <w:rFonts w:hint="eastAsia" w:cs="宋体"/>
        </w:rPr>
        <w:t>年代晚期</w:t>
      </w:r>
      <w:r>
        <w:rPr>
          <w:rStyle w:val="23"/>
          <w:rFonts w:cs="宋体"/>
        </w:rPr>
        <w:t>[</w:t>
      </w:r>
      <w:r>
        <w:rPr>
          <w:rStyle w:val="23"/>
          <w:rFonts w:cs="宋体"/>
        </w:rPr>
        <w:endnoteReference w:id="0"/>
      </w:r>
      <w:r>
        <w:rPr>
          <w:rStyle w:val="23"/>
          <w:rFonts w:cs="宋体"/>
        </w:rPr>
        <w:t>]</w:t>
      </w:r>
      <w:r>
        <w:rPr>
          <w:rFonts w:hint="eastAsia" w:cs="宋体"/>
        </w:rPr>
        <w:t>，后来逐步发展为一个独立的研究主题。</w:t>
      </w:r>
      <w:r>
        <w:t>1937</w:t>
      </w:r>
      <w:r>
        <w:rPr>
          <w:rFonts w:hint="eastAsia" w:cs="宋体"/>
        </w:rPr>
        <w:t>年，本雅明构想撰写一部研究波德莱尔的独立著作，并将其“发展为《拱廊计划》的</w:t>
      </w:r>
      <w:r>
        <w:rPr>
          <w:rFonts w:hint="eastAsia" w:cs="宋体"/>
          <w:lang w:eastAsia="zh"/>
        </w:rPr>
        <w:t>缩影</w:t>
      </w:r>
      <w:r>
        <w:t>(miniature model)</w:t>
      </w:r>
      <w:r>
        <w:rPr>
          <w:rStyle w:val="23"/>
          <w:rFonts w:cs="宋体"/>
        </w:rPr>
        <w:t>[</w:t>
      </w:r>
      <w:r>
        <w:rPr>
          <w:rStyle w:val="23"/>
          <w:rFonts w:cs="宋体"/>
        </w:rPr>
        <w:endnoteReference w:id="1"/>
      </w:r>
      <w:r>
        <w:rPr>
          <w:rStyle w:val="23"/>
          <w:rFonts w:cs="宋体"/>
        </w:rPr>
        <w:t>]</w:t>
      </w:r>
      <w:r>
        <w:rPr>
          <w:rFonts w:hint="eastAsia" w:cs="宋体"/>
        </w:rPr>
        <w:t>”。本雅明的项目得到了社会研究所的资助。并于</w:t>
      </w:r>
      <w:r>
        <w:t>1938</w:t>
      </w:r>
      <w:r>
        <w:rPr>
          <w:rFonts w:hint="eastAsia" w:cs="宋体"/>
        </w:rPr>
        <w:t>年秋，完成了研究的中段，这一部分便是现在备受争议的三部分。论文《波德莱尔笔下第二帝国时期的巴黎》。阿多诺代表研究所对此论文进行了激烈批评。</w:t>
      </w:r>
      <w:r>
        <w:rPr>
          <w:rFonts w:hint="eastAsia" w:cs="宋体"/>
          <w:highlight w:val="lightGray"/>
        </w:rPr>
        <w:t>他的批评主要聚焦于图像与评论并置的蒙太奇式手法(而这恰好是本雅明思想的核心)，他认为，这种“对简单事实的惊讶式呈现”缺乏理论(辩证法的)中介。</w:t>
      </w:r>
      <w:r>
        <w:rPr>
          <w:rStyle w:val="23"/>
          <w:rFonts w:cs="宋体"/>
        </w:rPr>
        <w:t>[</w:t>
      </w:r>
      <w:r>
        <w:rPr>
          <w:rStyle w:val="23"/>
          <w:rFonts w:cs="宋体"/>
        </w:rPr>
        <w:endnoteReference w:id="2"/>
      </w:r>
      <w:r>
        <w:rPr>
          <w:rStyle w:val="23"/>
          <w:rFonts w:cs="宋体"/>
        </w:rPr>
        <w:t>]</w:t>
      </w:r>
      <w:r>
        <w:rPr>
          <w:rFonts w:hint="eastAsia" w:cs="宋体"/>
        </w:rPr>
        <w:t>尽管被要求重写论文，然而本雅明仅修改了中间部分(《漫游者》)</w:t>
      </w:r>
      <w:r>
        <w:rPr>
          <w:rFonts w:hint="eastAsia" w:cs="宋体"/>
          <w:lang w:eastAsia="zh"/>
        </w:rPr>
        <w:t>(</w:t>
      </w:r>
      <w:r>
        <w:rPr>
          <w:rFonts w:eastAsia="Times-Roman" w:cs="Times-Roman"/>
          <w:color w:val="000000"/>
          <w:szCs w:val="20"/>
        </w:rPr>
        <w:t>("The Flaneur")</w:t>
      </w:r>
      <w:r>
        <w:rPr>
          <w:rFonts w:hint="eastAsia" w:cs="宋体"/>
          <w:lang w:eastAsia="zh"/>
        </w:rPr>
        <w:t>)</w:t>
      </w:r>
      <w:r>
        <w:rPr>
          <w:rFonts w:hint="eastAsia" w:cs="宋体"/>
        </w:rPr>
        <w:t>，并以《波德莱尔的若干母题》为题再次发表。这个经过改动、且确实更加“理论性”的版本——本篇的中间部分——在</w:t>
      </w:r>
      <w:r>
        <w:t>1939</w:t>
      </w:r>
      <w:r>
        <w:rPr>
          <w:rFonts w:hint="eastAsia" w:cs="宋体"/>
        </w:rPr>
        <w:t>年赢得了研究所的认可与接受。如今《拱廊计划》的材料已经面世，其庞大的事实汇编使人不得不承认，最初那篇饱受批评的波德莱尔论文，在形式上确实更像是《拱廊街项目》应有样貌的缩影。这样看来，阿多诺对本雅明精心构建的独创性手法的根本否定，就显得尤为致命了。</w:t>
      </w:r>
      <w:bookmarkStart w:id="0" w:name="OLE_LINK2"/>
    </w:p>
    <w:p w14:paraId="19A4A0B3">
      <w:pPr>
        <w:spacing w:line="360" w:lineRule="auto"/>
        <w:ind w:firstLine="400" w:firstLineChars="200"/>
      </w:pPr>
      <w:r>
        <w:rPr>
          <w:rFonts w:hint="eastAsia" w:cs="宋体"/>
          <w:lang w:bidi="ar"/>
        </w:rPr>
        <w:t>近年来，随着本雅明托付给乔治·巴塔耶的文件被发现，</w:t>
      </w:r>
      <w:commentRangeStart w:id="1"/>
      <w:r>
        <w:rPr>
          <w:rFonts w:hint="eastAsia" w:cs="宋体"/>
          <w:szCs w:val="21"/>
          <w:shd w:val="clear" w:color="auto" w:fill="FFFFFF"/>
        </w:rPr>
        <w:t>第一篇波德莱尔论文具有</w:t>
      </w:r>
      <w:r>
        <w:rPr>
          <w:rFonts w:hint="eastAsia" w:eastAsia="Arial" w:cs="Arial"/>
          <w:szCs w:val="21"/>
          <w:shd w:val="clear" w:color="auto" w:fill="FFFFFF"/>
          <w:lang w:eastAsia="zh"/>
        </w:rPr>
        <w:t>“</w:t>
      </w:r>
      <w:r>
        <w:rPr>
          <w:rFonts w:hint="eastAsia" w:cs="宋体"/>
          <w:szCs w:val="21"/>
          <w:shd w:val="clear" w:color="auto" w:fill="FFFFFF"/>
        </w:rPr>
        <w:t>缩影性质</w:t>
      </w:r>
      <w:r>
        <w:rPr>
          <w:rFonts w:hint="eastAsia" w:eastAsia="Arial" w:cs="Arial"/>
          <w:szCs w:val="21"/>
          <w:shd w:val="clear" w:color="auto" w:fill="FFFFFF"/>
          <w:lang w:eastAsia="zh"/>
        </w:rPr>
        <w:t>”</w:t>
      </w:r>
      <w:r>
        <w:rPr>
          <w:rFonts w:hint="eastAsia" w:cs="宋体"/>
          <w:szCs w:val="21"/>
          <w:shd w:val="clear" w:color="auto" w:fill="FFFFFF"/>
        </w:rPr>
        <w:t>的观点被进一步证实</w:t>
      </w:r>
      <w:r>
        <w:rPr>
          <w:rFonts w:cs="宋体"/>
          <w:sz w:val="24"/>
        </w:rPr>
        <w:t xml:space="preserve"> </w:t>
      </w:r>
      <w:commentRangeEnd w:id="1"/>
      <w:r>
        <w:commentReference w:id="1"/>
      </w:r>
      <w:r>
        <w:rPr>
          <w:rFonts w:hint="eastAsia" w:cs="宋体"/>
          <w:lang w:bidi="ar"/>
        </w:rPr>
        <w:t>。这些文件现藏于法国国家图书馆档案馆的巴塔耶遗产</w:t>
      </w:r>
      <w:r>
        <w:rPr>
          <w:rStyle w:val="23"/>
          <w:rFonts w:cs="宋体"/>
          <w:lang w:bidi="ar"/>
        </w:rPr>
        <w:t>[</w:t>
      </w:r>
      <w:r>
        <w:rPr>
          <w:rStyle w:val="23"/>
          <w:rFonts w:cs="宋体"/>
          <w:lang w:bidi="ar"/>
        </w:rPr>
        <w:endnoteReference w:id="3"/>
      </w:r>
      <w:r>
        <w:rPr>
          <w:rStyle w:val="23"/>
          <w:rFonts w:cs="宋体"/>
          <w:lang w:bidi="ar"/>
        </w:rPr>
        <w:t>]</w:t>
      </w:r>
      <w:r>
        <w:rPr>
          <w:rFonts w:hint="eastAsia" w:cs="宋体"/>
          <w:lang w:bidi="ar"/>
        </w:rPr>
        <w:t>中。其中有一个文件夹，包含了细致的针对波德莱尔专著的初步研究计划。在各个主题的对应标题(如“寓言”、“倦怠”、“娼妓”、“文学市场”、“商品”、“永恒轮回”等)下，本雅明用字母和数字标识，将《拱廊计划》的片段分门别类地整理成清单，不仅包含卷宗</w:t>
      </w:r>
      <w:r>
        <w:rPr>
          <w:lang w:bidi="ar"/>
        </w:rPr>
        <w:t>J</w:t>
      </w:r>
      <w:r>
        <w:rPr>
          <w:rFonts w:hint="eastAsia" w:cs="宋体"/>
          <w:lang w:bidi="ar"/>
        </w:rPr>
        <w:t>的内容，还涉及该项目其他各个角落的材料。</w:t>
      </w:r>
    </w:p>
    <w:bookmarkEnd w:id="0"/>
    <w:p w14:paraId="1DAB8688">
      <w:pPr>
        <w:spacing w:line="360" w:lineRule="auto"/>
        <w:ind w:firstLine="400" w:firstLineChars="200"/>
      </w:pPr>
      <w:r>
        <w:rPr>
          <w:rFonts w:hint="eastAsia" w:cs="宋体"/>
          <w:lang w:bidi="ar"/>
        </w:rPr>
        <w:t>本雅明将该清单视为结构化波德莱尔“专著”</w:t>
      </w:r>
      <w:r>
        <w:rPr>
          <w:rStyle w:val="23"/>
          <w:rFonts w:cs="宋体"/>
          <w:lang w:bidi="ar"/>
        </w:rPr>
        <w:t>[</w:t>
      </w:r>
      <w:r>
        <w:rPr>
          <w:rStyle w:val="23"/>
          <w:rFonts w:cs="宋体"/>
          <w:lang w:bidi="ar"/>
        </w:rPr>
        <w:endnoteReference w:id="4"/>
      </w:r>
      <w:r>
        <w:rPr>
          <w:rStyle w:val="23"/>
          <w:rFonts w:cs="宋体"/>
          <w:lang w:bidi="ar"/>
        </w:rPr>
        <w:t>]</w:t>
      </w:r>
      <w:r>
        <w:rPr>
          <w:rFonts w:hint="eastAsia" w:cs="宋体"/>
          <w:lang w:bidi="ar"/>
        </w:rPr>
        <w:t>过程的中间阶段，因此仅做粗略梳理。</w:t>
      </w:r>
      <w:r>
        <w:rPr>
          <w:lang w:bidi="ar"/>
        </w:rPr>
        <w:t>1938</w:t>
      </w:r>
      <w:r>
        <w:rPr>
          <w:rFonts w:hint="eastAsia" w:cs="宋体"/>
          <w:lang w:bidi="ar"/>
        </w:rPr>
        <w:t>年夏天，在实际构思第一篇波德莱尔论文时，他再次梳理了这些清单，并将其数量缩减了大约一半，整理为三部分的框架。随后，他进一步完善了第二部分的框架，按照完成稿《波德莱尔笔下第二帝国时期的巴黎》的顺序重新排列条目(但文件夹中没有第二篇波德莱尔论文的相应框架</w:t>
      </w:r>
      <w:r>
        <w:rPr>
          <w:rStyle w:val="23"/>
          <w:rFonts w:cs="宋体"/>
          <w:lang w:bidi="ar"/>
        </w:rPr>
        <w:t>[</w:t>
      </w:r>
      <w:r>
        <w:rPr>
          <w:rStyle w:val="23"/>
          <w:rFonts w:cs="宋体"/>
          <w:lang w:bidi="ar"/>
        </w:rPr>
        <w:endnoteReference w:id="5"/>
      </w:r>
      <w:r>
        <w:rPr>
          <w:rStyle w:val="23"/>
          <w:rFonts w:cs="宋体"/>
          <w:lang w:bidi="ar"/>
        </w:rPr>
        <w:t>]</w:t>
      </w:r>
      <w:r>
        <w:rPr>
          <w:rFonts w:hint="eastAsia" w:cs="宋体"/>
          <w:lang w:bidi="ar"/>
        </w:rPr>
        <w:t>)这篇初稿如同一堵干垒墙，《拱廊计划》的片段几乎没有任何粘合剂地拼接在一起。阿多诺敏锐地识别出了支配整体形式的(在他看来，这是令人遗憾的)蒙太奇原则。</w:t>
      </w:r>
    </w:p>
    <w:p w14:paraId="4607D324">
      <w:pPr>
        <w:spacing w:line="360" w:lineRule="auto"/>
        <w:ind w:firstLine="400" w:firstLineChars="200"/>
      </w:pPr>
      <w:r>
        <w:rPr>
          <w:rFonts w:hint="eastAsia" w:cs="宋体"/>
          <w:lang w:bidi="ar"/>
        </w:rPr>
        <w:t>最初关于“巴塔耶档案中的文件包含完整《拱廊计划》”的推测最终并未得到证实。</w:t>
      </w:r>
      <w:r>
        <w:rPr>
          <w:rStyle w:val="23"/>
          <w:rFonts w:cs="宋体"/>
          <w:lang w:bidi="ar"/>
        </w:rPr>
        <w:t>[</w:t>
      </w:r>
      <w:r>
        <w:rPr>
          <w:rStyle w:val="23"/>
          <w:rFonts w:cs="宋体"/>
          <w:lang w:bidi="ar"/>
        </w:rPr>
        <w:endnoteReference w:id="6"/>
      </w:r>
      <w:r>
        <w:rPr>
          <w:rStyle w:val="23"/>
          <w:rFonts w:cs="宋体"/>
          <w:lang w:bidi="ar"/>
        </w:rPr>
        <w:t>]</w:t>
      </w:r>
      <w:r>
        <w:rPr>
          <w:rFonts w:hint="eastAsia" w:cs="宋体"/>
          <w:lang w:bidi="ar"/>
        </w:rPr>
        <w:t>关于波德莱尔项目在本雅明研究中究竟占据何种地位的问题，仍有巨大争议。</w:t>
      </w:r>
      <w:r>
        <w:rPr>
          <w:highlight w:val="lightGray"/>
        </w:rPr>
        <w:t>迈克尔·埃斯帕涅(Michael Espagne)和迈克尔·维尔纳(Michael Werner)</w:t>
      </w:r>
      <w:r>
        <w:t>在其有关档案文件的详尽报告</w:t>
      </w:r>
      <w:r>
        <w:rPr>
          <w:rStyle w:val="23"/>
        </w:rPr>
        <w:t>[</w:t>
      </w:r>
      <w:r>
        <w:rPr>
          <w:rStyle w:val="23"/>
        </w:rPr>
        <w:endnoteReference w:id="7"/>
      </w:r>
      <w:r>
        <w:rPr>
          <w:rStyle w:val="23"/>
        </w:rPr>
        <w:t>]</w:t>
      </w:r>
      <w:r>
        <w:t>中，提出了一个强有力的论证：本雅明意图让波德莱尔研究完全取代“失败的”</w:t>
      </w:r>
      <w:r>
        <w:rPr>
          <w:rStyle w:val="23"/>
        </w:rPr>
        <w:t>[</w:t>
      </w:r>
      <w:r>
        <w:rPr>
          <w:rStyle w:val="23"/>
        </w:rPr>
        <w:endnoteReference w:id="8"/>
      </w:r>
      <w:r>
        <w:rPr>
          <w:rStyle w:val="23"/>
        </w:rPr>
        <w:t>]</w:t>
      </w:r>
      <w:r>
        <w:t>《拱廊计划》。他们的论证基于这样一个事实——《拱廊计划》中相当大比例的材料最终被选入波德莱尔笔记。然而，这些材料绝大部分来自卷宗“J”，而其他三十五个卷宗的代表性材料(若确实存在的话)相对较少。此外，</w:t>
      </w:r>
      <w:r>
        <w:rPr>
          <w:highlight w:val="lightGray"/>
        </w:rPr>
        <w:t>傅立叶(Fourier)、格朗维尔(Grandville)和奥斯曼(Haussmann)</w:t>
      </w:r>
      <w:r>
        <w:t>等历史人物在1935年和1939年的提纲中与波德莱尔同样重要，却在波德莱尔笔记中几乎没有体现。更重要的是，如果《拱廊街项目》已被放弃，</w:t>
      </w:r>
      <w:r>
        <w:rPr>
          <w:highlight w:val="lightGray"/>
        </w:rPr>
        <w:t>埃斯帕涅(Espagne)和维尔纳(Werner)</w:t>
      </w:r>
      <w:r>
        <w:rPr>
          <w:rFonts w:hint="eastAsia" w:cs="宋体"/>
        </w:rPr>
        <w:t>就无法解释为什么本雅明在</w:t>
      </w:r>
      <w:r>
        <w:t>1937</w:t>
      </w:r>
      <w:r>
        <w:rPr>
          <w:rFonts w:hint="eastAsia" w:cs="宋体"/>
        </w:rPr>
        <w:t>年至</w:t>
      </w:r>
      <w:r>
        <w:t>1940</w:t>
      </w:r>
      <w:r>
        <w:rPr>
          <w:rFonts w:hint="eastAsia" w:cs="宋体"/>
        </w:rPr>
        <w:t>年间继续在三十六个卷宗中添加材料，而非仅仅添加卷宗“</w:t>
      </w:r>
      <w:r>
        <w:t>J</w:t>
      </w:r>
      <w:r>
        <w:rPr>
          <w:rFonts w:hint="eastAsia" w:cs="宋体"/>
        </w:rPr>
        <w:t>”的材料。实际上，他们也无法说明本雅明放弃</w:t>
      </w:r>
      <w:r>
        <w:rPr>
          <w:rFonts w:cs="宋体"/>
        </w:rPr>
        <w:t>这个更大</w:t>
      </w:r>
      <w:r>
        <w:rPr>
          <w:rFonts w:hint="eastAsia" w:cs="宋体"/>
          <w:lang w:eastAsia="zh"/>
        </w:rPr>
        <w:t>的</w:t>
      </w:r>
      <w:r>
        <w:rPr>
          <w:rFonts w:cs="宋体"/>
        </w:rPr>
        <w:t>项目</w:t>
      </w:r>
      <w:r>
        <w:rPr>
          <w:rFonts w:hint="eastAsia" w:cs="宋体"/>
        </w:rPr>
        <w:t>会有什么令人信服的学术动机</w:t>
      </w:r>
      <w:r>
        <w:rPr>
          <w:rStyle w:val="23"/>
          <w:rFonts w:cs="宋体"/>
        </w:rPr>
        <w:t>[</w:t>
      </w:r>
      <w:r>
        <w:rPr>
          <w:rStyle w:val="23"/>
          <w:rFonts w:cs="宋体"/>
        </w:rPr>
        <w:endnoteReference w:id="9"/>
      </w:r>
      <w:r>
        <w:rPr>
          <w:rStyle w:val="23"/>
          <w:rFonts w:cs="宋体"/>
        </w:rPr>
        <w:t>]</w:t>
      </w:r>
      <w:r>
        <w:rPr>
          <w:rFonts w:hint="eastAsia" w:cs="宋体"/>
        </w:rPr>
        <w:t>，他们也只能是泛泛地提到“历史情况”，特别是本雅明的经济困境</w:t>
      </w:r>
      <w:r>
        <w:rPr>
          <w:rStyle w:val="23"/>
          <w:rFonts w:cs="宋体"/>
        </w:rPr>
        <w:t>[</w:t>
      </w:r>
      <w:r>
        <w:rPr>
          <w:rStyle w:val="23"/>
          <w:rFonts w:cs="宋体"/>
        </w:rPr>
        <w:endnoteReference w:id="10"/>
      </w:r>
      <w:r>
        <w:rPr>
          <w:rStyle w:val="23"/>
          <w:rFonts w:cs="宋体"/>
        </w:rPr>
        <w:t>]</w:t>
      </w:r>
      <w:r>
        <w:rPr>
          <w:rFonts w:hint="eastAsia" w:cs="宋体"/>
        </w:rPr>
        <w:t>。</w:t>
      </w:r>
      <w:r>
        <w:rPr>
          <w:rFonts w:hint="eastAsia" w:cs="宋体"/>
          <w:lang w:bidi="ar"/>
        </w:rPr>
        <w:t>他们使人以为，那篇</w:t>
      </w:r>
      <w:r>
        <w:rPr>
          <w:rFonts w:hint="eastAsia" w:cs="宋体"/>
          <w:lang w:eastAsia="zh" w:bidi="ar"/>
        </w:rPr>
        <w:t>波德莱尔</w:t>
      </w:r>
      <w:r>
        <w:rPr>
          <w:rFonts w:hint="eastAsia" w:cs="宋体"/>
          <w:lang w:bidi="ar"/>
        </w:rPr>
        <w:t>论文是对《拱廊计划》</w:t>
      </w:r>
      <w:r>
        <w:rPr>
          <w:rFonts w:hint="eastAsia" w:cs="宋体"/>
          <w:lang w:eastAsia="zh" w:bidi="ar"/>
        </w:rPr>
        <w:t>的一次独特“突袭”</w:t>
      </w:r>
      <w:r>
        <w:rPr>
          <w:rFonts w:hint="eastAsia" w:cs="宋体"/>
          <w:lang w:bidi="ar"/>
        </w:rPr>
        <w:t>。事实上，本雅明</w:t>
      </w:r>
      <w:r>
        <w:rPr>
          <w:lang w:bidi="ar"/>
        </w:rPr>
        <w:t xml:space="preserve"> 1927 </w:t>
      </w:r>
      <w:r>
        <w:rPr>
          <w:rFonts w:hint="eastAsia" w:cs="宋体"/>
          <w:lang w:bidi="ar"/>
        </w:rPr>
        <w:t>年后的创作几乎无一不与《拱廊计划》直接相关(甚至从中</w:t>
      </w:r>
      <w:r>
        <w:rPr>
          <w:lang w:bidi="ar"/>
        </w:rPr>
        <w:t xml:space="preserve"> </w:t>
      </w:r>
      <w:r>
        <w:rPr>
          <w:rFonts w:hint="eastAsia" w:cs="宋体"/>
          <w:lang w:bidi="ar"/>
        </w:rPr>
        <w:t>“窃取”</w:t>
      </w:r>
      <w:r>
        <w:rPr>
          <w:lang w:bidi="ar"/>
        </w:rPr>
        <w:t xml:space="preserve"> </w:t>
      </w:r>
      <w:r>
        <w:rPr>
          <w:rFonts w:hint="eastAsia" w:cs="宋体"/>
          <w:lang w:bidi="ar"/>
        </w:rPr>
        <w:t>素材)——</w:t>
      </w:r>
      <w:r>
        <w:rPr>
          <w:lang w:bidi="ar"/>
        </w:rPr>
        <w:t xml:space="preserve"> </w:t>
      </w:r>
      <w:r>
        <w:rPr>
          <w:rFonts w:hint="eastAsia" w:cs="宋体"/>
          <w:lang w:bidi="ar"/>
        </w:rPr>
        <w:t>他时常在不同语境中挪用同一引文或观点，以服务于截然不同的意指目的。《拱廊计划》的档案既是本雅明研究与思想的工作词典，更准确地说，是他存放文献素材与理论支撑框架的历史仓库；整个</w:t>
      </w:r>
      <w:r>
        <w:rPr>
          <w:lang w:bidi="ar"/>
        </w:rPr>
        <w:t xml:space="preserve"> 1930 </w:t>
      </w:r>
      <w:r>
        <w:rPr>
          <w:rFonts w:hint="eastAsia" w:cs="宋体"/>
          <w:lang w:bidi="ar"/>
        </w:rPr>
        <w:t>年代，他正是从这一仓库中提取材料，构建了其涉猎广泛的文学哲学著作。</w:t>
      </w:r>
      <w:r>
        <w:rPr>
          <w:rStyle w:val="23"/>
        </w:rPr>
        <w:t>[</w:t>
      </w:r>
      <w:r>
        <w:rPr>
          <w:rStyle w:val="23"/>
        </w:rPr>
        <w:endnoteReference w:id="11"/>
      </w:r>
      <w:r>
        <w:rPr>
          <w:rStyle w:val="23"/>
        </w:rPr>
        <w:t>]</w:t>
      </w:r>
    </w:p>
    <w:p w14:paraId="233219B5">
      <w:pPr>
        <w:spacing w:line="360" w:lineRule="auto"/>
        <w:ind w:firstLine="400" w:firstLineChars="200"/>
      </w:pPr>
      <w:r>
        <w:rPr>
          <w:rFonts w:hint="eastAsia" w:cs="宋体"/>
          <w:lang w:bidi="ar"/>
        </w:rPr>
        <w:t>巴塔耶档案中的文献已将这一切阐述清楚。然而，包含档案中的文献的所有现存文献都无法证明本雅明本人曾将《拱廊计划》视为一个“失败的”项目，也无法证明波德莱尔研究意在取而代之。相反，本雅明曾明确地界定了二者关系</w:t>
      </w:r>
      <w:r>
        <w:rPr>
          <w:lang w:bidi="ar"/>
        </w:rPr>
        <w:t xml:space="preserve"> </w:t>
      </w:r>
      <w:r>
        <w:rPr>
          <w:rFonts w:hint="eastAsia" w:cs="宋体"/>
          <w:lang w:bidi="ar"/>
        </w:rPr>
        <w:t>——</w:t>
      </w:r>
      <w:r>
        <w:rPr>
          <w:lang w:bidi="ar"/>
        </w:rPr>
        <w:t xml:space="preserve">1938 </w:t>
      </w:r>
      <w:r>
        <w:rPr>
          <w:rFonts w:hint="eastAsia" w:cs="宋体"/>
          <w:lang w:bidi="ar"/>
        </w:rPr>
        <w:t>年</w:t>
      </w:r>
      <w:r>
        <w:rPr>
          <w:lang w:bidi="ar"/>
        </w:rPr>
        <w:t xml:space="preserve"> 8 </w:t>
      </w:r>
      <w:r>
        <w:rPr>
          <w:rFonts w:hint="eastAsia" w:cs="宋体"/>
          <w:lang w:bidi="ar"/>
        </w:rPr>
        <w:t>月(恰是他完成首篇波德莱尔论文之际)，他写道：“此书并非</w:t>
      </w:r>
      <w:commentRangeStart w:id="2"/>
      <w:r>
        <w:rPr>
          <w:rFonts w:hint="eastAsia" w:cs="宋体"/>
        </w:rPr>
        <w:t>《拱廊街项目》</w:t>
      </w:r>
      <w:commentRangeEnd w:id="2"/>
      <w:r>
        <w:rPr>
          <w:rStyle w:val="24"/>
        </w:rPr>
        <w:commentReference w:id="2"/>
      </w:r>
      <w:r>
        <w:rPr>
          <w:rFonts w:hint="eastAsia" w:cs="宋体"/>
        </w:rPr>
        <w:t>本身，但它不仅收纳了后者框架下收集的大量信息素材，更蕴含其若干哲学内核。”</w:t>
      </w:r>
      <w:r>
        <w:rPr>
          <w:rStyle w:val="23"/>
        </w:rPr>
        <w:t>[</w:t>
      </w:r>
      <w:r>
        <w:rPr>
          <w:rStyle w:val="23"/>
        </w:rPr>
        <w:endnoteReference w:id="12"/>
      </w:r>
      <w:r>
        <w:rPr>
          <w:rStyle w:val="23"/>
        </w:rPr>
        <w:t>]</w:t>
      </w:r>
      <w:r>
        <w:t xml:space="preserve"> </w:t>
      </w:r>
      <w:r>
        <w:rPr>
          <w:rFonts w:hint="eastAsia" w:cs="宋体"/>
        </w:rPr>
        <w:t>次月，他在随完成稿寄给霍克海默的信中表述更为直白</w:t>
      </w:r>
      <w:r>
        <w:rPr>
          <w:rStyle w:val="23"/>
          <w:rFonts w:cs="宋体"/>
        </w:rPr>
        <w:t>[</w:t>
      </w:r>
      <w:r>
        <w:rPr>
          <w:rStyle w:val="23"/>
          <w:rFonts w:cs="宋体"/>
        </w:rPr>
        <w:endnoteReference w:id="13"/>
      </w:r>
      <w:r>
        <w:rPr>
          <w:rStyle w:val="23"/>
          <w:rFonts w:cs="宋体"/>
        </w:rPr>
        <w:t>]</w:t>
      </w:r>
      <w:r>
        <w:rPr>
          <w:rFonts w:hint="eastAsia" w:cs="宋体"/>
        </w:rPr>
        <w:t>：</w:t>
      </w:r>
    </w:p>
    <w:p w14:paraId="710F4D26">
      <w:pPr>
        <w:spacing w:line="360" w:lineRule="auto"/>
        <w:ind w:firstLine="400" w:firstLineChars="200"/>
        <w:rPr>
          <w:rFonts w:eastAsia="楷体" w:cs="方正楷体_GB2312"/>
        </w:rPr>
      </w:pPr>
      <w:r>
        <w:rPr>
          <w:rFonts w:hint="eastAsia" w:eastAsia="楷体" w:cs="方正楷体_GB2312"/>
          <w:lang w:bidi="ar"/>
        </w:rPr>
        <w:t>“如您所知，《波德莱尔》的论文最初计划作为</w:t>
      </w:r>
      <w:r>
        <w:rPr>
          <w:rFonts w:hint="eastAsia" w:eastAsia="楷体" w:cs="方正楷体_GB2312"/>
        </w:rPr>
        <w:t>《拱廊街》的一个章节，确切地说是倒数第二章。因此，我无法在构思这部进行中的著作之前撰写它，若没有前期构思，这篇文章也无法被理解。我一直犹豫是否该将《波德莱尔》发表在研究所期刊上 —— 即便不作为《拱廊街》的章节，至少也应作为一篇鸿篇巨制。直到今年夏天我才意识到，一篇体量更精简却与《拱廊计划》有关的波德莱尔论文，唯有作为波德莱尔专著的一部分才能成型。确切地说，随信附上的是三篇这样的论文 —— 即三个相对独立的组成部分，共同构成波德莱尔专著的第二部分。这部著作旨在为《拱廊计划》奠定决定性的哲学要素，</w:t>
      </w:r>
      <w:r>
        <w:rPr>
          <w:rFonts w:hint="eastAsia" w:eastAsia="楷体" w:cs="方正楷体_GB2312"/>
          <w:lang w:eastAsia="zh"/>
        </w:rPr>
        <w:t>并</w:t>
      </w:r>
      <w:r>
        <w:rPr>
          <w:rFonts w:hint="eastAsia" w:eastAsia="楷体" w:cs="方正楷体_GB2312"/>
        </w:rPr>
        <w:t>有望</w:t>
      </w:r>
      <w:r>
        <w:rPr>
          <w:rFonts w:hint="eastAsia" w:eastAsia="楷体" w:cs="方正楷体_GB2312"/>
          <w:lang w:eastAsia="zh"/>
        </w:rPr>
        <w:t>成为</w:t>
      </w:r>
      <w:r>
        <w:rPr>
          <w:rFonts w:hint="eastAsia" w:eastAsia="楷体" w:cs="方正楷体_GB2312"/>
        </w:rPr>
        <w:t>最终表述。若说除原始大纲外，还有某一</w:t>
      </w:r>
      <w:r>
        <w:rPr>
          <w:rFonts w:hint="eastAsia" w:eastAsia="楷体" w:cs="方正楷体_GB2312"/>
          <w:lang w:eastAsia="zh"/>
        </w:rPr>
        <w:t>部分</w:t>
      </w:r>
      <w:r>
        <w:rPr>
          <w:rFonts w:hint="eastAsia" w:eastAsia="楷体" w:cs="方正楷体_GB2312"/>
        </w:rPr>
        <w:t>最能承载《拱廊计划》的构想，那便是《波德莱尔》的论文了。正因如此，《拱廊计划》在实质内容与结构要素上的取向，皆从这一</w:t>
      </w:r>
      <w:r>
        <w:rPr>
          <w:rFonts w:hint="eastAsia" w:eastAsia="楷体" w:cs="方正楷体_GB2312"/>
          <w:lang w:eastAsia="zh"/>
        </w:rPr>
        <w:t>部分</w:t>
      </w:r>
      <w:r>
        <w:rPr>
          <w:rFonts w:hint="eastAsia" w:eastAsia="楷体" w:cs="方正楷体_GB2312"/>
        </w:rPr>
        <w:t>衍生而来。”</w:t>
      </w:r>
      <w:r>
        <w:rPr>
          <w:rStyle w:val="23"/>
          <w:rFonts w:eastAsia="楷体" w:cs="方正楷体_GB2312"/>
        </w:rPr>
        <w:t>[</w:t>
      </w:r>
      <w:r>
        <w:rPr>
          <w:rStyle w:val="23"/>
          <w:rFonts w:eastAsia="楷体" w:cs="方正楷体_GB2312"/>
        </w:rPr>
        <w:endnoteReference w:id="14"/>
      </w:r>
      <w:r>
        <w:rPr>
          <w:rStyle w:val="23"/>
          <w:rFonts w:eastAsia="楷体" w:cs="方正楷体_GB2312"/>
        </w:rPr>
        <w:t>]</w:t>
      </w:r>
    </w:p>
    <w:p w14:paraId="46F22748">
      <w:pPr>
        <w:spacing w:line="360" w:lineRule="auto"/>
        <w:ind w:firstLine="400" w:firstLineChars="200"/>
      </w:pPr>
      <w:r>
        <w:rPr>
          <w:rFonts w:hint="eastAsia" w:cs="宋体"/>
          <w:lang w:bidi="ar"/>
        </w:rPr>
        <w:t>若采信本雅明的自述，《拱廊计划》不仅从未中断，更是他的核心关切</w:t>
      </w:r>
      <w:r>
        <w:rPr>
          <w:lang w:bidi="ar"/>
        </w:rPr>
        <w:t xml:space="preserve"> </w:t>
      </w:r>
      <w:r>
        <w:rPr>
          <w:rFonts w:hint="eastAsia" w:cs="宋体"/>
          <w:lang w:bidi="ar"/>
        </w:rPr>
        <w:t>——</w:t>
      </w:r>
      <w:r>
        <w:rPr>
          <w:lang w:bidi="ar"/>
        </w:rPr>
        <w:t xml:space="preserve"> </w:t>
      </w:r>
      <w:r>
        <w:rPr>
          <w:rFonts w:hint="eastAsia" w:cs="宋体"/>
          <w:lang w:bidi="ar"/>
        </w:rPr>
        <w:t>波德莱尔专著完全从属于该计划，</w:t>
      </w:r>
      <w:r>
        <w:rPr>
          <w:rFonts w:hint="eastAsia" w:cs="宋体"/>
        </w:rPr>
        <w:t>而非相反。</w:t>
      </w:r>
      <w:r>
        <w:rPr>
          <w:rStyle w:val="23"/>
          <w:rFonts w:cs="宋体"/>
        </w:rPr>
        <w:t>[</w:t>
      </w:r>
      <w:r>
        <w:rPr>
          <w:rStyle w:val="23"/>
          <w:rFonts w:cs="宋体"/>
        </w:rPr>
        <w:endnoteReference w:id="15"/>
      </w:r>
      <w:r>
        <w:rPr>
          <w:rStyle w:val="23"/>
          <w:rFonts w:cs="宋体"/>
        </w:rPr>
        <w:t>]</w:t>
      </w:r>
      <w:r>
        <w:rPr>
          <w:rFonts w:hint="eastAsia" w:cs="宋体"/>
        </w:rPr>
        <w:t>换言之，即便在研究所催促他完成</w:t>
      </w:r>
      <w:r>
        <w:t xml:space="preserve"> </w:t>
      </w:r>
      <w:r>
        <w:rPr>
          <w:rFonts w:hint="eastAsia" w:cs="宋体"/>
        </w:rPr>
        <w:t>“波德莱尔专著”</w:t>
      </w:r>
      <w:r>
        <w:t xml:space="preserve"> </w:t>
      </w:r>
      <w:r>
        <w:rPr>
          <w:rFonts w:hint="eastAsia" w:cs="宋体"/>
        </w:rPr>
        <w:t>的压力下，本雅明仍以新的形式持续推进《拱廊街》的研究。</w:t>
      </w:r>
    </w:p>
    <w:p w14:paraId="4534A280">
      <w:pPr>
        <w:spacing w:line="360" w:lineRule="auto"/>
        <w:ind w:firstLine="400" w:firstLineChars="200"/>
      </w:pPr>
      <w:r>
        <w:rPr>
          <w:rFonts w:hint="eastAsia" w:cs="宋体"/>
          <w:lang w:bidi="ar"/>
        </w:rPr>
        <w:t>既然计划中的波德莱尔专著最初被构想为这部宏大著作的一个章节，那么是否有理由推测：所有在两份纲要中被压缩简化的“章节”，最终都应被扩展为独立成篇的文本？</w:t>
      </w:r>
      <w:r>
        <w:rPr>
          <w:rStyle w:val="23"/>
          <w:rFonts w:cs="宋体"/>
          <w:lang w:bidi="ar"/>
        </w:rPr>
        <w:t>[</w:t>
      </w:r>
      <w:r>
        <w:rPr>
          <w:rStyle w:val="23"/>
          <w:rFonts w:cs="宋体"/>
          <w:lang w:bidi="ar"/>
        </w:rPr>
        <w:endnoteReference w:id="16"/>
      </w:r>
      <w:r>
        <w:rPr>
          <w:rStyle w:val="23"/>
          <w:rFonts w:cs="宋体"/>
          <w:lang w:bidi="ar"/>
        </w:rPr>
        <w:t>]</w:t>
      </w:r>
      <w:r>
        <w:rPr>
          <w:rFonts w:hint="eastAsia" w:cs="宋体"/>
          <w:lang w:bidi="ar"/>
        </w:rPr>
        <w:t>本雅明至少在两种情形中预见</w:t>
      </w:r>
      <w:r>
        <w:rPr>
          <w:rStyle w:val="23"/>
          <w:rFonts w:cs="宋体"/>
          <w:lang w:bidi="ar"/>
        </w:rPr>
        <w:t>[</w:t>
      </w:r>
      <w:r>
        <w:rPr>
          <w:rStyle w:val="23"/>
          <w:rFonts w:cs="宋体"/>
          <w:lang w:bidi="ar"/>
        </w:rPr>
        <w:endnoteReference w:id="17"/>
      </w:r>
      <w:r>
        <w:rPr>
          <w:rStyle w:val="23"/>
          <w:rFonts w:cs="宋体"/>
          <w:lang w:bidi="ar"/>
        </w:rPr>
        <w:t>]</w:t>
      </w:r>
      <w:r>
        <w:rPr>
          <w:rFonts w:hint="eastAsia" w:cs="宋体"/>
          <w:lang w:bidi="ar"/>
        </w:rPr>
        <w:t>了这种可能：“我认为波德莱尔章节</w:t>
      </w:r>
      <w:r>
        <w:rPr>
          <w:rFonts w:cs="宋体"/>
          <w:lang w:bidi="ar"/>
        </w:rPr>
        <w:t>正在经历的演变，</w:t>
      </w:r>
      <w:r>
        <w:rPr>
          <w:rFonts w:hint="eastAsia" w:cs="宋体"/>
          <w:lang w:bidi="ar"/>
        </w:rPr>
        <w:t>同样适用于《拱廊街》中关于格兰维尔</w:t>
      </w:r>
      <w:r>
        <w:rPr>
          <w:rFonts w:hint="eastAsia" w:cs="宋体"/>
          <w:lang w:eastAsia="zh" w:bidi="ar"/>
        </w:rPr>
        <w:t>(</w:t>
      </w:r>
      <w:r>
        <w:rPr>
          <w:rFonts w:eastAsia="Times-Roman" w:cs="Times-Roman"/>
          <w:color w:val="000000"/>
          <w:szCs w:val="20"/>
        </w:rPr>
        <w:t>Grandville</w:t>
      </w:r>
      <w:r>
        <w:rPr>
          <w:rFonts w:hint="eastAsia" w:cs="宋体"/>
          <w:lang w:eastAsia="zh" w:bidi="ar"/>
        </w:rPr>
        <w:t>)</w:t>
      </w:r>
      <w:r>
        <w:rPr>
          <w:rFonts w:hint="eastAsia" w:cs="宋体"/>
          <w:lang w:bidi="ar"/>
        </w:rPr>
        <w:t>与奥斯曼</w:t>
      </w:r>
      <w:r>
        <w:rPr>
          <w:rFonts w:hint="eastAsia" w:cs="宋体"/>
          <w:lang w:eastAsia="zh" w:bidi="ar"/>
        </w:rPr>
        <w:t>(</w:t>
      </w:r>
      <w:r>
        <w:rPr>
          <w:rFonts w:eastAsia="Times-Roman" w:cs="Times-Roman"/>
          <w:color w:val="000000"/>
          <w:szCs w:val="20"/>
        </w:rPr>
        <w:t>Haussmann.</w:t>
      </w:r>
      <w:r>
        <w:rPr>
          <w:rFonts w:hint="eastAsia" w:cs="宋体"/>
          <w:lang w:eastAsia="zh" w:bidi="ar"/>
        </w:rPr>
        <w:t>)</w:t>
      </w:r>
      <w:r>
        <w:rPr>
          <w:rFonts w:hint="eastAsia" w:cs="宋体"/>
          <w:lang w:bidi="ar"/>
        </w:rPr>
        <w:t>的两个章节。”</w:t>
      </w:r>
      <w:r>
        <w:rPr>
          <w:rStyle w:val="23"/>
          <w:rFonts w:cs="宋体"/>
          <w:lang w:bidi="ar"/>
        </w:rPr>
        <w:t>[</w:t>
      </w:r>
      <w:r>
        <w:rPr>
          <w:rStyle w:val="23"/>
          <w:rFonts w:cs="宋体"/>
          <w:lang w:bidi="ar"/>
        </w:rPr>
        <w:endnoteReference w:id="18"/>
      </w:r>
      <w:r>
        <w:rPr>
          <w:rStyle w:val="23"/>
          <w:rFonts w:cs="宋体"/>
          <w:lang w:bidi="ar"/>
        </w:rPr>
        <w:t>]</w:t>
      </w:r>
      <w:r>
        <w:rPr>
          <w:rFonts w:hint="eastAsia" w:cs="宋体"/>
          <w:lang w:bidi="ar"/>
        </w:rPr>
        <w:t>本雅明为了给自己十余年来的研究赋予历史意义，可能将《拱廊</w:t>
      </w:r>
      <w:r>
        <w:rPr>
          <w:rFonts w:hint="eastAsia" w:cs="宋体"/>
          <w:lang w:eastAsia="zh" w:bidi="ar"/>
        </w:rPr>
        <w:t>计划》</w:t>
      </w:r>
      <w:r>
        <w:rPr>
          <w:rFonts w:hint="eastAsia" w:cs="宋体"/>
          <w:lang w:bidi="ar"/>
        </w:rPr>
        <w:t>拆解为一系列共享同一理论框架的著作</w:t>
      </w:r>
      <w:r>
        <w:rPr>
          <w:lang w:bidi="ar"/>
        </w:rPr>
        <w:t xml:space="preserve"> </w:t>
      </w:r>
      <w:r>
        <w:rPr>
          <w:rFonts w:hint="eastAsia" w:cs="宋体"/>
          <w:lang w:bidi="ar"/>
        </w:rPr>
        <w:t>——</w:t>
      </w:r>
      <w:r>
        <w:rPr>
          <w:lang w:bidi="ar"/>
        </w:rPr>
        <w:t xml:space="preserve"> </w:t>
      </w:r>
      <w:r>
        <w:rPr>
          <w:rFonts w:hint="eastAsia" w:cs="宋体"/>
          <w:lang w:bidi="ar"/>
        </w:rPr>
        <w:t>这并非意味着《拱廊计划》的</w:t>
      </w:r>
      <w:r>
        <w:rPr>
          <w:lang w:bidi="ar"/>
        </w:rPr>
        <w:t xml:space="preserve"> </w:t>
      </w:r>
      <w:r>
        <w:rPr>
          <w:rFonts w:hint="eastAsia" w:cs="宋体"/>
          <w:lang w:bidi="ar"/>
        </w:rPr>
        <w:t>“失败”，恰恰相反，这是其过于成功的明证。</w:t>
      </w:r>
    </w:p>
    <w:p w14:paraId="50BA31E0">
      <w:pPr>
        <w:spacing w:before="600" w:line="360" w:lineRule="auto"/>
        <w:rPr>
          <w:bCs/>
          <w:sz w:val="28"/>
          <w:szCs w:val="28"/>
        </w:rPr>
      </w:pPr>
      <w:r>
        <w:rPr>
          <w:bCs/>
          <w:sz w:val="28"/>
          <w:szCs w:val="28"/>
          <w:lang w:bidi="ar"/>
        </w:rPr>
        <w:t>2</w:t>
      </w:r>
    </w:p>
    <w:p w14:paraId="2D7BF680">
      <w:pPr>
        <w:spacing w:line="360" w:lineRule="auto"/>
        <w:ind w:firstLine="400" w:firstLineChars="200"/>
      </w:pPr>
      <w:r>
        <w:rPr>
          <w:rFonts w:hint="eastAsia" w:cs="宋体"/>
          <w:lang w:bidi="ar"/>
        </w:rPr>
        <w:t>本雅明在随首篇波德莱尔论文寄给霍克海默的信中写道，这篇论文仅在形式上</w:t>
      </w:r>
      <w:r>
        <w:rPr>
          <w:lang w:bidi="ar"/>
        </w:rPr>
        <w:t xml:space="preserve"> </w:t>
      </w:r>
      <w:r>
        <w:rPr>
          <w:rFonts w:hint="eastAsia" w:cs="宋体"/>
          <w:lang w:bidi="ar"/>
        </w:rPr>
        <w:t>“自足”，因为它</w:t>
      </w:r>
      <w:r>
        <w:rPr>
          <w:lang w:bidi="ar"/>
        </w:rPr>
        <w:t xml:space="preserve"> </w:t>
      </w:r>
      <w:r>
        <w:rPr>
          <w:rFonts w:hint="eastAsia" w:cs="宋体"/>
          <w:lang w:bidi="ar"/>
        </w:rPr>
        <w:t>“并未揭示也不应揭示全书的哲学根基，”</w:t>
      </w:r>
      <w:r>
        <w:rPr>
          <w:rStyle w:val="23"/>
          <w:rFonts w:cs="宋体"/>
          <w:lang w:bidi="ar"/>
        </w:rPr>
        <w:t>[</w:t>
      </w:r>
      <w:r>
        <w:rPr>
          <w:rStyle w:val="23"/>
          <w:rFonts w:cs="宋体"/>
          <w:lang w:bidi="ar"/>
        </w:rPr>
        <w:endnoteReference w:id="19"/>
      </w:r>
      <w:r>
        <w:rPr>
          <w:rStyle w:val="23"/>
          <w:rFonts w:cs="宋体"/>
          <w:lang w:bidi="ar"/>
        </w:rPr>
        <w:t>]</w:t>
      </w:r>
      <w:r>
        <w:rPr>
          <w:rFonts w:hint="eastAsia" w:cs="宋体"/>
          <w:lang w:bidi="ar"/>
        </w:rPr>
        <w:t>——这一使命唯有在著作的结论部分才能完成。</w:t>
      </w:r>
      <w:r>
        <w:rPr>
          <w:rStyle w:val="23"/>
          <w:rFonts w:cs="宋体"/>
          <w:lang w:bidi="ar"/>
        </w:rPr>
        <w:t>[</w:t>
      </w:r>
      <w:r>
        <w:rPr>
          <w:rStyle w:val="23"/>
          <w:rFonts w:cs="宋体"/>
          <w:lang w:bidi="ar"/>
        </w:rPr>
        <w:endnoteReference w:id="20"/>
      </w:r>
      <w:r>
        <w:rPr>
          <w:rStyle w:val="23"/>
          <w:rFonts w:cs="宋体"/>
          <w:lang w:bidi="ar"/>
        </w:rPr>
        <w:t>]</w:t>
      </w:r>
      <w:r>
        <w:rPr>
          <w:rFonts w:hint="eastAsia" w:cs="宋体"/>
          <w:lang w:bidi="ar"/>
        </w:rPr>
        <w:t>他以</w:t>
      </w:r>
      <w:r>
        <w:rPr>
          <w:lang w:bidi="ar"/>
        </w:rPr>
        <w:t xml:space="preserve"> </w:t>
      </w:r>
      <w:r>
        <w:rPr>
          <w:rFonts w:hint="eastAsia" w:cs="宋体"/>
          <w:lang w:bidi="ar"/>
        </w:rPr>
        <w:t>“正题</w:t>
      </w:r>
      <w:r>
        <w:rPr>
          <w:lang w:bidi="ar"/>
        </w:rPr>
        <w:t xml:space="preserve"> </w:t>
      </w:r>
      <w:r>
        <w:rPr>
          <w:rFonts w:hint="eastAsia" w:cs="宋体"/>
          <w:lang w:bidi="ar"/>
        </w:rPr>
        <w:t>—</w:t>
      </w:r>
      <w:r>
        <w:rPr>
          <w:lang w:bidi="ar"/>
        </w:rPr>
        <w:t xml:space="preserve"> </w:t>
      </w:r>
      <w:r>
        <w:rPr>
          <w:rFonts w:hint="eastAsia" w:cs="宋体"/>
          <w:lang w:bidi="ar"/>
        </w:rPr>
        <w:t>反题</w:t>
      </w:r>
      <w:r>
        <w:rPr>
          <w:lang w:bidi="ar"/>
        </w:rPr>
        <w:t xml:space="preserve"> </w:t>
      </w:r>
      <w:r>
        <w:rPr>
          <w:rFonts w:hint="eastAsia" w:cs="宋体"/>
          <w:lang w:bidi="ar"/>
        </w:rPr>
        <w:t>—</w:t>
      </w:r>
      <w:r>
        <w:rPr>
          <w:lang w:bidi="ar"/>
        </w:rPr>
        <w:t xml:space="preserve"> </w:t>
      </w:r>
      <w:r>
        <w:rPr>
          <w:rFonts w:hint="eastAsia" w:cs="宋体"/>
          <w:lang w:bidi="ar"/>
        </w:rPr>
        <w:t>合题”</w:t>
      </w:r>
      <w:r>
        <w:rPr>
          <w:lang w:bidi="ar"/>
        </w:rPr>
        <w:t xml:space="preserve"> </w:t>
      </w:r>
      <w:r>
        <w:rPr>
          <w:rFonts w:hint="eastAsia" w:cs="宋体"/>
          <w:lang w:bidi="ar"/>
        </w:rPr>
        <w:t>的辩证框架阐释全书三部分的构想：“第一部分提出问题：作为寓言家的波德莱尔。”</w:t>
      </w:r>
      <w:r>
        <w:rPr>
          <w:lang w:bidi="ar"/>
        </w:rPr>
        <w:t xml:space="preserve"> </w:t>
      </w:r>
      <w:r>
        <w:rPr>
          <w:rFonts w:hint="eastAsia" w:cs="宋体"/>
          <w:lang w:bidi="ar"/>
        </w:rPr>
        <w:t>第二部分(即他寄送的论文)“</w:t>
      </w:r>
      <w:r>
        <w:rPr>
          <w:rFonts w:cs="宋体"/>
          <w:lang w:bidi="ar"/>
        </w:rPr>
        <w:t>背离</w:t>
      </w:r>
      <w:r>
        <w:rPr>
          <w:rFonts w:hint="eastAsia" w:cs="宋体"/>
          <w:lang w:bidi="ar"/>
        </w:rPr>
        <w:t>第一部分的美学理论问题，转而对诗人进行社会批判解读”，指出</w:t>
      </w:r>
      <w:r>
        <w:rPr>
          <w:lang w:bidi="ar"/>
        </w:rPr>
        <w:t xml:space="preserve"> </w:t>
      </w:r>
      <w:r>
        <w:rPr>
          <w:rFonts w:hint="eastAsia" w:cs="宋体"/>
          <w:lang w:bidi="ar"/>
        </w:rPr>
        <w:t>“其(美学理论)成就的局限性”。这一部分</w:t>
      </w:r>
      <w:r>
        <w:rPr>
          <w:lang w:bidi="ar"/>
        </w:rPr>
        <w:t xml:space="preserve"> </w:t>
      </w:r>
      <w:r>
        <w:rPr>
          <w:rFonts w:hint="eastAsia" w:cs="宋体"/>
          <w:lang w:bidi="ar"/>
        </w:rPr>
        <w:t>“是马克思主义阐释的前提，却无法独自完成这一阐释”。直至第三部分《作为诗意对象的商品》，马克思主义阐释才真正得以实现。</w:t>
      </w:r>
      <w:r>
        <w:rPr>
          <w:rStyle w:val="23"/>
          <w:rFonts w:cs="宋体"/>
          <w:lang w:bidi="ar"/>
        </w:rPr>
        <w:t>[</w:t>
      </w:r>
      <w:r>
        <w:rPr>
          <w:rStyle w:val="23"/>
          <w:rFonts w:cs="宋体"/>
          <w:lang w:bidi="ar"/>
        </w:rPr>
        <w:endnoteReference w:id="21"/>
      </w:r>
      <w:r>
        <w:rPr>
          <w:rStyle w:val="23"/>
          <w:rFonts w:cs="宋体"/>
          <w:lang w:bidi="ar"/>
        </w:rPr>
        <w:t>]</w:t>
      </w:r>
      <w:r>
        <w:rPr>
          <w:rFonts w:hint="eastAsia" w:cs="宋体"/>
          <w:lang w:bidi="ar"/>
        </w:rPr>
        <w:t>从</w:t>
      </w:r>
      <w:r>
        <w:rPr>
          <w:lang w:bidi="ar"/>
        </w:rPr>
        <w:t xml:space="preserve"> 1938 </w:t>
      </w:r>
      <w:r>
        <w:rPr>
          <w:rFonts w:hint="eastAsia" w:cs="宋体"/>
          <w:lang w:bidi="ar"/>
        </w:rPr>
        <w:t>年的《中央公园》文献(其中本雅明为波德莱尔研究提炼了理论母题)可知，</w:t>
      </w:r>
      <w:r>
        <w:rPr>
          <w:rFonts w:cs="宋体"/>
          <w:lang w:bidi="ar"/>
        </w:rPr>
        <w:t>他希望将这一特定问题</w:t>
      </w:r>
      <w:r>
        <w:rPr>
          <w:lang w:bidi="ar"/>
        </w:rPr>
        <w:t xml:space="preserve"> </w:t>
      </w:r>
      <w:r>
        <w:rPr>
          <w:rFonts w:cs="宋体"/>
          <w:lang w:bidi="ar"/>
        </w:rPr>
        <w:t>“留待全书结论”：</w:t>
      </w:r>
    </w:p>
    <w:p w14:paraId="52E9F11D">
      <w:pPr>
        <w:spacing w:line="360" w:lineRule="auto"/>
        <w:ind w:firstLine="400" w:firstLineChars="200"/>
        <w:rPr>
          <w:rFonts w:eastAsia="楷体" w:cs="方正楷体_GBK"/>
        </w:rPr>
      </w:pPr>
      <w:r>
        <w:rPr>
          <w:rFonts w:hint="eastAsia" w:eastAsia="楷体" w:cs="方正楷体_GBK"/>
          <w:lang w:bidi="ar"/>
        </w:rPr>
        <w:t>“在《恶之花》(</w:t>
      </w:r>
      <w:r>
        <w:rPr>
          <w:rFonts w:eastAsia="楷体"/>
          <w:iCs/>
          <w:lang w:bidi="ar"/>
        </w:rPr>
        <w:t>Les fleurs de mal</w:t>
      </w:r>
      <w:r>
        <w:rPr>
          <w:rFonts w:hint="eastAsia" w:eastAsia="楷体" w:cs="方正楷体_GBK"/>
          <w:lang w:bidi="ar"/>
        </w:rPr>
        <w:t>)这部世纪诗作中，为何一种至少在表象上与时代如此脱节的，如寓言家的态度——</w:t>
      </w:r>
      <w:r>
        <w:rPr>
          <w:rFonts w:eastAsia="楷体" w:cs="方正楷体_GBK"/>
          <w:lang w:bidi="ar"/>
        </w:rPr>
        <w:t xml:space="preserve"> </w:t>
      </w:r>
      <w:r>
        <w:rPr>
          <w:rFonts w:hint="eastAsia" w:eastAsia="楷体" w:cs="方正楷体_GBK"/>
          <w:lang w:bidi="ar"/>
        </w:rPr>
        <w:t>竟占据了核心位置？”</w:t>
      </w:r>
      <w:r>
        <w:rPr>
          <w:rStyle w:val="23"/>
          <w:rFonts w:eastAsia="楷体" w:cs="方正楷体_GBK"/>
        </w:rPr>
        <w:t>[</w:t>
      </w:r>
      <w:r>
        <w:rPr>
          <w:rStyle w:val="23"/>
          <w:rFonts w:eastAsia="楷体" w:cs="方正楷体_GBK"/>
        </w:rPr>
        <w:endnoteReference w:id="22"/>
      </w:r>
      <w:r>
        <w:rPr>
          <w:rStyle w:val="23"/>
          <w:rFonts w:eastAsia="楷体" w:cs="方正楷体_GBK"/>
        </w:rPr>
        <w:t>]</w:t>
      </w:r>
    </w:p>
    <w:p w14:paraId="6429E460">
      <w:pPr>
        <w:spacing w:before="156" w:beforeLines="50" w:line="360" w:lineRule="auto"/>
        <w:ind w:firstLine="400" w:firstLineChars="200"/>
        <w:rPr>
          <w:rFonts w:cs="宋体"/>
          <w:lang w:bidi="ar"/>
        </w:rPr>
      </w:pPr>
      <w:r>
        <w:rPr>
          <w:rFonts w:hint="eastAsia" w:cs="宋体"/>
          <w:lang w:bidi="ar"/>
        </w:rPr>
        <w:t>读者当会认出这段引文</w:t>
      </w:r>
      <w:r>
        <w:rPr>
          <w:lang w:bidi="ar"/>
        </w:rPr>
        <w:t xml:space="preserve"> </w:t>
      </w:r>
      <w:r>
        <w:rPr>
          <w:rFonts w:hint="eastAsia" w:cs="宋体"/>
          <w:lang w:bidi="ar"/>
        </w:rPr>
        <w:t>——</w:t>
      </w:r>
      <w:r>
        <w:rPr>
          <w:lang w:bidi="ar"/>
        </w:rPr>
        <w:t xml:space="preserve"> </w:t>
      </w:r>
      <w:r>
        <w:rPr>
          <w:rFonts w:hint="eastAsia" w:cs="宋体"/>
          <w:lang w:bidi="ar"/>
        </w:rPr>
        <w:t>它正是我们在第六章探讨过的问题</w:t>
      </w:r>
      <w:r>
        <w:rPr>
          <w:rStyle w:val="23"/>
          <w:rFonts w:cs="宋体"/>
          <w:lang w:bidi="ar"/>
        </w:rPr>
        <w:t>[</w:t>
      </w:r>
      <w:r>
        <w:rPr>
          <w:rStyle w:val="23"/>
          <w:rFonts w:cs="宋体"/>
          <w:lang w:bidi="ar"/>
        </w:rPr>
        <w:endnoteReference w:id="23"/>
      </w:r>
      <w:r>
        <w:rPr>
          <w:rStyle w:val="23"/>
          <w:rFonts w:cs="宋体"/>
          <w:lang w:bidi="ar"/>
        </w:rPr>
        <w:t>]</w:t>
      </w:r>
      <w:r>
        <w:rPr>
          <w:rFonts w:hint="eastAsia" w:cs="宋体"/>
          <w:lang w:bidi="ar"/>
        </w:rPr>
        <w:t>，而本雅明对其的解答恰是关键所在。我们此前将《拱廊计划》与波德莱尔</w:t>
      </w:r>
      <w:r>
        <w:rPr>
          <w:lang w:bidi="ar"/>
        </w:rPr>
        <w:t xml:space="preserve"> </w:t>
      </w:r>
      <w:r>
        <w:rPr>
          <w:rFonts w:hint="eastAsia" w:cs="宋体"/>
          <w:lang w:bidi="ar"/>
        </w:rPr>
        <w:t>“专著”</w:t>
      </w:r>
      <w:r>
        <w:rPr>
          <w:lang w:bidi="ar"/>
        </w:rPr>
        <w:t xml:space="preserve"> </w:t>
      </w:r>
      <w:r>
        <w:rPr>
          <w:rFonts w:hint="eastAsia" w:cs="宋体"/>
          <w:lang w:bidi="ar"/>
        </w:rPr>
        <w:t>的论点并置是否合理？本雅明给出了肯定答案</w:t>
      </w:r>
      <w:r>
        <w:rPr>
          <w:lang w:bidi="ar"/>
        </w:rPr>
        <w:t xml:space="preserve"> </w:t>
      </w:r>
      <w:r>
        <w:rPr>
          <w:rFonts w:hint="eastAsia" w:cs="宋体"/>
          <w:lang w:bidi="ar"/>
        </w:rPr>
        <w:t>——</w:t>
      </w:r>
      <w:r>
        <w:rPr>
          <w:lang w:bidi="ar"/>
        </w:rPr>
        <w:t xml:space="preserve"> </w:t>
      </w:r>
      <w:r>
        <w:rPr>
          <w:rFonts w:hint="eastAsia" w:cs="宋体"/>
          <w:lang w:bidi="ar"/>
        </w:rPr>
        <w:t>且暗示从未放弃《拱廊街项目》。</w:t>
      </w:r>
      <w:r>
        <w:rPr>
          <w:lang w:bidi="ar"/>
        </w:rPr>
        <w:t xml:space="preserve">1938 </w:t>
      </w:r>
      <w:r>
        <w:rPr>
          <w:rFonts w:hint="eastAsia" w:cs="宋体"/>
          <w:lang w:bidi="ar"/>
        </w:rPr>
        <w:t>年，他在致霍克海默的信中提及波德莱尔专著第三部分的</w:t>
      </w:r>
      <w:r>
        <w:rPr>
          <w:lang w:bidi="ar"/>
        </w:rPr>
        <w:t xml:space="preserve"> </w:t>
      </w:r>
      <w:r>
        <w:rPr>
          <w:rFonts w:hint="eastAsia" w:cs="宋体"/>
          <w:lang w:bidi="ar"/>
        </w:rPr>
        <w:t>“自主母题群”，其中</w:t>
      </w:r>
      <w:r>
        <w:rPr>
          <w:lang w:bidi="ar"/>
        </w:rPr>
        <w:t xml:space="preserve"> </w:t>
      </w:r>
      <w:r>
        <w:rPr>
          <w:rFonts w:hint="eastAsia" w:cs="宋体"/>
          <w:lang w:bidi="ar"/>
        </w:rPr>
        <w:t>“老‘拱廊计划’的核心主题‘新与恒同’将首次登场”。</w:t>
      </w:r>
      <w:r>
        <w:rPr>
          <w:rStyle w:val="23"/>
          <w:rFonts w:cs="宋体"/>
          <w:lang w:bidi="ar"/>
        </w:rPr>
        <w:t>[</w:t>
      </w:r>
      <w:r>
        <w:rPr>
          <w:rStyle w:val="23"/>
          <w:rFonts w:cs="宋体"/>
          <w:lang w:bidi="ar"/>
        </w:rPr>
        <w:endnoteReference w:id="24"/>
      </w:r>
      <w:r>
        <w:rPr>
          <w:rStyle w:val="23"/>
          <w:rFonts w:cs="宋体"/>
          <w:lang w:bidi="ar"/>
        </w:rPr>
        <w:t>]</w:t>
      </w:r>
      <w:r>
        <w:rPr>
          <w:rFonts w:hint="eastAsia" w:cs="宋体"/>
          <w:lang w:bidi="ar"/>
        </w:rPr>
        <w:t>一周后他又在致阿多诺的信中补充：“第三部分的实质，在于论证波德莱尔专著基本思想与拱廊街计划的显著契合。”</w:t>
      </w:r>
      <w:r>
        <w:rPr>
          <w:rStyle w:val="23"/>
          <w:rFonts w:cs="宋体"/>
          <w:lang w:bidi="ar"/>
        </w:rPr>
        <w:t>[</w:t>
      </w:r>
      <w:r>
        <w:rPr>
          <w:rStyle w:val="23"/>
          <w:rFonts w:cs="宋体"/>
          <w:lang w:bidi="ar"/>
        </w:rPr>
        <w:endnoteReference w:id="25"/>
      </w:r>
      <w:r>
        <w:rPr>
          <w:rStyle w:val="23"/>
          <w:rFonts w:cs="宋体"/>
          <w:lang w:bidi="ar"/>
        </w:rPr>
        <w:t>]</w:t>
      </w:r>
    </w:p>
    <w:p w14:paraId="1362E752">
      <w:pPr>
        <w:adjustRightInd w:val="0"/>
        <w:snapToGrid w:val="0"/>
        <w:spacing w:before="156" w:beforeLines="50" w:line="360" w:lineRule="auto"/>
        <w:ind w:firstLine="400" w:firstLineChars="200"/>
        <w:rPr>
          <w:rFonts w:cs="宋体"/>
          <w:lang w:bidi="ar"/>
        </w:rPr>
      </w:pPr>
      <w:r>
        <w:rPr>
          <w:rFonts w:hint="eastAsia" w:cs="宋体"/>
          <w:lang w:bidi="ar"/>
        </w:rPr>
        <w:t>遵循 “《拱廊计划》是一部‘未竟之作’” 这一核心论点，埃斯帕涅</w:t>
      </w:r>
      <w:r>
        <w:rPr>
          <w:lang w:eastAsia="zh" w:bidi="ar"/>
        </w:rPr>
        <w:t>(Espagne)</w:t>
      </w:r>
      <w:r>
        <w:rPr>
          <w:rFonts w:hint="eastAsia" w:cs="宋体"/>
          <w:lang w:bidi="ar"/>
        </w:rPr>
        <w:t>与维尔纳</w:t>
      </w:r>
      <w:r>
        <w:rPr>
          <w:rFonts w:hint="eastAsia" w:cs="宋体"/>
          <w:lang w:eastAsia="zh" w:bidi="ar"/>
        </w:rPr>
        <w:t>(</w:t>
      </w:r>
      <w:r>
        <w:rPr>
          <w:rFonts w:eastAsia="Arial" w:cs="Arial"/>
          <w:sz w:val="24"/>
        </w:rPr>
        <w:t>Werner</w:t>
      </w:r>
      <w:r>
        <w:rPr>
          <w:rFonts w:hint="eastAsia" w:cs="宋体"/>
          <w:lang w:eastAsia="zh" w:bidi="ar"/>
        </w:rPr>
        <w:t>)</w:t>
      </w:r>
      <w:r>
        <w:rPr>
          <w:rFonts w:hint="eastAsia" w:cs="宋体"/>
          <w:lang w:bidi="ar"/>
        </w:rPr>
        <w:t>认为：本雅明关于波德莱尔的 “专著” 研究(其成果后来体现在 1939 年《拱廊街计划》提纲的重大修改中 —— 包括新增了基于布朗基文本的引言与结论</w:t>
      </w:r>
      <w:r>
        <w:rPr>
          <w:rStyle w:val="23"/>
          <w:rFonts w:cs="宋体"/>
          <w:lang w:bidi="ar"/>
        </w:rPr>
        <w:t>[</w:t>
      </w:r>
      <w:r>
        <w:rPr>
          <w:rStyle w:val="23"/>
          <w:rFonts w:cs="宋体"/>
          <w:lang w:bidi="ar"/>
        </w:rPr>
        <w:endnoteReference w:id="26"/>
      </w:r>
      <w:r>
        <w:rPr>
          <w:rStyle w:val="23"/>
          <w:rFonts w:cs="宋体"/>
          <w:lang w:bidi="ar"/>
        </w:rPr>
        <w:t>]</w:t>
      </w:r>
      <w:r>
        <w:rPr>
          <w:rFonts w:hint="eastAsia" w:cs="宋体"/>
          <w:lang w:bidi="ar"/>
        </w:rPr>
        <w:t>，以及对 “傅立叶” 和 “路易</w:t>
      </w:r>
      <w:r>
        <w:rPr>
          <w:rFonts w:hint="eastAsia" w:eastAsia="微软雅黑" w:cs="微软雅黑"/>
          <w:lang w:bidi="ar"/>
        </w:rPr>
        <w:t>・</w:t>
      </w:r>
      <w:r>
        <w:rPr>
          <w:rFonts w:hint="eastAsia" w:cs="宋体"/>
          <w:lang w:bidi="ar"/>
        </w:rPr>
        <w:t>菲利普” 章节的 “大幅修改”</w:t>
      </w:r>
      <w:r>
        <w:rPr>
          <w:rStyle w:val="23"/>
          <w:rFonts w:cs="宋体"/>
          <w:lang w:bidi="ar"/>
        </w:rPr>
        <w:t>[</w:t>
      </w:r>
      <w:r>
        <w:rPr>
          <w:rStyle w:val="23"/>
          <w:rFonts w:cs="宋体"/>
          <w:lang w:bidi="ar"/>
        </w:rPr>
        <w:endnoteReference w:id="27"/>
      </w:r>
      <w:r>
        <w:rPr>
          <w:rStyle w:val="23"/>
          <w:rFonts w:cs="宋体"/>
          <w:lang w:bidi="ar"/>
        </w:rPr>
        <w:t>]</w:t>
      </w:r>
      <w:r>
        <w:rPr>
          <w:rFonts w:hint="eastAsia" w:cs="宋体"/>
          <w:lang w:bidi="ar"/>
        </w:rPr>
        <w:t>)，标志着该计划在哲学构想上的一次根本性转向。这种转向引发了严重的内在矛盾，甚至可能动摇整个研究体系的根基。他们特别指出了一对矛盾：即 “商品形式的连续现象学” 与 “辩证意象所蕴含的断裂性” 之间的对立。</w:t>
      </w:r>
      <w:r>
        <w:rPr>
          <w:rStyle w:val="23"/>
          <w:rFonts w:cs="宋体"/>
          <w:lang w:bidi="ar"/>
        </w:rPr>
        <w:t>[</w:t>
      </w:r>
      <w:r>
        <w:rPr>
          <w:rStyle w:val="23"/>
          <w:rFonts w:cs="宋体"/>
          <w:lang w:bidi="ar"/>
        </w:rPr>
        <w:endnoteReference w:id="28"/>
      </w:r>
      <w:r>
        <w:rPr>
          <w:rStyle w:val="23"/>
          <w:rFonts w:cs="宋体"/>
          <w:lang w:bidi="ar"/>
        </w:rPr>
        <w:t>]</w:t>
      </w:r>
    </w:p>
    <w:p w14:paraId="225D4F34">
      <w:pPr>
        <w:spacing w:line="360" w:lineRule="auto"/>
        <w:ind w:firstLine="400" w:firstLineChars="200"/>
      </w:pPr>
      <w:r>
        <w:rPr>
          <w:rFonts w:hint="eastAsia" w:cs="宋体"/>
          <w:lang w:bidi="ar"/>
        </w:rPr>
        <w:t>关键点在于，这种矛盾并不新鲜。它源于解释的历史和形而上学两极之间的张力，这种张力从一开始就困扰着《拱廊街项目》(这让我们想起他更早为《悲苦剧研究》做的笔记：“形而上学研究和历史研究之间的方法论关系：一只里外翻转的袜子”)</w:t>
      </w:r>
      <w:r>
        <w:rPr>
          <w:rStyle w:val="23"/>
          <w:rFonts w:cs="宋体"/>
          <w:lang w:bidi="ar"/>
        </w:rPr>
        <w:t>[</w:t>
      </w:r>
      <w:r>
        <w:rPr>
          <w:rStyle w:val="23"/>
          <w:rFonts w:cs="宋体"/>
          <w:lang w:bidi="ar"/>
        </w:rPr>
        <w:endnoteReference w:id="29"/>
      </w:r>
      <w:r>
        <w:rPr>
          <w:rStyle w:val="23"/>
          <w:rFonts w:cs="宋体"/>
          <w:lang w:bidi="ar"/>
        </w:rPr>
        <w:t>]</w:t>
      </w:r>
      <w:r>
        <w:rPr>
          <w:rFonts w:hint="eastAsia" w:cs="宋体"/>
          <w:lang w:bidi="ar"/>
        </w:rPr>
        <w:t>。尽管这个理论框架可能有问题，</w:t>
      </w:r>
      <w:r>
        <w:rPr>
          <w:rStyle w:val="23"/>
          <w:rFonts w:cs="宋体"/>
          <w:lang w:bidi="ar"/>
        </w:rPr>
        <w:t>[</w:t>
      </w:r>
      <w:r>
        <w:rPr>
          <w:rStyle w:val="23"/>
          <w:rFonts w:cs="宋体"/>
          <w:lang w:bidi="ar"/>
        </w:rPr>
        <w:endnoteReference w:id="30"/>
      </w:r>
      <w:r>
        <w:rPr>
          <w:rStyle w:val="23"/>
          <w:rFonts w:cs="宋体"/>
          <w:lang w:bidi="ar"/>
        </w:rPr>
        <w:t>]</w:t>
      </w:r>
      <w:r>
        <w:rPr>
          <w:rFonts w:hint="eastAsia" w:cs="宋体"/>
          <w:lang w:bidi="ar"/>
        </w:rPr>
        <w:t>但它并不是在</w:t>
      </w:r>
      <w:r>
        <w:rPr>
          <w:lang w:bidi="ar"/>
        </w:rPr>
        <w:t xml:space="preserve"> 1938 </w:t>
      </w:r>
      <w:r>
        <w:rPr>
          <w:rFonts w:hint="eastAsia" w:cs="宋体"/>
          <w:lang w:bidi="ar"/>
        </w:rPr>
        <w:t>年突然出现的。</w:t>
      </w:r>
    </w:p>
    <w:p w14:paraId="031EA671">
      <w:pPr>
        <w:spacing w:line="360" w:lineRule="auto"/>
        <w:ind w:firstLine="400" w:firstLineChars="200"/>
      </w:pPr>
      <w:r>
        <w:rPr>
          <w:rFonts w:hint="eastAsia" w:cs="宋体"/>
          <w:lang w:bidi="ar"/>
        </w:rPr>
        <w:t>“辩证意象”</w:t>
      </w:r>
      <w:r>
        <w:rPr>
          <w:lang w:bidi="ar"/>
        </w:rPr>
        <w:t xml:space="preserve"> (dialectial images)</w:t>
      </w:r>
      <w:r>
        <w:rPr>
          <w:iCs/>
          <w:lang w:bidi="ar"/>
        </w:rPr>
        <w:t xml:space="preserve"> </w:t>
      </w:r>
      <w:r>
        <w:rPr>
          <w:rFonts w:hint="eastAsia" w:cs="宋体"/>
          <w:lang w:bidi="ar"/>
        </w:rPr>
        <w:t>和黑格尔的概念一样，有很多层次的逻辑。它是一种看待事物的方式，通过提供排列的轴线来具体化对立的元素。本雅明的概念本质上是静态的</w:t>
      </w:r>
      <w:r>
        <w:rPr>
          <w:rStyle w:val="23"/>
          <w:rFonts w:cs="宋体"/>
          <w:lang w:bidi="ar"/>
        </w:rPr>
        <w:t>[</w:t>
      </w:r>
      <w:r>
        <w:rPr>
          <w:rStyle w:val="23"/>
          <w:rFonts w:cs="宋体"/>
          <w:lang w:bidi="ar"/>
        </w:rPr>
        <w:endnoteReference w:id="31"/>
      </w:r>
      <w:r>
        <w:rPr>
          <w:rStyle w:val="23"/>
          <w:rFonts w:cs="宋体"/>
          <w:lang w:bidi="ar"/>
        </w:rPr>
        <w:t>]</w:t>
      </w:r>
      <w:r>
        <w:rPr>
          <w:rFonts w:hint="eastAsia" w:cs="宋体"/>
          <w:lang w:bidi="ar"/>
        </w:rPr>
        <w:t>(即使辩证意象所揭示的真理在历史上是迅速移动的)。他在一个未调和的、短暂的对立领域内直观地描绘哲学思想，</w:t>
      </w:r>
      <w:r>
        <w:rPr>
          <w:rFonts w:cs="宋体"/>
          <w:highlight w:val="lightGray"/>
          <w:lang w:bidi="ar"/>
        </w:rPr>
        <w:t>这也许最好用矛盾术语的坐标来描述，其</w:t>
      </w:r>
      <w:r>
        <w:rPr>
          <w:highlight w:val="lightGray"/>
          <w:lang w:bidi="ar"/>
        </w:rPr>
        <w:t xml:space="preserve"> </w:t>
      </w:r>
      <w:r>
        <w:rPr>
          <w:rFonts w:cs="宋体"/>
          <w:highlight w:val="lightGray"/>
          <w:lang w:bidi="ar"/>
        </w:rPr>
        <w:t>“综合”</w:t>
      </w:r>
      <w:r>
        <w:rPr>
          <w:highlight w:val="lightGray"/>
          <w:lang w:bidi="ar"/>
        </w:rPr>
        <w:t xml:space="preserve"> </w:t>
      </w:r>
      <w:r>
        <w:rPr>
          <w:rFonts w:cs="宋体"/>
          <w:highlight w:val="lightGray"/>
          <w:lang w:bidi="ar"/>
        </w:rPr>
        <w:t>不是走向解决的运动，而是它们的轴线相交的点。事实上，正是作为交叉轴线，“连续性</w:t>
      </w:r>
      <w:r>
        <w:rPr>
          <w:highlight w:val="lightGray"/>
          <w:lang w:bidi="ar"/>
        </w:rPr>
        <w:t xml:space="preserve"> / </w:t>
      </w:r>
      <w:r>
        <w:rPr>
          <w:rFonts w:cs="宋体"/>
          <w:highlight w:val="lightGray"/>
          <w:lang w:bidi="ar"/>
        </w:rPr>
        <w:t>不连续性”</w:t>
      </w:r>
      <w:r>
        <w:rPr>
          <w:highlight w:val="lightGray"/>
          <w:lang w:bidi="ar"/>
        </w:rPr>
        <w:t xml:space="preserve"> </w:t>
      </w:r>
      <w:r>
        <w:rPr>
          <w:rFonts w:cs="宋体"/>
          <w:highlight w:val="lightGray"/>
          <w:lang w:bidi="ar"/>
        </w:rPr>
        <w:t>这两个术语</w:t>
      </w:r>
      <w:r>
        <w:rPr>
          <w:highlight w:val="lightGray"/>
          <w:lang w:bidi="ar"/>
        </w:rPr>
        <w:t xml:space="preserve"> </w:t>
      </w:r>
      <w:r>
        <w:rPr>
          <w:rFonts w:cs="宋体"/>
          <w:highlight w:val="lightGray"/>
          <w:lang w:bidi="ar"/>
        </w:rPr>
        <w:t>——</w:t>
      </w:r>
      <w:r>
        <w:rPr>
          <w:highlight w:val="lightGray"/>
          <w:lang w:bidi="ar"/>
        </w:rPr>
        <w:t xml:space="preserve"> </w:t>
      </w:r>
      <w:r>
        <w:rPr>
          <w:rFonts w:cs="宋体"/>
          <w:highlight w:val="lightGray"/>
          <w:lang w:bidi="ar"/>
        </w:rPr>
        <w:t>它们的同时性让埃斯帕涅和维尔纳如此烦恼</w:t>
      </w:r>
      <w:r>
        <w:rPr>
          <w:highlight w:val="lightGray"/>
          <w:lang w:bidi="ar"/>
        </w:rPr>
        <w:t xml:space="preserve"> </w:t>
      </w:r>
      <w:r>
        <w:rPr>
          <w:rFonts w:cs="宋体"/>
          <w:highlight w:val="lightGray"/>
          <w:lang w:bidi="ar"/>
        </w:rPr>
        <w:t>——</w:t>
      </w:r>
      <w:r>
        <w:rPr>
          <w:highlight w:val="lightGray"/>
          <w:lang w:bidi="ar"/>
        </w:rPr>
        <w:t xml:space="preserve"> </w:t>
      </w:r>
      <w:r>
        <w:rPr>
          <w:rFonts w:cs="宋体"/>
          <w:highlight w:val="lightGray"/>
          <w:lang w:bidi="ar"/>
        </w:rPr>
        <w:t>在拱廊街的早期笔记中出现，与现代性的辩证</w:t>
      </w:r>
      <w:r>
        <w:rPr>
          <w:highlight w:val="lightGray"/>
          <w:lang w:bidi="ar"/>
        </w:rPr>
        <w:t xml:space="preserve"> </w:t>
      </w:r>
      <w:r>
        <w:rPr>
          <w:rFonts w:cs="宋体"/>
          <w:highlight w:val="lightGray"/>
          <w:lang w:bidi="ar"/>
        </w:rPr>
        <w:t>“光学”</w:t>
      </w:r>
      <w:r>
        <w:rPr>
          <w:highlight w:val="lightGray"/>
          <w:lang w:bidi="ar"/>
        </w:rPr>
        <w:t xml:space="preserve"> </w:t>
      </w:r>
      <w:r>
        <w:rPr>
          <w:rFonts w:cs="宋体"/>
          <w:highlight w:val="lightGray"/>
          <w:lang w:bidi="ar"/>
        </w:rPr>
        <w:t>有关，既古老又新颖：它们被理解为现代世界的</w:t>
      </w:r>
      <w:r>
        <w:rPr>
          <w:highlight w:val="lightGray"/>
          <w:lang w:bidi="ar"/>
        </w:rPr>
        <w:t xml:space="preserve"> </w:t>
      </w:r>
      <w:r>
        <w:rPr>
          <w:rFonts w:cs="宋体"/>
          <w:highlight w:val="lightGray"/>
          <w:lang w:bidi="ar"/>
        </w:rPr>
        <w:t>“基本坐标”。</w:t>
      </w:r>
      <w:r>
        <w:rPr>
          <w:rStyle w:val="23"/>
        </w:rPr>
        <w:t>[</w:t>
      </w:r>
      <w:r>
        <w:rPr>
          <w:rStyle w:val="23"/>
        </w:rPr>
        <w:endnoteReference w:id="32"/>
      </w:r>
      <w:r>
        <w:rPr>
          <w:rStyle w:val="23"/>
        </w:rPr>
        <w:t>]</w:t>
      </w:r>
    </w:p>
    <w:p w14:paraId="3252B03A">
      <w:pPr>
        <w:spacing w:before="600" w:line="360" w:lineRule="auto"/>
        <w:rPr>
          <w:bCs/>
          <w:sz w:val="28"/>
          <w:szCs w:val="28"/>
        </w:rPr>
      </w:pPr>
      <w:r>
        <w:rPr>
          <w:bCs/>
          <w:sz w:val="28"/>
          <w:szCs w:val="28"/>
          <w:lang w:bidi="ar"/>
        </w:rPr>
        <w:t>3</w:t>
      </w:r>
    </w:p>
    <w:p w14:paraId="00C0B349">
      <w:pPr>
        <w:spacing w:line="360" w:lineRule="auto"/>
        <w:ind w:firstLine="400" w:firstLineChars="200"/>
        <w:rPr>
          <w:rFonts w:cs="宋体"/>
          <w:lang w:bidi="ar"/>
        </w:rPr>
      </w:pPr>
      <w:r>
        <w:rPr>
          <w:rFonts w:hint="eastAsia" w:cs="宋体"/>
          <w:lang w:bidi="ar"/>
        </w:rPr>
        <w:t>让我们花点时间来阐述本雅明用坐标思考的概念。他对概念</w:t>
      </w:r>
      <w:r>
        <w:rPr>
          <w:lang w:bidi="ar"/>
        </w:rPr>
        <w:t xml:space="preserve"> </w:t>
      </w:r>
      <w:r>
        <w:rPr>
          <w:rFonts w:hint="eastAsia" w:cs="宋体"/>
          <w:lang w:bidi="ar"/>
        </w:rPr>
        <w:t>“极端”</w:t>
      </w:r>
      <w:r>
        <w:rPr>
          <w:lang w:bidi="ar"/>
        </w:rPr>
        <w:t xml:space="preserve"> </w:t>
      </w:r>
      <w:r>
        <w:rPr>
          <w:rFonts w:hint="eastAsia" w:cs="宋体"/>
          <w:lang w:bidi="ar"/>
        </w:rPr>
        <w:t>的展开可以看作是相互交叉的对立两极的轴线，在零点处揭示出一个</w:t>
      </w:r>
      <w:r>
        <w:rPr>
          <w:lang w:bidi="ar"/>
        </w:rPr>
        <w:t xml:space="preserve"> </w:t>
      </w:r>
      <w:r>
        <w:rPr>
          <w:rFonts w:hint="eastAsia" w:cs="宋体"/>
          <w:lang w:bidi="ar"/>
        </w:rPr>
        <w:t>“辩证意象”，其矛盾的</w:t>
      </w:r>
      <w:r>
        <w:rPr>
          <w:lang w:bidi="ar"/>
        </w:rPr>
        <w:t xml:space="preserve"> </w:t>
      </w:r>
      <w:r>
        <w:rPr>
          <w:rFonts w:hint="eastAsia" w:cs="宋体"/>
          <w:lang w:bidi="ar"/>
        </w:rPr>
        <w:t>“时刻”</w:t>
      </w:r>
      <w:r>
        <w:rPr>
          <w:lang w:bidi="ar"/>
        </w:rPr>
        <w:t xml:space="preserve"> </w:t>
      </w:r>
      <w:r>
        <w:rPr>
          <w:rFonts w:hint="eastAsia" w:cs="宋体"/>
          <w:lang w:bidi="ar"/>
        </w:rPr>
        <w:t>作为轴向场。与埃斯帕涅和维尔纳的怀疑相反，我们甚至主张，坐标模式作为《拱廊计划》历史研究的无形结构，使该项目看似不同的概念元素得以凝聚。</w:t>
      </w:r>
    </w:p>
    <w:p w14:paraId="5B7E9DA6">
      <w:pPr>
        <w:spacing w:line="360" w:lineRule="auto"/>
        <w:ind w:firstLine="400" w:firstLineChars="200"/>
        <w:rPr>
          <w:rFonts w:cs="宋体"/>
          <w:lang w:bidi="ar"/>
        </w:rPr>
      </w:pPr>
      <w:r>
        <w:rPr>
          <w:rFonts w:hint="eastAsia" w:cs="宋体"/>
          <w:lang w:bidi="ar"/>
        </w:rPr>
        <w:t>这些坐标的轴线可以用熟悉的黑格尔式对立来命名：意识和现实。如果终点是对立的极端，我们可以将现实轴上的终点命名为</w:t>
      </w:r>
      <w:r>
        <w:rPr>
          <w:lang w:bidi="ar"/>
        </w:rPr>
        <w:t xml:space="preserve"> </w:t>
      </w:r>
      <w:r>
        <w:rPr>
          <w:rFonts w:hint="eastAsia" w:cs="宋体"/>
          <w:lang w:bidi="ar"/>
        </w:rPr>
        <w:t>“石化自然</w:t>
      </w:r>
      <w:r>
        <w:rPr>
          <w:lang w:bidi="ar"/>
        </w:rPr>
        <w:t xml:space="preserve"> / </w:t>
      </w:r>
      <w:r>
        <w:rPr>
          <w:rFonts w:hint="eastAsia" w:cs="宋体"/>
          <w:lang w:bidi="ar"/>
        </w:rPr>
        <w:t>短暂自然”，而意识轴上的终点则是</w:t>
      </w:r>
      <w:r>
        <w:rPr>
          <w:lang w:bidi="ar"/>
        </w:rPr>
        <w:t xml:space="preserve"> </w:t>
      </w:r>
      <w:r>
        <w:rPr>
          <w:rFonts w:hint="eastAsia" w:cs="宋体"/>
          <w:lang w:bidi="ar"/>
        </w:rPr>
        <w:t>“梦</w:t>
      </w:r>
      <w:r>
        <w:rPr>
          <w:lang w:bidi="ar"/>
        </w:rPr>
        <w:t xml:space="preserve"> / </w:t>
      </w:r>
      <w:r>
        <w:rPr>
          <w:rFonts w:hint="eastAsia" w:cs="宋体"/>
          <w:lang w:bidi="ar"/>
        </w:rPr>
        <w:t>醒”。在坐标相交的零点，则可以放置</w:t>
      </w:r>
      <w:r>
        <w:rPr>
          <w:lang w:bidi="ar"/>
        </w:rPr>
        <w:t xml:space="preserve"> </w:t>
      </w:r>
      <w:r>
        <w:rPr>
          <w:rFonts w:hint="eastAsia" w:cs="宋体"/>
          <w:lang w:bidi="ar"/>
        </w:rPr>
        <w:t>“辩证意象”</w:t>
      </w:r>
      <w:r>
        <w:rPr>
          <w:rStyle w:val="23"/>
          <w:rFonts w:cs="宋体"/>
          <w:lang w:bidi="ar"/>
        </w:rPr>
        <w:t>[</w:t>
      </w:r>
      <w:r>
        <w:rPr>
          <w:rStyle w:val="23"/>
          <w:rFonts w:cs="宋体"/>
          <w:lang w:bidi="ar"/>
        </w:rPr>
        <w:endnoteReference w:id="33"/>
      </w:r>
      <w:r>
        <w:rPr>
          <w:rStyle w:val="23"/>
          <w:rFonts w:cs="宋体"/>
          <w:lang w:bidi="ar"/>
        </w:rPr>
        <w:t>]</w:t>
      </w:r>
      <w:r>
        <w:rPr>
          <w:rFonts w:hint="eastAsia" w:cs="宋体"/>
          <w:lang w:bidi="ar"/>
        </w:rPr>
        <w:t>，到</w:t>
      </w:r>
      <w:r>
        <w:rPr>
          <w:lang w:bidi="ar"/>
        </w:rPr>
        <w:t xml:space="preserve"> 1935 </w:t>
      </w:r>
      <w:r>
        <w:rPr>
          <w:rFonts w:hint="eastAsia" w:cs="宋体"/>
          <w:lang w:bidi="ar"/>
        </w:rPr>
        <w:t>年，商品就位于该项目的</w:t>
      </w:r>
      <w:r>
        <w:rPr>
          <w:lang w:bidi="ar"/>
        </w:rPr>
        <w:t xml:space="preserve"> </w:t>
      </w:r>
      <w:r>
        <w:rPr>
          <w:rFonts w:hint="eastAsia" w:cs="宋体"/>
          <w:lang w:bidi="ar"/>
        </w:rPr>
        <w:t>“中点”：然后，坐标的每个场都可以说是描述了商品面相外观的一个方面，展示了它矛盾的</w:t>
      </w:r>
      <w:r>
        <w:rPr>
          <w:lang w:bidi="ar"/>
        </w:rPr>
        <w:t xml:space="preserve"> </w:t>
      </w:r>
      <w:r>
        <w:rPr>
          <w:rFonts w:hint="eastAsia" w:cs="宋体"/>
          <w:lang w:bidi="ar"/>
        </w:rPr>
        <w:t>“面孔”：拜物教和化石；愿望意象和废墟。在各个领域的定位中，那些带有转瞬即逝特征的领域需要得到肯定。 图表</w:t>
      </w:r>
      <w:r>
        <w:rPr>
          <w:lang w:bidi="ar"/>
        </w:rPr>
        <w:t xml:space="preserve"> D </w:t>
      </w:r>
      <w:r>
        <w:rPr>
          <w:rFonts w:hint="eastAsia" w:cs="宋体"/>
          <w:lang w:bidi="ar"/>
        </w:rPr>
        <w:t>代表了《拱廊计划》的这种无形的内部结构。</w:t>
      </w:r>
    </w:p>
    <w:p w14:paraId="0CAA72C8">
      <w:pPr>
        <w:spacing w:line="360" w:lineRule="auto"/>
        <w:jc w:val="center"/>
        <w:rPr>
          <w:rFonts w:eastAsia="楷体"/>
          <w:sz w:val="18"/>
          <w:szCs w:val="20"/>
        </w:rPr>
      </w:pPr>
      <w:r>
        <w:rPr>
          <w:rFonts w:hint="eastAsia" w:eastAsia="楷体" w:cs="宋体"/>
          <w:sz w:val="18"/>
          <w:szCs w:val="21"/>
          <w:lang w:bidi="ar"/>
        </w:rPr>
        <w:t>【图表D】</w:t>
      </w:r>
    </w:p>
    <w:p w14:paraId="44320F81">
      <w:pPr>
        <w:spacing w:line="360" w:lineRule="auto"/>
        <w:jc w:val="center"/>
      </w:pPr>
      <w:r>
        <w:drawing>
          <wp:inline distT="0" distB="0" distL="0" distR="0">
            <wp:extent cx="3619500" cy="28575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3619814" cy="2857748"/>
                    </a:xfrm>
                    <a:prstGeom prst="rect">
                      <a:avLst/>
                    </a:prstGeom>
                  </pic:spPr>
                </pic:pic>
              </a:graphicData>
            </a:graphic>
          </wp:inline>
        </w:drawing>
      </w:r>
    </w:p>
    <w:p w14:paraId="5E369BD1">
      <w:pPr>
        <w:spacing w:before="312" w:beforeLines="100" w:line="360" w:lineRule="auto"/>
        <w:ind w:firstLine="400" w:firstLineChars="200"/>
        <w:rPr>
          <w:lang w:bidi="ar"/>
        </w:rPr>
      </w:pPr>
      <w:r>
        <w:rPr>
          <w:rFonts w:hint="eastAsia" w:cs="宋体"/>
          <w:lang w:bidi="ar"/>
        </w:rPr>
        <w:t>在此，“化石” 在原始历史的论述中指向商品，如同 “原始现象” 的可见遗存。即便本雅明早期那富有隐喻色彩的 “消费恐龙与现代冰河期” 的原始图景已然淡去，他仍以 “痕迹”(Spur)</w:t>
      </w:r>
      <w:r>
        <w:rPr>
          <w:rStyle w:val="23"/>
          <w:rFonts w:cs="宋体"/>
          <w:lang w:bidi="ar"/>
        </w:rPr>
        <w:t>[</w:t>
      </w:r>
      <w:r>
        <w:rPr>
          <w:rStyle w:val="23"/>
          <w:rFonts w:cs="宋体"/>
          <w:lang w:bidi="ar"/>
        </w:rPr>
        <w:endnoteReference w:id="34"/>
      </w:r>
      <w:r>
        <w:rPr>
          <w:rStyle w:val="23"/>
          <w:rFonts w:cs="宋体"/>
          <w:lang w:bidi="ar"/>
        </w:rPr>
        <w:t>]</w:t>
      </w:r>
      <w:r>
        <w:rPr>
          <w:rFonts w:hint="eastAsia" w:cs="宋体"/>
          <w:lang w:bidi="ar"/>
        </w:rPr>
        <w:t>的概念延续了化石的面相 —— 这种物的印记在资产阶级居所的厚绒织物或器物的丝绒衬里中尤为显见(在此，原始历史化作侦探故事，历史 “痕迹” 便是线索)。</w:t>
      </w:r>
      <w:r>
        <w:rPr>
          <w:rFonts w:hint="eastAsia" w:cs="宋体"/>
          <w:lang w:eastAsia="zh" w:bidi="ar"/>
        </w:rPr>
        <w:t>“拜物教”(felish)</w:t>
      </w:r>
      <w:r>
        <w:rPr>
          <w:lang w:bidi="ar"/>
        </w:rPr>
        <w:t xml:space="preserve"> </w:t>
      </w:r>
      <w:r>
        <w:rPr>
          <w:rFonts w:hint="eastAsia" w:cs="宋体"/>
          <w:lang w:bidi="ar"/>
        </w:rPr>
        <w:t>是商品作为神话幻境时的的关键词，是历史的</w:t>
      </w:r>
      <w:r>
        <w:rPr>
          <w:rFonts w:hint="eastAsia" w:cs="宋体"/>
          <w:lang w:eastAsia="zh" w:bidi="ar"/>
        </w:rPr>
        <w:t>凝固形态</w:t>
      </w:r>
      <w:r>
        <w:rPr>
          <w:rFonts w:cs="宋体"/>
          <w:lang w:bidi="ar"/>
        </w:rPr>
        <w:t>。它对应</w:t>
      </w:r>
      <w:r>
        <w:rPr>
          <w:rFonts w:cs="宋体"/>
          <w:lang w:eastAsia="zh" w:bidi="ar"/>
        </w:rPr>
        <w:t>着“新自然”</w:t>
      </w:r>
      <w:r>
        <w:rPr>
          <w:rFonts w:cs="宋体"/>
          <w:lang w:bidi="ar"/>
        </w:rPr>
        <w:t>的物化形式，</w:t>
      </w:r>
      <w:r>
        <w:rPr>
          <w:rFonts w:cs="宋体"/>
          <w:lang w:eastAsia="zh" w:bidi="ar"/>
        </w:rPr>
        <w:t xml:space="preserve">这种“新自然”被禁锢于“新事物即永恒重复之物”的现代地狱。但这种被物化的幻境，同时也是工业自然所蕴含的人类社会主义潜能的冻结形态，等待着集体政治行动将其唤醒。“愿望意象” 正是这种潜能的过渡性、梦幻性形态。在其中，古老的意义回归，预示着 “觉醒” 的 “辩证法”。 </w:t>
      </w:r>
      <w:r>
        <w:rPr>
          <w:lang w:bidi="ar"/>
        </w:rPr>
        <w:t xml:space="preserve"> 波德莱尔寓言诗中刻意营造的 “废墟”，是过往世纪的愿望意象在当下以瓦砾形态呈现的形式。但它也指向那些松动的建筑砌块(既有语义层面的，也有物质层面的)—— 新的秩序正可借由这些砌块得以构建。值得注意的是，收藏家、拾荒者</w:t>
      </w:r>
      <w:r>
        <w:rPr>
          <w:rStyle w:val="23"/>
          <w:lang w:bidi="ar"/>
        </w:rPr>
        <w:t>[</w:t>
      </w:r>
      <w:r>
        <w:rPr>
          <w:rStyle w:val="23"/>
          <w:lang w:bidi="ar"/>
        </w:rPr>
        <w:endnoteReference w:id="35"/>
      </w:r>
      <w:r>
        <w:rPr>
          <w:rStyle w:val="23"/>
          <w:lang w:bidi="ar"/>
        </w:rPr>
        <w:t>]</w:t>
      </w:r>
      <w:r>
        <w:rPr>
          <w:lang w:bidi="ar"/>
        </w:rPr>
        <w:t>与侦探的身影穿梭于化石与废墟的领域；而妓女、赌徒与浪荡子的行动场域，则属于愿望意象，以及作为其幻境形态的拜物教。奥斯曼构建了新的幻境，格兰维尔则对其展开批判。傅立叶的幻想是愿望意象，是借由梦幻符号表达的未来期许；波德莱尔的意象则是废墟，是作为寓言呈现的失败之物。</w:t>
      </w:r>
    </w:p>
    <w:p w14:paraId="1187BC5C">
      <w:pPr>
        <w:spacing w:line="360" w:lineRule="auto"/>
        <w:ind w:firstLine="400" w:firstLineChars="200"/>
        <w:rPr>
          <w:rFonts w:cs="宋体"/>
          <w:lang w:bidi="ar"/>
        </w:rPr>
      </w:pPr>
      <w:r>
        <w:rPr>
          <w:lang w:bidi="ar"/>
        </w:rPr>
        <w:t xml:space="preserve">        </w:t>
      </w:r>
    </w:p>
    <w:p w14:paraId="5B6763A3">
      <w:pPr>
        <w:spacing w:before="240" w:line="360" w:lineRule="auto"/>
        <w:rPr>
          <w:bCs/>
          <w:sz w:val="28"/>
          <w:szCs w:val="28"/>
        </w:rPr>
      </w:pPr>
      <w:r>
        <w:rPr>
          <w:bCs/>
          <w:sz w:val="28"/>
          <w:szCs w:val="28"/>
          <w:lang w:bidi="ar"/>
        </w:rPr>
        <w:t>4</w:t>
      </w:r>
      <w:r>
        <w:rPr>
          <w:bCs/>
          <w:sz w:val="28"/>
          <w:szCs w:val="28"/>
          <w:lang w:bidi="ar"/>
        </w:rPr>
        <w:tab/>
      </w:r>
    </w:p>
    <w:p w14:paraId="2A5CE40C">
      <w:pPr>
        <w:spacing w:line="360" w:lineRule="auto"/>
        <w:ind w:firstLine="400" w:firstLineChars="200"/>
      </w:pPr>
      <w:r>
        <w:rPr>
          <w:rFonts w:hint="eastAsia" w:cs="宋体"/>
          <w:lang w:bidi="ar"/>
        </w:rPr>
        <w:t>正如读者可能已经猜到的，这种坐标图像构成了前四章中《拱廊计划》历史材料呈现的基础。作为一种启发式框架，采用它是因为它允许《拱廊街项目》中密集而多元的元素被连贯地处理，同时又不损害</w:t>
      </w:r>
      <w:r>
        <w:rPr>
          <w:lang w:bidi="ar"/>
        </w:rPr>
        <w:t xml:space="preserve"> </w:t>
      </w:r>
      <w:r>
        <w:rPr>
          <w:rFonts w:hint="eastAsia" w:cs="宋体"/>
          <w:lang w:bidi="ar"/>
        </w:rPr>
        <w:t>“非连续性”</w:t>
      </w:r>
      <w:r>
        <w:rPr>
          <w:lang w:bidi="ar"/>
        </w:rPr>
        <w:t xml:space="preserve"> </w:t>
      </w:r>
      <w:r>
        <w:rPr>
          <w:rFonts w:hint="eastAsia" w:cs="宋体"/>
          <w:lang w:bidi="ar"/>
        </w:rPr>
        <w:t>的对立极性</w:t>
      </w:r>
      <w:r>
        <w:rPr>
          <w:iCs/>
          <w:lang w:bidi="ar"/>
        </w:rPr>
        <w:t>(antithetical polarity)</w:t>
      </w:r>
      <w:r>
        <w:rPr>
          <w:rFonts w:hint="eastAsia" w:cs="宋体"/>
          <w:lang w:bidi="ar"/>
        </w:rPr>
        <w:t>。这些坐标在《拱廊计划》中实则无处可寻。这样的结构是虚拟的，而非明确的。然而，资料反复告诉我们，从早年开始，本雅明就习惯于将坐标作为一种思维方式。肖勒姆报告说，他通常把自己的新思想称为</w:t>
      </w:r>
      <w:r>
        <w:rPr>
          <w:lang w:bidi="ar"/>
        </w:rPr>
        <w:t xml:space="preserve"> </w:t>
      </w:r>
      <w:r>
        <w:rPr>
          <w:rFonts w:hint="eastAsia" w:cs="宋体"/>
          <w:lang w:bidi="ar"/>
        </w:rPr>
        <w:t>“坐标系统”</w:t>
      </w:r>
      <w:r>
        <w:rPr>
          <w:rStyle w:val="23"/>
          <w:rFonts w:cs="宋体"/>
          <w:lang w:bidi="ar"/>
        </w:rPr>
        <w:t>[</w:t>
      </w:r>
      <w:r>
        <w:rPr>
          <w:rStyle w:val="23"/>
          <w:rFonts w:cs="宋体"/>
          <w:lang w:bidi="ar"/>
        </w:rPr>
        <w:endnoteReference w:id="36"/>
      </w:r>
      <w:r>
        <w:rPr>
          <w:rStyle w:val="23"/>
          <w:rFonts w:cs="宋体"/>
          <w:lang w:bidi="ar"/>
        </w:rPr>
        <w:t>]</w:t>
      </w:r>
      <w:r>
        <w:rPr>
          <w:rFonts w:hint="eastAsia" w:cs="宋体"/>
          <w:lang w:bidi="ar"/>
        </w:rPr>
        <w:t>。《悲苦剧研究》</w:t>
      </w:r>
      <w:r>
        <w:rPr>
          <w:iCs/>
          <w:lang w:bidi="ar"/>
        </w:rPr>
        <w:t>(Trauerspiel)</w:t>
      </w:r>
      <w:r>
        <w:rPr>
          <w:rFonts w:hint="eastAsia" w:cs="宋体"/>
          <w:lang w:bidi="ar"/>
        </w:rPr>
        <w:t>将悲苦剧的概念描述为</w:t>
      </w:r>
      <w:r>
        <w:rPr>
          <w:lang w:bidi="ar"/>
        </w:rPr>
        <w:t xml:space="preserve"> </w:t>
      </w:r>
      <w:r>
        <w:rPr>
          <w:rFonts w:hint="eastAsia" w:cs="宋体"/>
          <w:lang w:bidi="ar"/>
        </w:rPr>
        <w:t>“自然与历史的独特交汇”，其</w:t>
      </w:r>
      <w:r>
        <w:rPr>
          <w:lang w:bidi="ar"/>
        </w:rPr>
        <w:t xml:space="preserve"> </w:t>
      </w:r>
      <w:r>
        <w:rPr>
          <w:rFonts w:hint="eastAsia" w:cs="宋体"/>
          <w:lang w:bidi="ar"/>
        </w:rPr>
        <w:t>“无差别点”</w:t>
      </w:r>
      <w:r>
        <w:rPr>
          <w:iCs/>
          <w:lang w:bidi="ar"/>
        </w:rPr>
        <w:t>(point of difference)</w:t>
      </w:r>
      <w:r>
        <w:rPr>
          <w:rFonts w:hint="eastAsia" w:cs="宋体"/>
          <w:lang w:bidi="ar"/>
        </w:rPr>
        <w:t>是</w:t>
      </w:r>
      <w:r>
        <w:rPr>
          <w:lang w:bidi="ar"/>
        </w:rPr>
        <w:t xml:space="preserve"> </w:t>
      </w:r>
      <w:r>
        <w:rPr>
          <w:rFonts w:hint="eastAsia" w:cs="宋体"/>
          <w:lang w:bidi="ar"/>
        </w:rPr>
        <w:t>“转瞬即逝”，并且它一般认为</w:t>
      </w:r>
      <w:r>
        <w:rPr>
          <w:lang w:bidi="ar"/>
        </w:rPr>
        <w:t xml:space="preserve"> </w:t>
      </w:r>
      <w:r>
        <w:rPr>
          <w:rFonts w:hint="eastAsia" w:cs="宋体"/>
          <w:lang w:bidi="ar"/>
        </w:rPr>
        <w:t>“观念”</w:t>
      </w:r>
      <w:r>
        <w:rPr>
          <w:lang w:bidi="ar"/>
        </w:rPr>
        <w:t xml:space="preserve"> </w:t>
      </w:r>
      <w:r>
        <w:rPr>
          <w:rFonts w:hint="eastAsia" w:cs="宋体"/>
          <w:lang w:bidi="ar"/>
        </w:rPr>
        <w:t>是从界定一个</w:t>
      </w:r>
      <w:r>
        <w:rPr>
          <w:lang w:bidi="ar"/>
        </w:rPr>
        <w:t xml:space="preserve"> </w:t>
      </w:r>
      <w:r>
        <w:rPr>
          <w:rFonts w:hint="eastAsia" w:cs="宋体"/>
          <w:lang w:bidi="ar"/>
        </w:rPr>
        <w:t>“概念场”</w:t>
      </w:r>
      <w:r>
        <w:rPr>
          <w:lang w:bidi="ar"/>
        </w:rPr>
        <w:t xml:space="preserve"> </w:t>
      </w:r>
      <w:r>
        <w:rPr>
          <w:rFonts w:hint="eastAsia" w:cs="宋体"/>
          <w:lang w:bidi="ar"/>
        </w:rPr>
        <w:t>的两极中发展出来的，在这个场域中元素可以被排序。但最早且最引人注目的坐标理论参考，出现在本雅明</w:t>
      </w:r>
      <w:r>
        <w:rPr>
          <w:lang w:bidi="ar"/>
        </w:rPr>
        <w:t xml:space="preserve"> 1919 </w:t>
      </w:r>
      <w:r>
        <w:rPr>
          <w:rFonts w:hint="eastAsia" w:cs="宋体"/>
          <w:lang w:bidi="ar"/>
        </w:rPr>
        <w:t>年的博士论文《德国浪漫主义中的艺术批评概念》中，该论文明确证明：即使这些秩序不是有意识的，也有理由将其视为存在。在回应浪漫主义者没有进行系统思考的批评时，本雅明写道，“可以毫无疑问地证明，他们的思维是由系统性倾向和联系所决定的”：</w:t>
      </w:r>
    </w:p>
    <w:p w14:paraId="01304A77">
      <w:pPr>
        <w:spacing w:line="360" w:lineRule="auto"/>
        <w:ind w:firstLine="400" w:firstLineChars="200"/>
        <w:rPr>
          <w:rFonts w:eastAsia="楷体"/>
        </w:rPr>
      </w:pPr>
      <w:r>
        <w:rPr>
          <w:rFonts w:hint="eastAsia" w:eastAsia="楷体" w:cs="宋体"/>
          <w:lang w:bidi="ar"/>
        </w:rPr>
        <w:t>……</w:t>
      </w:r>
      <w:r>
        <w:rPr>
          <w:rFonts w:eastAsia="楷体"/>
          <w:lang w:bidi="ar"/>
        </w:rPr>
        <w:t xml:space="preserve"> </w:t>
      </w:r>
      <w:r>
        <w:rPr>
          <w:rFonts w:hint="eastAsia" w:eastAsia="楷体" w:cs="宋体"/>
          <w:lang w:bidi="ar"/>
        </w:rPr>
        <w:t>或者，用最精确且无懈可击的方式来表达，</w:t>
      </w:r>
      <w:r>
        <w:rPr>
          <w:rFonts w:eastAsia="楷体"/>
          <w:lang w:bidi="ar"/>
        </w:rPr>
        <w:t>[</w:t>
      </w:r>
      <w:r>
        <w:rPr>
          <w:rFonts w:hint="eastAsia" w:eastAsia="楷体" w:cs="宋体"/>
          <w:lang w:bidi="ar"/>
        </w:rPr>
        <w:t>他们的思维</w:t>
      </w:r>
      <w:r>
        <w:rPr>
          <w:rFonts w:eastAsia="楷体"/>
          <w:lang w:bidi="ar"/>
        </w:rPr>
        <w:t>]</w:t>
      </w:r>
      <w:r>
        <w:rPr>
          <w:rFonts w:eastAsia="楷体"/>
          <w:iCs/>
          <w:lang w:bidi="ar"/>
        </w:rPr>
        <w:t xml:space="preserve"> </w:t>
      </w:r>
      <w:r>
        <w:rPr>
          <w:rFonts w:hint="eastAsia" w:eastAsia="楷体"/>
          <w:iCs/>
          <w:lang w:bidi="ar"/>
        </w:rPr>
        <w:t>[</w:t>
      </w:r>
      <w:r>
        <w:rPr>
          <w:rFonts w:eastAsia="楷体"/>
          <w:iCs/>
          <w:lang w:bidi="ar"/>
        </w:rPr>
        <w:t>their thinking]</w:t>
      </w:r>
      <w:r>
        <w:rPr>
          <w:rFonts w:hint="eastAsia" w:eastAsia="楷体" w:cs="宋体"/>
          <w:lang w:bidi="ar"/>
        </w:rPr>
        <w:t>使自身与系统性思维过程相关联，事实上，无论浪漫主义者自己是否完全提供了这个系统，其思维允许自身被纳入一个经过恰当选择的坐标系统。</w:t>
      </w:r>
      <w:r>
        <w:rPr>
          <w:rFonts w:eastAsia="楷体"/>
        </w:rPr>
        <w:t xml:space="preserve"> </w:t>
      </w:r>
      <w:r>
        <w:rPr>
          <w:rStyle w:val="23"/>
          <w:rFonts w:eastAsia="楷体"/>
        </w:rPr>
        <w:t>[</w:t>
      </w:r>
      <w:r>
        <w:rPr>
          <w:rStyle w:val="23"/>
          <w:rFonts w:eastAsia="楷体"/>
        </w:rPr>
        <w:endnoteReference w:id="37"/>
      </w:r>
      <w:r>
        <w:rPr>
          <w:rStyle w:val="23"/>
          <w:rFonts w:eastAsia="楷体"/>
        </w:rPr>
        <w:t>]</w:t>
      </w:r>
    </w:p>
    <w:p w14:paraId="61B5A2B5">
      <w:pPr>
        <w:spacing w:line="360" w:lineRule="auto"/>
        <w:ind w:firstLine="400" w:firstLineChars="200"/>
        <w:rPr>
          <w:rFonts w:cs="宋体"/>
          <w:lang w:bidi="ar"/>
        </w:rPr>
      </w:pPr>
      <w:r>
        <w:rPr>
          <w:rFonts w:hint="eastAsia" w:cs="宋体"/>
          <w:lang w:bidi="ar"/>
        </w:rPr>
        <w:t>诚然，在本雅明的已发表作品中，我们只有一个被明确阐述为坐标系统的</w:t>
      </w:r>
      <w:r>
        <w:rPr>
          <w:lang w:bidi="ar"/>
        </w:rPr>
        <w:t xml:space="preserve"> </w:t>
      </w:r>
      <w:r>
        <w:rPr>
          <w:rFonts w:hint="eastAsia" w:cs="宋体"/>
          <w:lang w:bidi="ar"/>
        </w:rPr>
        <w:t>“观念”</w:t>
      </w:r>
      <w:r>
        <w:rPr>
          <w:lang w:bidi="ar"/>
        </w:rPr>
        <w:t xml:space="preserve"> </w:t>
      </w:r>
      <w:r>
        <w:rPr>
          <w:rFonts w:hint="eastAsia" w:cs="宋体"/>
          <w:lang w:bidi="ar"/>
        </w:rPr>
        <w:t>例子，</w:t>
      </w:r>
      <w:r>
        <w:rPr>
          <w:rStyle w:val="23"/>
          <w:rFonts w:cs="宋体"/>
          <w:lang w:bidi="ar"/>
        </w:rPr>
        <w:t>[</w:t>
      </w:r>
      <w:r>
        <w:rPr>
          <w:rStyle w:val="23"/>
          <w:rFonts w:cs="宋体"/>
          <w:lang w:bidi="ar"/>
        </w:rPr>
        <w:endnoteReference w:id="38"/>
      </w:r>
      <w:r>
        <w:rPr>
          <w:rStyle w:val="23"/>
          <w:rFonts w:cs="宋体"/>
          <w:lang w:bidi="ar"/>
        </w:rPr>
        <w:t>]</w:t>
      </w:r>
      <w:r>
        <w:rPr>
          <w:rFonts w:hint="eastAsia" w:cs="宋体"/>
          <w:lang w:bidi="ar"/>
        </w:rPr>
        <w:t>而且它在当时是边缘的、不重要的。它可以在第二篇波德莱尔论文的笔记中找到。该笔记描述的不是整个论文的框架，而是单一主题</w:t>
      </w:r>
      <w:r>
        <w:rPr>
          <w:rFonts w:hint="eastAsia"/>
          <w:lang w:bidi="ar"/>
        </w:rPr>
        <w:t>。</w:t>
      </w:r>
      <w:r>
        <w:rPr>
          <w:rFonts w:hint="eastAsia" w:cs="宋体"/>
          <w:lang w:bidi="ar"/>
        </w:rPr>
        <w:t>“闲散”</w:t>
      </w:r>
      <w:r>
        <w:rPr>
          <w:iCs/>
          <w:lang w:bidi="ar"/>
        </w:rPr>
        <w:t xml:space="preserve">(idleness) </w:t>
      </w:r>
      <w:r>
        <w:rPr>
          <w:rFonts w:hint="eastAsia" w:cs="宋体"/>
          <w:lang w:bidi="ar"/>
        </w:rPr>
        <w:t>的概念定位，将其作为身体活动这一总体观念中的一个场域(图表</w:t>
      </w:r>
      <w:r>
        <w:rPr>
          <w:lang w:bidi="ar"/>
        </w:rPr>
        <w:t xml:space="preserve"> E</w:t>
      </w:r>
      <w:r>
        <w:rPr>
          <w:rFonts w:hint="eastAsia" w:cs="宋体"/>
          <w:lang w:bidi="ar"/>
        </w:rPr>
        <w:t>)。</w:t>
      </w:r>
      <w:r>
        <w:rPr>
          <w:rStyle w:val="23"/>
          <w:rFonts w:cs="宋体"/>
          <w:lang w:bidi="ar"/>
        </w:rPr>
        <w:t>[</w:t>
      </w:r>
      <w:r>
        <w:rPr>
          <w:rStyle w:val="23"/>
          <w:rFonts w:cs="宋体"/>
          <w:lang w:bidi="ar"/>
        </w:rPr>
        <w:endnoteReference w:id="39"/>
      </w:r>
      <w:r>
        <w:rPr>
          <w:rStyle w:val="23"/>
          <w:rFonts w:cs="宋体"/>
          <w:lang w:bidi="ar"/>
        </w:rPr>
        <w:t>]</w:t>
      </w:r>
    </w:p>
    <w:p w14:paraId="1A9EB3E3">
      <w:pPr>
        <w:spacing w:line="360" w:lineRule="auto"/>
        <w:ind w:firstLine="400" w:firstLineChars="200"/>
        <w:jc w:val="center"/>
        <w:rPr>
          <w:rFonts w:eastAsia="楷体" w:cs="宋体"/>
          <w:lang w:bidi="ar"/>
        </w:rPr>
      </w:pPr>
      <w:r>
        <w:rPr>
          <w:rFonts w:hint="eastAsia" w:eastAsia="楷体" w:cs="宋体"/>
          <w:lang w:bidi="ar"/>
        </w:rPr>
        <w:t>【图表E】</w:t>
      </w:r>
    </w:p>
    <w:p w14:paraId="710D6889">
      <w:pPr>
        <w:spacing w:before="240" w:line="360" w:lineRule="auto"/>
        <w:ind w:firstLine="400" w:firstLineChars="200"/>
        <w:jc w:val="center"/>
      </w:pPr>
      <w:r>
        <w:drawing>
          <wp:inline distT="0" distB="0" distL="0" distR="0">
            <wp:extent cx="3009900" cy="1767840"/>
            <wp:effectExtent l="0" t="0" r="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009900" cy="1767840"/>
                    </a:xfrm>
                    <a:prstGeom prst="rect">
                      <a:avLst/>
                    </a:prstGeom>
                    <a:noFill/>
                  </pic:spPr>
                </pic:pic>
              </a:graphicData>
            </a:graphic>
          </wp:inline>
        </w:drawing>
      </w:r>
    </w:p>
    <w:p w14:paraId="354CF359">
      <w:pPr>
        <w:spacing w:before="240" w:after="240" w:line="360" w:lineRule="auto"/>
        <w:ind w:firstLine="400" w:firstLineChars="200"/>
        <w:rPr>
          <w:rFonts w:cs="宋体"/>
          <w:lang w:bidi="ar"/>
        </w:rPr>
      </w:pPr>
      <w:r>
        <w:rPr>
          <w:rFonts w:hint="eastAsia" w:cs="宋体"/>
          <w:lang w:bidi="ar"/>
        </w:rPr>
        <w:t>同样需要承认的是，坐标既没有穷尽</w:t>
      </w:r>
      <w:r>
        <w:rPr>
          <w:lang w:bidi="ar"/>
        </w:rPr>
        <w:t xml:space="preserve"> </w:t>
      </w:r>
      <w:r>
        <w:rPr>
          <w:rFonts w:hint="eastAsia" w:cs="宋体"/>
          <w:lang w:bidi="ar"/>
        </w:rPr>
        <w:t>“</w:t>
      </w:r>
      <w:bookmarkStart w:id="1" w:name="OLE_LINK1"/>
      <w:r>
        <w:rPr>
          <w:rFonts w:hint="eastAsia" w:cs="宋体"/>
          <w:lang w:bidi="ar"/>
        </w:rPr>
        <w:t>辩证意象</w:t>
      </w:r>
      <w:bookmarkEnd w:id="1"/>
      <w:r>
        <w:rPr>
          <w:rFonts w:hint="eastAsia" w:cs="宋体"/>
          <w:lang w:bidi="ar"/>
        </w:rPr>
        <w:t>”</w:t>
      </w:r>
      <w:r>
        <w:rPr>
          <w:lang w:bidi="ar"/>
        </w:rPr>
        <w:t xml:space="preserve"> </w:t>
      </w:r>
      <w:r>
        <w:rPr>
          <w:rFonts w:hint="eastAsia" w:cs="宋体"/>
          <w:lang w:bidi="ar"/>
        </w:rPr>
        <w:t>的概念，也没有穷尽本雅明的视觉思维图式。</w:t>
      </w:r>
      <w:r>
        <w:rPr>
          <w:rStyle w:val="23"/>
          <w:rFonts w:cs="宋体"/>
          <w:highlight w:val="lightGray"/>
          <w:lang w:bidi="ar"/>
        </w:rPr>
        <w:t>[</w:t>
      </w:r>
      <w:r>
        <w:rPr>
          <w:rStyle w:val="23"/>
          <w:rFonts w:cs="宋体"/>
          <w:highlight w:val="lightGray"/>
          <w:lang w:bidi="ar"/>
        </w:rPr>
        <w:endnoteReference w:id="40"/>
      </w:r>
      <w:r>
        <w:rPr>
          <w:rStyle w:val="23"/>
          <w:rFonts w:cs="宋体"/>
          <w:highlight w:val="lightGray"/>
          <w:lang w:bidi="ar"/>
        </w:rPr>
        <w:t>]</w:t>
      </w:r>
      <w:r>
        <w:rPr>
          <w:rFonts w:hint="eastAsia" w:cs="宋体"/>
          <w:highlight w:val="lightGray"/>
          <w:lang w:bidi="ar"/>
        </w:rPr>
        <w:t>对于图表</w:t>
      </w:r>
      <w:r>
        <w:rPr>
          <w:rFonts w:cs="宋体"/>
          <w:highlight w:val="lightGray"/>
          <w:lang w:bidi="ar"/>
        </w:rPr>
        <w:t>D所展示的那套坐标系统，我们没有理由对它提出比最初促使其构建的启发性价值更多的要求</w:t>
      </w:r>
      <w:r>
        <w:rPr>
          <w:rFonts w:hint="eastAsia" w:cs="宋体"/>
          <w:highlight w:val="lightGray"/>
          <w:lang w:bidi="ar"/>
        </w:rPr>
        <w:t>，</w:t>
      </w:r>
      <w:r>
        <w:rPr>
          <w:rFonts w:hint="eastAsia" w:cs="宋体"/>
          <w:lang w:bidi="ar"/>
        </w:rPr>
        <w:t>这套系统的意义在于，它把</w:t>
      </w:r>
      <w:r>
        <w:rPr>
          <w:rFonts w:cs="宋体"/>
          <w:lang w:bidi="ar"/>
        </w:rPr>
        <w:t>1927年至1940年间本雅明为《拱廊工程》搜集的全部材料，在一次感知抓取中呈现出连贯的整体</w:t>
      </w:r>
      <w:r>
        <w:rPr>
          <w:rFonts w:hint="eastAsia" w:cs="宋体"/>
          <w:lang w:bidi="ar"/>
        </w:rPr>
        <w:t>——</w:t>
      </w:r>
      <w:r>
        <w:rPr>
          <w:lang w:bidi="ar"/>
        </w:rPr>
        <w:t xml:space="preserve"> </w:t>
      </w:r>
      <w:r>
        <w:rPr>
          <w:rFonts w:hint="eastAsia" w:cs="宋体"/>
          <w:lang w:bidi="ar"/>
        </w:rPr>
        <w:t>并且即使本雅明没有明确陈述，他自己也鼓励发现这种</w:t>
      </w:r>
      <w:r>
        <w:rPr>
          <w:lang w:bidi="ar"/>
        </w:rPr>
        <w:t xml:space="preserve"> </w:t>
      </w:r>
      <w:r>
        <w:rPr>
          <w:rFonts w:hint="eastAsia" w:cs="宋体"/>
          <w:lang w:bidi="ar"/>
        </w:rPr>
        <w:t>“系统性倾向”，——</w:t>
      </w:r>
      <w:r>
        <w:rPr>
          <w:lang w:bidi="ar"/>
        </w:rPr>
        <w:t xml:space="preserve"> </w:t>
      </w:r>
      <w:r>
        <w:rPr>
          <w:rFonts w:hint="eastAsia" w:cs="宋体"/>
          <w:lang w:bidi="ar"/>
        </w:rPr>
        <w:t>至少，</w:t>
      </w:r>
      <w:r>
        <w:rPr>
          <w:rFonts w:hint="eastAsia" w:cs="宋体"/>
          <w:highlight w:val="lightGray"/>
          <w:lang w:bidi="ar"/>
        </w:rPr>
        <w:t>当这位作者</w:t>
      </w:r>
      <w:r>
        <w:rPr>
          <w:rFonts w:hint="eastAsia" w:cs="宋体"/>
          <w:lang w:bidi="ar"/>
        </w:rPr>
        <w:t>将其作为概念框架采用时，她是这样认为的。正因如此，当我以此作为概念框架时，才惊喜地发现在埃斯帕涅和维尔纳等人原本搜寻之处，</w:t>
      </w:r>
      <w:r>
        <w:rPr>
          <w:rStyle w:val="23"/>
          <w:rFonts w:cs="宋体"/>
          <w:lang w:bidi="ar"/>
        </w:rPr>
        <w:t>[</w:t>
      </w:r>
      <w:r>
        <w:rPr>
          <w:rStyle w:val="23"/>
          <w:rFonts w:cs="宋体"/>
          <w:lang w:bidi="ar"/>
        </w:rPr>
        <w:endnoteReference w:id="41"/>
      </w:r>
      <w:r>
        <w:rPr>
          <w:rStyle w:val="23"/>
          <w:rFonts w:cs="宋体"/>
          <w:lang w:bidi="ar"/>
        </w:rPr>
        <w:t>]</w:t>
      </w:r>
      <w:r>
        <w:rPr>
          <w:rFonts w:hint="eastAsia" w:cs="宋体"/>
          <w:lang w:bidi="ar"/>
        </w:rPr>
        <w:t>竟出现了一种隐晦却又明确的印证，证实了先前凭直觉所判断的准确性。本雅明收藏于巴泰耶档案馆的巴黎手稿里，还附有一条对于波德莱尔论文的批注(见图表</w:t>
      </w:r>
      <w:r>
        <w:rPr>
          <w:rFonts w:cs="宋体"/>
          <w:lang w:bidi="ar"/>
        </w:rPr>
        <w:t>F)</w:t>
      </w:r>
      <w:r>
        <w:rPr>
          <w:rFonts w:hint="eastAsia" w:cs="宋体"/>
          <w:lang w:bidi="ar"/>
        </w:rPr>
        <w:t>——</w:t>
      </w:r>
      <w:r>
        <w:rPr>
          <w:lang w:bidi="ar"/>
        </w:rPr>
        <w:t xml:space="preserve"> </w:t>
      </w:r>
      <w:r>
        <w:rPr>
          <w:rFonts w:hint="eastAsia" w:cs="宋体"/>
          <w:lang w:bidi="ar"/>
        </w:rPr>
        <w:t>请记住，这是《拱廊街项目》的</w:t>
      </w:r>
      <w:r>
        <w:rPr>
          <w:lang w:bidi="ar"/>
        </w:rPr>
        <w:t xml:space="preserve"> </w:t>
      </w:r>
      <w:r>
        <w:rPr>
          <w:rFonts w:hint="eastAsia" w:cs="宋体"/>
          <w:lang w:bidi="ar"/>
        </w:rPr>
        <w:t>“缩影”——</w:t>
      </w:r>
      <w:r>
        <w:rPr>
          <w:lang w:bidi="ar"/>
        </w:rPr>
        <w:t xml:space="preserve"> </w:t>
      </w:r>
      <w:r>
        <w:rPr>
          <w:rFonts w:hint="eastAsia" w:cs="宋体"/>
          <w:lang w:bidi="ar"/>
        </w:rPr>
        <w:t>其中包含以下文字描述：“坐标的图式在最佳情况下有</w:t>
      </w:r>
      <w:r>
        <w:rPr>
          <w:lang w:bidi="ar"/>
        </w:rPr>
        <w:t xml:space="preserve"> 11 </w:t>
      </w:r>
      <w:r>
        <w:rPr>
          <w:rFonts w:hint="eastAsia" w:cs="宋体"/>
          <w:lang w:bidi="ar"/>
        </w:rPr>
        <w:t>个概念：</w:t>
      </w:r>
      <w:r>
        <w:rPr>
          <w:lang w:bidi="ar"/>
        </w:rPr>
        <w:t xml:space="preserve">4 </w:t>
      </w:r>
      <w:r>
        <w:rPr>
          <w:rFonts w:hint="eastAsia" w:cs="宋体"/>
          <w:lang w:bidi="ar"/>
        </w:rPr>
        <w:t>个用于轴的端点，</w:t>
      </w:r>
      <w:r>
        <w:rPr>
          <w:lang w:bidi="ar"/>
        </w:rPr>
        <w:t xml:space="preserve">4 </w:t>
      </w:r>
      <w:r>
        <w:rPr>
          <w:rFonts w:hint="eastAsia" w:cs="宋体"/>
          <w:lang w:bidi="ar"/>
        </w:rPr>
        <w:t>个用于场域，</w:t>
      </w:r>
      <w:r>
        <w:rPr>
          <w:lang w:bidi="ar"/>
        </w:rPr>
        <w:t xml:space="preserve">2 </w:t>
      </w:r>
      <w:r>
        <w:rPr>
          <w:rFonts w:hint="eastAsia" w:cs="宋体"/>
          <w:lang w:bidi="ar"/>
        </w:rPr>
        <w:t>个用于轴线，</w:t>
      </w:r>
      <w:r>
        <w:rPr>
          <w:lang w:bidi="ar"/>
        </w:rPr>
        <w:t xml:space="preserve">1 </w:t>
      </w:r>
      <w:r>
        <w:rPr>
          <w:rFonts w:hint="eastAsia" w:cs="宋体"/>
          <w:lang w:bidi="ar"/>
        </w:rPr>
        <w:t>个用于交点。”</w:t>
      </w:r>
      <w:r>
        <w:rPr>
          <w:rStyle w:val="23"/>
          <w:lang w:bidi="ar"/>
        </w:rPr>
        <w:t>[</w:t>
      </w:r>
      <w:r>
        <w:rPr>
          <w:rStyle w:val="23"/>
          <w:lang w:bidi="ar"/>
        </w:rPr>
        <w:endnoteReference w:id="42"/>
      </w:r>
      <w:r>
        <w:rPr>
          <w:rStyle w:val="23"/>
          <w:lang w:bidi="ar"/>
        </w:rPr>
        <w:t>]</w:t>
      </w:r>
      <w:r>
        <w:rPr>
          <w:lang w:bidi="ar"/>
        </w:rPr>
        <w:t xml:space="preserve"> </w:t>
      </w:r>
      <w:r>
        <w:rPr>
          <w:rFonts w:hint="eastAsia" w:cs="宋体"/>
          <w:lang w:bidi="ar"/>
        </w:rPr>
        <w:t>更重要的是，对于该书</w:t>
      </w:r>
      <w:r>
        <w:rPr>
          <w:lang w:bidi="ar"/>
        </w:rPr>
        <w:t xml:space="preserve"> </w:t>
      </w:r>
      <w:r>
        <w:rPr>
          <w:rFonts w:hint="eastAsia" w:cs="宋体"/>
          <w:lang w:bidi="ar"/>
        </w:rPr>
        <w:t>“第三部分”</w:t>
      </w:r>
      <w:r>
        <w:rPr>
          <w:lang w:bidi="ar"/>
        </w:rPr>
        <w:t xml:space="preserve"> </w:t>
      </w:r>
      <w:r>
        <w:rPr>
          <w:rFonts w:hint="eastAsia" w:cs="宋体"/>
          <w:lang w:bidi="ar"/>
        </w:rPr>
        <w:t>的</w:t>
      </w:r>
      <w:r>
        <w:rPr>
          <w:lang w:bidi="ar"/>
        </w:rPr>
        <w:t xml:space="preserve"> </w:t>
      </w:r>
      <w:r>
        <w:rPr>
          <w:rFonts w:hint="eastAsia" w:cs="宋体"/>
          <w:lang w:bidi="ar"/>
        </w:rPr>
        <w:t>“图式”(请回忆，其旨在证明与拱廊街计划的思想</w:t>
      </w:r>
      <w:r>
        <w:rPr>
          <w:lang w:bidi="ar"/>
        </w:rPr>
        <w:t xml:space="preserve"> </w:t>
      </w:r>
      <w:r>
        <w:rPr>
          <w:rFonts w:hint="eastAsia" w:cs="宋体"/>
          <w:lang w:bidi="ar"/>
        </w:rPr>
        <w:t>“显著趋同”)，在</w:t>
      </w:r>
      <w:r>
        <w:rPr>
          <w:lang w:bidi="ar"/>
        </w:rPr>
        <w:t xml:space="preserve"> </w:t>
      </w:r>
      <w:r>
        <w:rPr>
          <w:rFonts w:hint="eastAsia" w:cs="宋体"/>
          <w:lang w:bidi="ar"/>
        </w:rPr>
        <w:t>“交叉轴线的中间”</w:t>
      </w:r>
      <w:r>
        <w:rPr>
          <w:lang w:bidi="ar"/>
        </w:rPr>
        <w:t xml:space="preserve"> </w:t>
      </w:r>
      <w:r>
        <w:rPr>
          <w:rFonts w:hint="eastAsia" w:cs="宋体"/>
          <w:lang w:bidi="ar"/>
        </w:rPr>
        <w:t>应放置自</w:t>
      </w:r>
      <w:r>
        <w:rPr>
          <w:lang w:bidi="ar"/>
        </w:rPr>
        <w:t xml:space="preserve"> 1934 </w:t>
      </w:r>
      <w:r>
        <w:rPr>
          <w:rFonts w:hint="eastAsia" w:cs="宋体"/>
          <w:lang w:bidi="ar"/>
        </w:rPr>
        <w:t>年以来一直位于《拱廊街项目》</w:t>
      </w:r>
      <w:r>
        <w:rPr>
          <w:lang w:bidi="ar"/>
        </w:rPr>
        <w:t xml:space="preserve"> </w:t>
      </w:r>
      <w:r>
        <w:rPr>
          <w:rFonts w:hint="eastAsia" w:cs="宋体"/>
          <w:lang w:bidi="ar"/>
        </w:rPr>
        <w:t>“中点”</w:t>
      </w:r>
      <w:r>
        <w:rPr>
          <w:lang w:bidi="ar"/>
        </w:rPr>
        <w:t xml:space="preserve"> </w:t>
      </w:r>
      <w:r>
        <w:rPr>
          <w:rFonts w:hint="eastAsia" w:cs="宋体"/>
          <w:lang w:bidi="ar"/>
        </w:rPr>
        <w:t>的形象：“商品”。</w:t>
      </w:r>
    </w:p>
    <w:p w14:paraId="77912553">
      <w:pPr>
        <w:spacing w:before="4080" w:after="240" w:line="360" w:lineRule="auto"/>
        <w:jc w:val="center"/>
        <w:rPr>
          <w:rFonts w:eastAsia="楷体"/>
        </w:rPr>
      </w:pPr>
    </w:p>
    <w:p w14:paraId="6E479383">
      <w:pPr>
        <w:spacing w:before="4080" w:after="240" w:line="360" w:lineRule="auto"/>
        <w:jc w:val="center"/>
        <w:rPr>
          <w:rFonts w:eastAsia="楷体"/>
        </w:rPr>
      </w:pPr>
      <w:r>
        <w:rPr>
          <w:rFonts w:hint="eastAsia" w:eastAsia="楷体"/>
        </w:rPr>
        <w:t>【图表F】</w:t>
      </w:r>
    </w:p>
    <w:p w14:paraId="0E537937">
      <w:pPr>
        <w:spacing w:before="240" w:line="360" w:lineRule="auto"/>
        <w:ind w:firstLine="400" w:firstLineChars="200"/>
        <w:jc w:val="center"/>
      </w:pPr>
      <w:r>
        <w:drawing>
          <wp:inline distT="0" distB="0" distL="0" distR="0">
            <wp:extent cx="3657600" cy="3977640"/>
            <wp:effectExtent l="0" t="0" r="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3657917" cy="3977985"/>
                    </a:xfrm>
                    <a:prstGeom prst="rect">
                      <a:avLst/>
                    </a:prstGeom>
                  </pic:spPr>
                </pic:pic>
              </a:graphicData>
            </a:graphic>
          </wp:inline>
        </w:drawing>
      </w:r>
    </w:p>
    <w:p w14:paraId="547EEBC4">
      <w:pPr>
        <w:spacing w:before="240" w:line="360" w:lineRule="auto"/>
        <w:rPr>
          <w:bCs/>
          <w:sz w:val="28"/>
          <w:szCs w:val="28"/>
        </w:rPr>
      </w:pPr>
      <w:r>
        <w:rPr>
          <w:bCs/>
          <w:sz w:val="28"/>
          <w:szCs w:val="28"/>
          <w:lang w:bidi="ar"/>
        </w:rPr>
        <w:t>5</w:t>
      </w:r>
    </w:p>
    <w:p w14:paraId="05A7DFE5">
      <w:pPr>
        <w:spacing w:line="360" w:lineRule="auto"/>
        <w:ind w:firstLine="400" w:firstLineChars="200"/>
        <w:rPr>
          <w:rFonts w:cs="宋体"/>
          <w:lang w:bidi="ar"/>
        </w:rPr>
      </w:pPr>
      <w:r>
        <w:rPr>
          <w:rFonts w:hint="eastAsia" w:cs="宋体"/>
          <w:lang w:bidi="ar"/>
        </w:rPr>
        <w:t>然而，除非我们考虑《拱廊计划》的第二个时间层面：本雅明自己的历史时代，否则这种概念绘图并不是真正有意义的。整个《拱廊计划》的复杂结构必须放在连接</w:t>
      </w:r>
      <w:r>
        <w:rPr>
          <w:lang w:bidi="ar"/>
        </w:rPr>
        <w:t xml:space="preserve"> 19 </w:t>
      </w:r>
      <w:r>
        <w:rPr>
          <w:rFonts w:hint="eastAsia" w:cs="宋体"/>
          <w:lang w:bidi="ar"/>
        </w:rPr>
        <w:t>世纪和本雅明</w:t>
      </w:r>
      <w:r>
        <w:rPr>
          <w:lang w:bidi="ar"/>
        </w:rPr>
        <w:t xml:space="preserve"> </w:t>
      </w:r>
      <w:r>
        <w:rPr>
          <w:rFonts w:hint="eastAsia" w:cs="宋体"/>
          <w:lang w:bidi="ar"/>
        </w:rPr>
        <w:t>“现在”</w:t>
      </w:r>
      <w:r>
        <w:rPr>
          <w:lang w:bidi="ar"/>
        </w:rPr>
        <w:t xml:space="preserve"> </w:t>
      </w:r>
      <w:r>
        <w:rPr>
          <w:rFonts w:hint="eastAsia" w:cs="宋体"/>
          <w:lang w:bidi="ar"/>
        </w:rPr>
        <w:t>的时间轴内来看，这个维度通过将象征性的表现转化为历史哲学，将历史形象转化为政治教育，为辩证意象提供了它们的爆炸性电荷。重建这个历史轴线是接下来三章的重点。</w:t>
      </w:r>
    </w:p>
    <w:p w14:paraId="775D240F">
      <w:pPr>
        <w:spacing w:line="360" w:lineRule="auto"/>
        <w:ind w:firstLine="400" w:firstLineChars="200"/>
        <w:rPr>
          <w:rFonts w:cs="宋体"/>
          <w:lang w:bidi="ar"/>
        </w:rPr>
      </w:pPr>
    </w:p>
    <w:p w14:paraId="162F5097">
      <w:pPr>
        <w:spacing w:line="360" w:lineRule="auto"/>
        <w:rPr>
          <w:rFonts w:hint="eastAsia" w:ascii="Calibri" w:hAnsi="Calibri" w:cs="宋体"/>
          <w:lang w:bidi="ar"/>
        </w:rPr>
        <w:sectPr>
          <w:endnotePr>
            <w:numFmt w:val="decimal"/>
            <w:numRestart w:val="eachSect"/>
          </w:endnotePr>
          <w:type w:val="continuous"/>
          <w:pgSz w:w="11906" w:h="16838"/>
          <w:pgMar w:top="1440" w:right="1800" w:bottom="1440" w:left="1800" w:header="851" w:footer="992" w:gutter="0"/>
          <w:cols w:space="425" w:num="1"/>
          <w:docGrid w:type="lines" w:linePitch="312" w:charSpace="0"/>
        </w:sectPr>
      </w:pPr>
    </w:p>
    <w:p w14:paraId="3929C6F0">
      <w:pPr>
        <w:pBdr>
          <w:bottom w:val="single" w:color="auto" w:sz="6" w:space="1"/>
        </w:pBdr>
        <w:rPr>
          <w:rFonts w:ascii="宋体" w:hAnsi="宋体" w:cs="宋体"/>
          <w:b/>
          <w:bCs/>
          <w:sz w:val="32"/>
          <w:szCs w:val="32"/>
        </w:rPr>
      </w:pPr>
      <w:r>
        <w:rPr>
          <w:rFonts w:hint="eastAsia" w:ascii="宋体" w:hAnsi="宋体" w:cs="宋体"/>
          <w:b/>
          <w:bCs/>
          <w:sz w:val="32"/>
          <w:szCs w:val="32"/>
        </w:rPr>
        <w:t>7. 它是哲学吗？</w:t>
      </w:r>
    </w:p>
    <w:p w14:paraId="1630AD59">
      <w:pPr>
        <w:spacing w:line="360" w:lineRule="auto"/>
        <w:rPr>
          <w:ins w:id="0" w:author="轮回" w:date="2025-07-20T20:11:00Z"/>
          <w:b/>
          <w:bCs/>
          <w:sz w:val="32"/>
          <w:szCs w:val="36"/>
        </w:rPr>
      </w:pPr>
      <w:r>
        <w:rPr>
          <w:b/>
          <w:bCs/>
          <w:sz w:val="32"/>
          <w:szCs w:val="36"/>
        </w:rPr>
        <w:t>Is This Phlosophy?</w:t>
      </w:r>
    </w:p>
    <w:p w14:paraId="17095E34">
      <w:pPr>
        <w:spacing w:before="2808" w:beforeLines="900"/>
        <w:rPr>
          <w:b/>
          <w:bCs/>
          <w:sz w:val="28"/>
          <w:szCs w:val="28"/>
          <w:lang w:bidi="ar"/>
        </w:rPr>
      </w:pPr>
      <w:r>
        <w:rPr>
          <w:b/>
          <w:bCs/>
          <w:sz w:val="28"/>
          <w:szCs w:val="28"/>
          <w:lang w:bidi="ar"/>
        </w:rPr>
        <w:t>1</w:t>
      </w:r>
    </w:p>
    <w:p w14:paraId="3036D3BC">
      <w:pPr>
        <w:spacing w:line="360" w:lineRule="auto"/>
        <w:ind w:firstLine="420" w:firstLineChars="200"/>
        <w:rPr>
          <w:rFonts w:hint="eastAsia"/>
          <w:sz w:val="21"/>
          <w:szCs w:val="21"/>
        </w:rPr>
      </w:pPr>
      <w:r>
        <w:rPr>
          <w:rFonts w:hint="eastAsia"/>
          <w:sz w:val="21"/>
          <w:szCs w:val="21"/>
          <w:lang w:bidi="ar"/>
        </w:rPr>
        <w:t>本书的写作过程就像是一步一步向上攀登，每当偶然提供一个狭窄的立足点，就向上爬，而且就像一个攀登危险高处的人一样，它从不允许自己停下来四处张望，唯恐头晕目眩(但也因此能够将那最终展开的全景的全部力量留到最后)。</w:t>
      </w:r>
      <w:r>
        <w:rPr>
          <w:sz w:val="21"/>
          <w:szCs w:val="21"/>
          <w:vertAlign w:val="superscript"/>
          <w:lang w:bidi="ar"/>
        </w:rPr>
        <w:t>[</w:t>
      </w:r>
      <w:r>
        <w:rPr>
          <w:sz w:val="21"/>
          <w:szCs w:val="21"/>
          <w:vertAlign w:val="superscript"/>
          <w:lang w:bidi="ar"/>
        </w:rPr>
        <w:endnoteReference w:id="43"/>
      </w:r>
      <w:r>
        <w:rPr>
          <w:sz w:val="21"/>
          <w:szCs w:val="21"/>
          <w:vertAlign w:val="superscript"/>
          <w:lang w:bidi="ar"/>
        </w:rPr>
        <w:t>]</w:t>
      </w:r>
    </w:p>
    <w:p w14:paraId="3E40DFC6">
      <w:pPr>
        <w:spacing w:line="360" w:lineRule="auto"/>
        <w:ind w:firstLine="420"/>
        <w:rPr>
          <w:rFonts w:hint="eastAsia"/>
          <w:sz w:val="21"/>
          <w:szCs w:val="21"/>
        </w:rPr>
      </w:pPr>
      <w:r>
        <w:rPr>
          <w:sz w:val="21"/>
          <w:szCs w:val="21"/>
          <w:lang w:bidi="ar"/>
        </w:rPr>
        <w:t>1935</w:t>
      </w:r>
      <w:r>
        <w:rPr>
          <w:rFonts w:hint="eastAsia"/>
          <w:sz w:val="21"/>
          <w:szCs w:val="21"/>
          <w:lang w:bidi="ar"/>
        </w:rPr>
        <w:t>年，阿多诺写信给本雅明，希望他将《拱廊计划》视为</w:t>
      </w:r>
      <w:r>
        <w:rPr>
          <w:sz w:val="21"/>
          <w:szCs w:val="21"/>
          <w:lang w:bidi="ar"/>
        </w:rPr>
        <w:t>“</w:t>
      </w:r>
      <w:r>
        <w:rPr>
          <w:rFonts w:hint="eastAsia"/>
          <w:sz w:val="21"/>
          <w:szCs w:val="21"/>
          <w:lang w:bidi="ar"/>
        </w:rPr>
        <w:t>不是一项历史社会学的研究</w:t>
      </w:r>
      <w:r>
        <w:rPr>
          <w:sz w:val="21"/>
          <w:szCs w:val="21"/>
          <w:lang w:bidi="ar"/>
        </w:rPr>
        <w:t>”</w:t>
      </w:r>
      <w:r>
        <w:rPr>
          <w:rFonts w:hint="eastAsia"/>
          <w:sz w:val="21"/>
          <w:szCs w:val="21"/>
          <w:lang w:bidi="ar"/>
        </w:rPr>
        <w:t>，而是</w:t>
      </w:r>
      <w:r>
        <w:rPr>
          <w:sz w:val="21"/>
          <w:szCs w:val="21"/>
          <w:lang w:bidi="ar"/>
        </w:rPr>
        <w:t>“</w:t>
      </w:r>
      <w:r>
        <w:rPr>
          <w:rFonts w:hint="eastAsia"/>
          <w:sz w:val="21"/>
          <w:szCs w:val="21"/>
          <w:lang w:bidi="ar"/>
        </w:rPr>
        <w:t>你的第一哲学(</w:t>
      </w:r>
      <w:r>
        <w:rPr>
          <w:sz w:val="21"/>
          <w:szCs w:val="21"/>
          <w:lang w:bidi="ar"/>
        </w:rPr>
        <w:t>prima philosophia</w:t>
      </w:r>
      <w:r>
        <w:rPr>
          <w:rFonts w:hint="eastAsia"/>
          <w:sz w:val="21"/>
          <w:szCs w:val="21"/>
          <w:lang w:bidi="ar"/>
        </w:rPr>
        <w:t>)</w:t>
      </w:r>
      <w:r>
        <w:rPr>
          <w:sz w:val="21"/>
          <w:szCs w:val="21"/>
          <w:lang w:bidi="ar"/>
        </w:rPr>
        <w:t>”</w:t>
      </w:r>
      <w:r>
        <w:rPr>
          <w:rFonts w:hint="eastAsia"/>
          <w:sz w:val="21"/>
          <w:szCs w:val="21"/>
          <w:lang w:bidi="ar"/>
        </w:rPr>
        <w:t>：</w:t>
      </w:r>
    </w:p>
    <w:p w14:paraId="5629808B">
      <w:pPr>
        <w:spacing w:line="360" w:lineRule="auto"/>
        <w:ind w:firstLine="420"/>
        <w:rPr>
          <w:rFonts w:hint="eastAsia"/>
          <w:szCs w:val="20"/>
        </w:rPr>
      </w:pPr>
      <w:r>
        <w:rPr>
          <w:rFonts w:hint="eastAsia" w:eastAsia="楷体"/>
          <w:szCs w:val="20"/>
          <w:lang w:bidi="ar"/>
        </w:rPr>
        <w:t>我认为《拱廊计划》不仅是你哲学的核心，更是决定今日哲学的表达能够抵达何处的标准；它应当是你的代表作</w:t>
      </w:r>
      <w:r>
        <w:rPr>
          <w:rFonts w:eastAsia="楷体"/>
          <w:szCs w:val="20"/>
          <w:lang w:bidi="ar"/>
        </w:rPr>
        <w:t>(chef d'œuvre)</w:t>
      </w:r>
      <w:r>
        <w:rPr>
          <w:rFonts w:hint="eastAsia" w:eastAsia="楷体"/>
          <w:szCs w:val="20"/>
          <w:lang w:bidi="ar"/>
        </w:rPr>
        <w:t>，并且其在各方面应都具有决定性，除此之外别无其他</w:t>
      </w:r>
      <w:r>
        <w:rPr>
          <w:rFonts w:eastAsia="楷体"/>
          <w:szCs w:val="20"/>
          <w:lang w:bidi="ar"/>
        </w:rPr>
        <w:t>——</w:t>
      </w:r>
      <w:r>
        <w:rPr>
          <w:rFonts w:hint="eastAsia" w:eastAsia="楷体"/>
          <w:szCs w:val="20"/>
          <w:lang w:bidi="ar"/>
        </w:rPr>
        <w:t>包括就你个人而言，换而言之，以成功与否为标准</w:t>
      </w:r>
      <w:r>
        <w:rPr>
          <w:rFonts w:eastAsia="楷体"/>
          <w:szCs w:val="20"/>
          <w:lang w:bidi="ar"/>
        </w:rPr>
        <w:t>——</w:t>
      </w:r>
      <w:r>
        <w:rPr>
          <w:rFonts w:hint="eastAsia" w:eastAsia="楷体"/>
          <w:szCs w:val="20"/>
          <w:lang w:bidi="ar"/>
        </w:rPr>
        <w:t>任何对这部作品内在迹象的削弱，任何以牺牲你自身范型为代价的让步，我都会视其为灾难性且绝不可容忍之物。</w:t>
      </w:r>
      <w:r>
        <w:rPr>
          <w:szCs w:val="20"/>
          <w:vertAlign w:val="superscript"/>
          <w:lang w:bidi="ar"/>
        </w:rPr>
        <w:t>[</w:t>
      </w:r>
      <w:r>
        <w:rPr>
          <w:szCs w:val="20"/>
          <w:vertAlign w:val="superscript"/>
          <w:lang w:bidi="ar"/>
        </w:rPr>
        <w:endnoteReference w:id="44"/>
      </w:r>
      <w:r>
        <w:rPr>
          <w:szCs w:val="20"/>
          <w:vertAlign w:val="superscript"/>
          <w:lang w:bidi="ar"/>
        </w:rPr>
        <w:t>]</w:t>
      </w:r>
    </w:p>
    <w:p w14:paraId="7F3C7296">
      <w:pPr>
        <w:spacing w:line="360" w:lineRule="auto"/>
        <w:ind w:firstLine="420"/>
        <w:rPr>
          <w:sz w:val="21"/>
          <w:szCs w:val="21"/>
        </w:rPr>
      </w:pPr>
      <w:r>
        <w:rPr>
          <w:rFonts w:hint="eastAsia"/>
          <w:sz w:val="21"/>
          <w:szCs w:val="21"/>
          <w:lang w:bidi="ar"/>
        </w:rPr>
        <w:t>除去需要避免布莱希特的影响，</w:t>
      </w:r>
      <w:r>
        <w:rPr>
          <w:sz w:val="21"/>
          <w:szCs w:val="21"/>
          <w:vertAlign w:val="superscript"/>
          <w:lang w:bidi="ar"/>
        </w:rPr>
        <w:t>[</w:t>
      </w:r>
      <w:r>
        <w:rPr>
          <w:sz w:val="21"/>
          <w:szCs w:val="21"/>
          <w:vertAlign w:val="superscript"/>
          <w:lang w:bidi="ar"/>
        </w:rPr>
        <w:endnoteReference w:id="45"/>
      </w:r>
      <w:r>
        <w:rPr>
          <w:sz w:val="21"/>
          <w:szCs w:val="21"/>
          <w:vertAlign w:val="superscript"/>
          <w:lang w:bidi="ar"/>
        </w:rPr>
        <w:t>]</w:t>
      </w:r>
      <w:r>
        <w:rPr>
          <w:rFonts w:hint="eastAsia"/>
          <w:sz w:val="21"/>
          <w:szCs w:val="21"/>
        </w:rPr>
        <w:t>阿多诺还指出，向法兰克福社会研究所(</w:t>
      </w:r>
      <w:r>
        <w:rPr>
          <w:sz w:val="21"/>
          <w:szCs w:val="21"/>
        </w:rPr>
        <w:t>Institut für Sozialforschung</w:t>
      </w:r>
      <w:r>
        <w:rPr>
          <w:rFonts w:hint="eastAsia"/>
          <w:sz w:val="21"/>
          <w:szCs w:val="21"/>
        </w:rPr>
        <w:t>)作出的理论性</w:t>
      </w:r>
      <w:r>
        <w:rPr>
          <w:sz w:val="21"/>
          <w:szCs w:val="21"/>
        </w:rPr>
        <w:t>“</w:t>
      </w:r>
      <w:r>
        <w:rPr>
          <w:rFonts w:hint="eastAsia"/>
          <w:sz w:val="21"/>
          <w:szCs w:val="21"/>
        </w:rPr>
        <w:t>让步</w:t>
      </w:r>
      <w:r>
        <w:rPr>
          <w:sz w:val="21"/>
          <w:szCs w:val="21"/>
        </w:rPr>
        <w:t>”</w:t>
      </w:r>
      <w:r>
        <w:rPr>
          <w:rFonts w:hint="eastAsia"/>
          <w:sz w:val="21"/>
          <w:szCs w:val="21"/>
        </w:rPr>
        <w:t>同样是</w:t>
      </w:r>
      <w:r>
        <w:rPr>
          <w:sz w:val="21"/>
          <w:szCs w:val="21"/>
        </w:rPr>
        <w:t>“</w:t>
      </w:r>
      <w:r>
        <w:rPr>
          <w:rFonts w:hint="eastAsia"/>
          <w:sz w:val="21"/>
          <w:szCs w:val="21"/>
        </w:rPr>
        <w:t>一种不幸</w:t>
      </w:r>
      <w:r>
        <w:rPr>
          <w:sz w:val="21"/>
          <w:szCs w:val="21"/>
        </w:rPr>
        <w:t>”</w:t>
      </w:r>
      <w:r>
        <w:rPr>
          <w:rFonts w:hint="eastAsia"/>
          <w:sz w:val="21"/>
          <w:szCs w:val="21"/>
        </w:rPr>
        <w:t>。</w:t>
      </w:r>
      <w:r>
        <w:rPr>
          <w:sz w:val="21"/>
          <w:szCs w:val="21"/>
          <w:vertAlign w:val="superscript"/>
        </w:rPr>
        <w:t>[</w:t>
      </w:r>
      <w:r>
        <w:rPr>
          <w:sz w:val="21"/>
          <w:szCs w:val="21"/>
          <w:vertAlign w:val="superscript"/>
        </w:rPr>
        <w:endnoteReference w:id="46"/>
      </w:r>
      <w:r>
        <w:rPr>
          <w:sz w:val="21"/>
          <w:szCs w:val="21"/>
          <w:vertAlign w:val="superscript"/>
        </w:rPr>
        <w:t>]</w:t>
      </w:r>
      <w:r>
        <w:rPr>
          <w:rFonts w:hint="eastAsia"/>
          <w:sz w:val="21"/>
          <w:szCs w:val="21"/>
        </w:rPr>
        <w:t>阿多诺警告本雅明说，尽管研究所对其他文章的资助尚可接受，但在《拱廊计划》这个项目上，应当避免依赖其资金支持。</w:t>
      </w:r>
      <w:r>
        <w:rPr>
          <w:sz w:val="21"/>
          <w:szCs w:val="21"/>
          <w:vertAlign w:val="superscript"/>
        </w:rPr>
        <w:t>[</w:t>
      </w:r>
      <w:r>
        <w:rPr>
          <w:sz w:val="21"/>
          <w:szCs w:val="21"/>
          <w:vertAlign w:val="superscript"/>
        </w:rPr>
        <w:endnoteReference w:id="47"/>
      </w:r>
      <w:r>
        <w:rPr>
          <w:sz w:val="21"/>
          <w:szCs w:val="21"/>
          <w:vertAlign w:val="superscript"/>
        </w:rPr>
        <w:t>]</w:t>
      </w:r>
    </w:p>
    <w:p w14:paraId="3A733F2B">
      <w:pPr>
        <w:spacing w:line="360" w:lineRule="auto"/>
        <w:ind w:firstLine="420"/>
        <w:rPr>
          <w:rFonts w:hint="eastAsia"/>
          <w:sz w:val="21"/>
          <w:szCs w:val="21"/>
        </w:rPr>
      </w:pPr>
      <w:r>
        <w:rPr>
          <w:rFonts w:hint="eastAsia"/>
          <w:sz w:val="21"/>
          <w:szCs w:val="21"/>
          <w:lang w:bidi="ar"/>
        </w:rPr>
        <w:t>接下来的那一周，格蕾特尔</w:t>
      </w:r>
      <w:r>
        <w:rPr>
          <w:sz w:val="21"/>
          <w:szCs w:val="21"/>
          <w:lang w:bidi="ar"/>
        </w:rPr>
        <w:t>·</w:t>
      </w:r>
      <w:r>
        <w:rPr>
          <w:rFonts w:hint="eastAsia"/>
          <w:sz w:val="21"/>
          <w:szCs w:val="21"/>
          <w:lang w:bidi="ar"/>
        </w:rPr>
        <w:t>卡普鲁斯(</w:t>
      </w:r>
      <w:r>
        <w:rPr>
          <w:sz w:val="21"/>
          <w:szCs w:val="21"/>
          <w:lang w:bidi="ar"/>
        </w:rPr>
        <w:t>Gretel Karplus</w:t>
      </w:r>
      <w:r>
        <w:rPr>
          <w:rFonts w:hint="eastAsia"/>
          <w:sz w:val="21"/>
          <w:szCs w:val="21"/>
          <w:lang w:bidi="ar"/>
        </w:rPr>
        <w:t>)从柏林写信，同样提出了类似阿多诺的担忧：</w:t>
      </w:r>
    </w:p>
    <w:p w14:paraId="7402808F">
      <w:pPr>
        <w:spacing w:line="360" w:lineRule="auto"/>
        <w:ind w:firstLine="420"/>
        <w:rPr>
          <w:rFonts w:hint="eastAsia" w:eastAsia="楷体"/>
          <w:szCs w:val="20"/>
        </w:rPr>
      </w:pPr>
      <w:r>
        <w:rPr>
          <w:rFonts w:hint="eastAsia" w:eastAsia="楷体"/>
          <w:szCs w:val="20"/>
          <w:lang w:bidi="ar"/>
        </w:rPr>
        <w:t>此刻我最牵挂的，便是《拱廊计划》。我还记得去年九月我们在丹麦的那次谈话。现在我感到非常困惑，因为我完全不知道你目前的打算是什么。弗里茨(</w:t>
      </w:r>
      <w:r>
        <w:rPr>
          <w:rFonts w:eastAsia="楷体"/>
          <w:szCs w:val="20"/>
          <w:lang w:bidi="ar"/>
        </w:rPr>
        <w:t>Fritz</w:t>
      </w:r>
      <w:r>
        <w:rPr>
          <w:rFonts w:hint="eastAsia" w:eastAsia="楷体"/>
          <w:szCs w:val="20"/>
          <w:lang w:bidi="ar"/>
        </w:rPr>
        <w:t>，指研究所的波洛克)对这些笔记的大力支持(即本雅明刚刚同意波洛克撰写的提纲)使我非常震惊。难道你是打算把它拿去向《</w:t>
      </w:r>
      <w:r>
        <w:rPr>
          <w:rFonts w:eastAsia="楷体"/>
          <w:szCs w:val="20"/>
          <w:lang w:bidi="ar"/>
        </w:rPr>
        <w:t>Zeitschrift</w:t>
      </w:r>
      <w:r>
        <w:rPr>
          <w:rFonts w:hint="eastAsia" w:eastAsia="楷体"/>
          <w:szCs w:val="20"/>
          <w:lang w:bidi="ar"/>
        </w:rPr>
        <w:t>》(研究所期刊)的投稿吗？在我看来，这极度危险：因为相比之下，在此目的下的构架必然过于狭窄，而你也因此无法写出你真正的好友们多年一直在等待的、那部伟大的哲学著作。</w:t>
      </w:r>
      <w:r>
        <w:rPr>
          <w:rFonts w:eastAsia="楷体"/>
          <w:szCs w:val="20"/>
          <w:lang w:bidi="ar"/>
        </w:rPr>
        <w:t>[……]</w:t>
      </w:r>
      <w:r>
        <w:rPr>
          <w:rFonts w:eastAsia="楷体"/>
          <w:szCs w:val="20"/>
          <w:vertAlign w:val="superscript"/>
          <w:lang w:bidi="ar"/>
        </w:rPr>
        <w:t>[</w:t>
      </w:r>
      <w:r>
        <w:rPr>
          <w:rFonts w:eastAsia="楷体"/>
          <w:szCs w:val="20"/>
          <w:vertAlign w:val="superscript"/>
          <w:lang w:bidi="ar"/>
        </w:rPr>
        <w:endnoteReference w:id="48"/>
      </w:r>
    </w:p>
    <w:p w14:paraId="15BF31B8">
      <w:pPr>
        <w:spacing w:line="360" w:lineRule="auto"/>
        <w:ind w:firstLine="420"/>
        <w:rPr>
          <w:sz w:val="21"/>
          <w:szCs w:val="21"/>
        </w:rPr>
      </w:pPr>
      <w:r>
        <w:rPr>
          <w:rFonts w:hint="eastAsia"/>
          <w:sz w:val="21"/>
          <w:szCs w:val="21"/>
          <w:lang w:bidi="ar"/>
        </w:rPr>
        <w:t>这些信件非常具有启示性。不仅因为他们揭示了将法兰克福学派</w:t>
      </w:r>
      <w:r>
        <w:rPr>
          <w:sz w:val="21"/>
          <w:szCs w:val="21"/>
          <w:lang w:bidi="ar"/>
        </w:rPr>
        <w:t>“</w:t>
      </w:r>
      <w:r>
        <w:rPr>
          <w:rFonts w:hint="eastAsia"/>
          <w:sz w:val="21"/>
          <w:szCs w:val="21"/>
          <w:lang w:bidi="ar"/>
        </w:rPr>
        <w:t>批判理论</w:t>
      </w:r>
      <w:r>
        <w:rPr>
          <w:sz w:val="21"/>
          <w:szCs w:val="21"/>
          <w:lang w:bidi="ar"/>
        </w:rPr>
        <w:t>”</w:t>
      </w:r>
      <w:r>
        <w:rPr>
          <w:rFonts w:hint="eastAsia"/>
          <w:sz w:val="21"/>
          <w:szCs w:val="21"/>
          <w:lang w:bidi="ar"/>
        </w:rPr>
        <w:t>是否适合作为本雅明工作的思想背景的疑虑，也反映了本雅明的朋友们对《拱廊计划》的巨大期待。但事实上，本雅明根本无法承受失去研究所资助的风险。如果研究所仅仅资助他撰写其他文章，那么《拱廊计划》的工作将被迫停滞。</w:t>
      </w:r>
      <w:r>
        <w:rPr>
          <w:sz w:val="21"/>
          <w:szCs w:val="21"/>
          <w:vertAlign w:val="superscript"/>
          <w:lang w:bidi="ar"/>
        </w:rPr>
        <w:t>[</w:t>
      </w:r>
      <w:r>
        <w:rPr>
          <w:sz w:val="21"/>
          <w:szCs w:val="21"/>
          <w:vertAlign w:val="superscript"/>
          <w:lang w:bidi="ar"/>
        </w:rPr>
        <w:endnoteReference w:id="49"/>
      </w:r>
      <w:r>
        <w:rPr>
          <w:sz w:val="21"/>
          <w:szCs w:val="21"/>
          <w:vertAlign w:val="superscript"/>
          <w:lang w:bidi="ar"/>
        </w:rPr>
        <w:t>]</w:t>
      </w:r>
      <w:r>
        <w:rPr>
          <w:rFonts w:hint="eastAsia"/>
          <w:sz w:val="21"/>
          <w:szCs w:val="21"/>
        </w:rPr>
        <w:t>此外，尽管该提纲是在研究所的邀请下完成的，本雅明仍然认为，这部著作</w:t>
      </w:r>
      <w:r>
        <w:rPr>
          <w:sz w:val="21"/>
          <w:szCs w:val="21"/>
        </w:rPr>
        <w:t>“</w:t>
      </w:r>
      <w:r>
        <w:rPr>
          <w:rFonts w:hint="eastAsia"/>
          <w:sz w:val="21"/>
          <w:szCs w:val="21"/>
        </w:rPr>
        <w:t>不向任何一方作出让步，</w:t>
      </w:r>
      <w:r>
        <w:rPr>
          <w:rFonts w:hint="eastAsia"/>
          <w:sz w:val="21"/>
          <w:szCs w:val="21"/>
          <w:highlight w:val="lightGray"/>
        </w:rPr>
        <w:t>如果我对它有任何认识的话，那就是不会有任何学派急于去接纳它</w:t>
      </w:r>
      <w:r>
        <w:rPr>
          <w:sz w:val="21"/>
          <w:szCs w:val="21"/>
          <w:highlight w:val="lightGray"/>
        </w:rPr>
        <w:t>”</w:t>
      </w:r>
      <w:r>
        <w:rPr>
          <w:rFonts w:hint="eastAsia"/>
          <w:sz w:val="21"/>
          <w:szCs w:val="21"/>
          <w:highlight w:val="lightGray"/>
        </w:rPr>
        <w:t>。</w:t>
      </w:r>
      <w:r>
        <w:rPr>
          <w:sz w:val="21"/>
          <w:szCs w:val="21"/>
          <w:highlight w:val="lightGray"/>
          <w:vertAlign w:val="superscript"/>
        </w:rPr>
        <w:t>[</w:t>
      </w:r>
      <w:r>
        <w:rPr>
          <w:sz w:val="21"/>
          <w:szCs w:val="21"/>
          <w:highlight w:val="lightGray"/>
          <w:vertAlign w:val="superscript"/>
        </w:rPr>
        <w:endnoteReference w:id="50"/>
      </w:r>
      <w:r>
        <w:rPr>
          <w:sz w:val="21"/>
          <w:szCs w:val="21"/>
          <w:highlight w:val="lightGray"/>
          <w:vertAlign w:val="superscript"/>
        </w:rPr>
        <w:t>]</w:t>
      </w:r>
    </w:p>
    <w:p w14:paraId="577A44C4">
      <w:pPr>
        <w:spacing w:line="360" w:lineRule="auto"/>
        <w:ind w:firstLine="420"/>
        <w:rPr>
          <w:rFonts w:hint="eastAsia"/>
          <w:sz w:val="21"/>
          <w:szCs w:val="21"/>
        </w:rPr>
      </w:pPr>
      <w:r>
        <w:rPr>
          <w:rFonts w:hint="eastAsia"/>
          <w:sz w:val="21"/>
          <w:szCs w:val="21"/>
          <w:lang w:bidi="ar"/>
        </w:rPr>
        <w:t>他认为，研究所如果试图对该项目施加思想上的约束，所带来的威胁甚至小于完全失去资金支持的风险。至于《拱廊计划》是否会成为一部哲学杰作，本雅明自己的评价实际上是基于一个远不那么英雄化的标准</w:t>
      </w:r>
      <w:r>
        <w:rPr>
          <w:sz w:val="21"/>
          <w:szCs w:val="21"/>
          <w:lang w:bidi="ar"/>
        </w:rPr>
        <w:t>——</w:t>
      </w:r>
      <w:r>
        <w:rPr>
          <w:rFonts w:hint="eastAsia"/>
          <w:sz w:val="21"/>
          <w:szCs w:val="21"/>
          <w:lang w:bidi="ar"/>
        </w:rPr>
        <w:t>它的政治立场。</w:t>
      </w:r>
      <w:r>
        <w:rPr>
          <w:sz w:val="21"/>
          <w:szCs w:val="21"/>
          <w:lang w:bidi="ar"/>
        </w:rPr>
        <w:t>1935</w:t>
      </w:r>
      <w:r>
        <w:rPr>
          <w:rFonts w:hint="eastAsia"/>
          <w:sz w:val="21"/>
          <w:szCs w:val="21"/>
          <w:lang w:bidi="ar"/>
        </w:rPr>
        <w:t>年的这份提纲，虽然避免了</w:t>
      </w:r>
      <w:r>
        <w:rPr>
          <w:sz w:val="21"/>
          <w:szCs w:val="21"/>
          <w:lang w:bidi="ar"/>
        </w:rPr>
        <w:t>“</w:t>
      </w:r>
      <w:r>
        <w:rPr>
          <w:rFonts w:hint="eastAsia"/>
          <w:sz w:val="21"/>
          <w:szCs w:val="21"/>
          <w:lang w:bidi="ar"/>
        </w:rPr>
        <w:t>正统马克思主义</w:t>
      </w:r>
      <w:r>
        <w:rPr>
          <w:sz w:val="21"/>
          <w:szCs w:val="21"/>
          <w:lang w:bidi="ar"/>
        </w:rPr>
        <w:t>”</w:t>
      </w:r>
      <w:r>
        <w:rPr>
          <w:rFonts w:hint="eastAsia"/>
          <w:sz w:val="21"/>
          <w:szCs w:val="21"/>
          <w:lang w:bidi="ar"/>
        </w:rPr>
        <w:t>，但在</w:t>
      </w:r>
      <w:r>
        <w:rPr>
          <w:sz w:val="21"/>
          <w:szCs w:val="21"/>
          <w:lang w:bidi="ar"/>
        </w:rPr>
        <w:t>“</w:t>
      </w:r>
      <w:r>
        <w:rPr>
          <w:rFonts w:hint="eastAsia"/>
          <w:sz w:val="21"/>
          <w:szCs w:val="21"/>
          <w:lang w:bidi="ar"/>
        </w:rPr>
        <w:t>马克思主义的讨论</w:t>
      </w:r>
      <w:r>
        <w:rPr>
          <w:sz w:val="21"/>
          <w:szCs w:val="21"/>
          <w:lang w:bidi="ar"/>
        </w:rPr>
        <w:t>”</w:t>
      </w:r>
      <w:r>
        <w:rPr>
          <w:rFonts w:hint="eastAsia"/>
          <w:sz w:val="21"/>
          <w:szCs w:val="21"/>
          <w:lang w:bidi="ar"/>
        </w:rPr>
        <w:t>中站定了</w:t>
      </w:r>
      <w:r>
        <w:rPr>
          <w:sz w:val="21"/>
          <w:szCs w:val="21"/>
          <w:lang w:bidi="ar"/>
        </w:rPr>
        <w:t>“</w:t>
      </w:r>
      <w:r>
        <w:rPr>
          <w:rFonts w:hint="eastAsia"/>
          <w:sz w:val="21"/>
          <w:szCs w:val="21"/>
          <w:lang w:bidi="ar"/>
        </w:rPr>
        <w:t>一个坚实的位置</w:t>
      </w:r>
      <w:r>
        <w:rPr>
          <w:sz w:val="21"/>
          <w:szCs w:val="21"/>
          <w:lang w:bidi="ar"/>
        </w:rPr>
        <w:t>”</w:t>
      </w:r>
      <w:r>
        <w:rPr>
          <w:rFonts w:hint="eastAsia"/>
          <w:sz w:val="21"/>
          <w:szCs w:val="21"/>
          <w:lang w:bidi="ar"/>
        </w:rPr>
        <w:t>，而这，正是其哲学性的贡献：</w:t>
      </w:r>
    </w:p>
    <w:p w14:paraId="033A6BF5">
      <w:pPr>
        <w:spacing w:line="360" w:lineRule="auto"/>
        <w:ind w:firstLine="420"/>
        <w:rPr>
          <w:rFonts w:eastAsia="楷体"/>
          <w:szCs w:val="20"/>
        </w:rPr>
      </w:pPr>
      <w:r>
        <w:rPr>
          <w:rFonts w:hint="eastAsia" w:eastAsia="楷体"/>
          <w:szCs w:val="20"/>
          <w:lang w:bidi="ar"/>
        </w:rPr>
        <w:t>因为实际上，一个作品的哲学意义并不完全取决于它在某一立场中的术语归属。因此，我确实认为，这正是费莉齐塔斯(</w:t>
      </w:r>
      <w:r>
        <w:rPr>
          <w:rFonts w:eastAsia="楷体"/>
          <w:szCs w:val="20"/>
          <w:lang w:bidi="ar"/>
        </w:rPr>
        <w:t>G. Karplus</w:t>
      </w:r>
      <w:r>
        <w:rPr>
          <w:rFonts w:hint="eastAsia" w:eastAsia="楷体"/>
          <w:szCs w:val="20"/>
          <w:lang w:bidi="ar"/>
        </w:rPr>
        <w:t>)所说的那部</w:t>
      </w:r>
      <w:r>
        <w:rPr>
          <w:rFonts w:eastAsia="楷体"/>
          <w:szCs w:val="20"/>
          <w:lang w:bidi="ar"/>
        </w:rPr>
        <w:t>“</w:t>
      </w:r>
      <w:r>
        <w:rPr>
          <w:rFonts w:hint="eastAsia" w:eastAsia="楷体"/>
          <w:szCs w:val="20"/>
          <w:lang w:bidi="ar"/>
        </w:rPr>
        <w:t>伟大的哲学著作</w:t>
      </w:r>
      <w:r>
        <w:rPr>
          <w:rFonts w:eastAsia="楷体"/>
          <w:szCs w:val="20"/>
          <w:lang w:bidi="ar"/>
        </w:rPr>
        <w:t>”</w:t>
      </w:r>
      <w:r>
        <w:rPr>
          <w:rFonts w:hint="eastAsia" w:eastAsia="楷体"/>
          <w:szCs w:val="20"/>
          <w:lang w:bidi="ar"/>
        </w:rPr>
        <w:t>的提纲，尽管对我而言，这一称呼并不关键。对我而言，最重要的，如你所知，是</w:t>
      </w:r>
      <w:r>
        <w:rPr>
          <w:rFonts w:eastAsia="楷体"/>
          <w:szCs w:val="20"/>
          <w:lang w:bidi="ar"/>
        </w:rPr>
        <w:t>“19</w:t>
      </w:r>
      <w:r>
        <w:rPr>
          <w:rFonts w:hint="eastAsia" w:eastAsia="楷体"/>
          <w:szCs w:val="20"/>
          <w:lang w:bidi="ar"/>
        </w:rPr>
        <w:t>世纪的原史(</w:t>
      </w:r>
      <w:r>
        <w:rPr>
          <w:rFonts w:eastAsia="楷体"/>
          <w:szCs w:val="20"/>
          <w:lang w:bidi="ar"/>
        </w:rPr>
        <w:t>Ur-history</w:t>
      </w:r>
      <w:r>
        <w:rPr>
          <w:rFonts w:hint="eastAsia" w:eastAsia="楷体"/>
          <w:szCs w:val="20"/>
          <w:lang w:bidi="ar"/>
        </w:rPr>
        <w:t>)</w:t>
      </w:r>
      <w:r>
        <w:rPr>
          <w:rFonts w:eastAsia="楷体"/>
          <w:szCs w:val="20"/>
          <w:lang w:bidi="ar"/>
        </w:rPr>
        <w:t>”</w:t>
      </w:r>
      <w:r>
        <w:rPr>
          <w:rFonts w:hint="eastAsia" w:eastAsia="楷体"/>
          <w:szCs w:val="20"/>
          <w:lang w:bidi="ar"/>
        </w:rPr>
        <w:t>。</w:t>
      </w:r>
      <w:r>
        <w:rPr>
          <w:rFonts w:eastAsia="楷体"/>
          <w:szCs w:val="20"/>
          <w:vertAlign w:val="superscript"/>
          <w:lang w:bidi="ar"/>
        </w:rPr>
        <w:t>[</w:t>
      </w:r>
      <w:r>
        <w:rPr>
          <w:rFonts w:eastAsia="楷体"/>
          <w:szCs w:val="20"/>
          <w:vertAlign w:val="superscript"/>
          <w:lang w:bidi="ar"/>
        </w:rPr>
        <w:endnoteReference w:id="51"/>
      </w:r>
      <w:r>
        <w:rPr>
          <w:rFonts w:eastAsia="楷体"/>
          <w:szCs w:val="20"/>
          <w:vertAlign w:val="superscript"/>
          <w:lang w:bidi="ar"/>
        </w:rPr>
        <w:t>]</w:t>
      </w:r>
    </w:p>
    <w:p w14:paraId="14D3D717">
      <w:pPr>
        <w:spacing w:before="240" w:line="360" w:lineRule="auto"/>
        <w:rPr>
          <w:b/>
          <w:sz w:val="28"/>
          <w:szCs w:val="28"/>
        </w:rPr>
      </w:pPr>
      <w:r>
        <w:rPr>
          <w:b/>
          <w:sz w:val="28"/>
          <w:szCs w:val="28"/>
          <w:lang w:bidi="ar"/>
        </w:rPr>
        <w:t>2</w:t>
      </w:r>
    </w:p>
    <w:p w14:paraId="5E7DD9D4">
      <w:pPr>
        <w:spacing w:line="360" w:lineRule="auto"/>
        <w:ind w:firstLine="420"/>
        <w:rPr>
          <w:rFonts w:hint="eastAsia"/>
          <w:sz w:val="21"/>
          <w:szCs w:val="21"/>
        </w:rPr>
      </w:pPr>
      <w:r>
        <w:rPr>
          <w:rFonts w:hint="eastAsia"/>
          <w:sz w:val="21"/>
          <w:szCs w:val="21"/>
          <w:lang w:bidi="ar"/>
        </w:rPr>
        <w:t>这种</w:t>
      </w:r>
      <w:r>
        <w:rPr>
          <w:sz w:val="21"/>
          <w:szCs w:val="21"/>
          <w:lang w:bidi="ar"/>
        </w:rPr>
        <w:t>“19</w:t>
      </w:r>
      <w:r>
        <w:rPr>
          <w:rFonts w:hint="eastAsia"/>
          <w:sz w:val="21"/>
          <w:szCs w:val="21"/>
          <w:lang w:bidi="ar"/>
        </w:rPr>
        <w:t>世纪的原史(</w:t>
      </w:r>
      <w:r>
        <w:rPr>
          <w:sz w:val="21"/>
          <w:szCs w:val="21"/>
          <w:lang w:bidi="ar"/>
        </w:rPr>
        <w:t>Ur-history</w:t>
      </w:r>
      <w:r>
        <w:rPr>
          <w:rFonts w:hint="eastAsia"/>
          <w:sz w:val="21"/>
          <w:szCs w:val="21"/>
          <w:lang w:bidi="ar"/>
        </w:rPr>
        <w:t>)</w:t>
      </w:r>
      <w:r>
        <w:rPr>
          <w:sz w:val="21"/>
          <w:szCs w:val="21"/>
          <w:lang w:bidi="ar"/>
        </w:rPr>
        <w:t>”</w:t>
      </w:r>
      <w:r>
        <w:rPr>
          <w:sz w:val="21"/>
          <w:szCs w:val="21"/>
          <w:vertAlign w:val="superscript"/>
          <w:lang w:bidi="ar"/>
        </w:rPr>
        <w:t>[</w:t>
      </w:r>
      <w:r>
        <w:rPr>
          <w:sz w:val="21"/>
          <w:szCs w:val="21"/>
          <w:vertAlign w:val="superscript"/>
          <w:lang w:bidi="ar"/>
        </w:rPr>
        <w:endnoteReference w:id="52"/>
      </w:r>
      <w:r>
        <w:rPr>
          <w:sz w:val="21"/>
          <w:szCs w:val="21"/>
          <w:vertAlign w:val="superscript"/>
          <w:lang w:bidi="ar"/>
        </w:rPr>
        <w:t>]</w:t>
      </w:r>
      <w:r>
        <w:rPr>
          <w:rFonts w:hint="eastAsia"/>
          <w:sz w:val="21"/>
          <w:szCs w:val="21"/>
        </w:rPr>
        <w:t>，是作为一种哲学构建被设想的。在被编入笔记组</w:t>
      </w:r>
      <w:r>
        <w:rPr>
          <w:sz w:val="21"/>
          <w:szCs w:val="21"/>
        </w:rPr>
        <w:t>N</w:t>
      </w:r>
      <w:r>
        <w:rPr>
          <w:rFonts w:hint="eastAsia"/>
          <w:sz w:val="21"/>
          <w:szCs w:val="21"/>
        </w:rPr>
        <w:t>的片段中(其中许多最终融入了《历史哲学论纲》)，</w:t>
      </w:r>
      <w:r>
        <w:rPr>
          <w:sz w:val="21"/>
          <w:szCs w:val="21"/>
          <w:vertAlign w:val="superscript"/>
        </w:rPr>
        <w:t>[</w:t>
      </w:r>
      <w:r>
        <w:rPr>
          <w:sz w:val="21"/>
          <w:szCs w:val="21"/>
          <w:vertAlign w:val="superscript"/>
        </w:rPr>
        <w:endnoteReference w:id="53"/>
      </w:r>
      <w:r>
        <w:rPr>
          <w:sz w:val="21"/>
          <w:szCs w:val="21"/>
          <w:vertAlign w:val="superscript"/>
        </w:rPr>
        <w:t>]</w:t>
      </w:r>
      <w:r>
        <w:rPr>
          <w:rFonts w:hint="eastAsia"/>
          <w:sz w:val="21"/>
          <w:szCs w:val="21"/>
        </w:rPr>
        <w:t>本雅明描述了他的思想方法。必须指出，这种方法已经将传统的历史、哲学观念推至崩溃的边缘。通过在现代历史的</w:t>
      </w:r>
      <w:r>
        <w:rPr>
          <w:sz w:val="21"/>
          <w:szCs w:val="21"/>
        </w:rPr>
        <w:t>“</w:t>
      </w:r>
      <w:r>
        <w:rPr>
          <w:rFonts w:hint="eastAsia"/>
          <w:sz w:val="21"/>
          <w:szCs w:val="21"/>
        </w:rPr>
        <w:t>垃圾堆</w:t>
      </w:r>
      <w:r>
        <w:rPr>
          <w:sz w:val="21"/>
          <w:szCs w:val="21"/>
        </w:rPr>
        <w:t>”</w:t>
      </w:r>
      <w:r>
        <w:rPr>
          <w:rFonts w:hint="eastAsia"/>
          <w:sz w:val="21"/>
          <w:szCs w:val="21"/>
        </w:rPr>
        <w:t>中寻找真理，它彻底地背离了主流思想，</w:t>
      </w:r>
      <w:r>
        <w:rPr>
          <w:sz w:val="21"/>
          <w:szCs w:val="21"/>
        </w:rPr>
        <w:t>“</w:t>
      </w:r>
      <w:r>
        <w:rPr>
          <w:rFonts w:hint="eastAsia"/>
          <w:sz w:val="21"/>
          <w:szCs w:val="21"/>
        </w:rPr>
        <w:t>碎布、垃圾</w:t>
      </w:r>
      <w:r>
        <w:rPr>
          <w:sz w:val="21"/>
          <w:szCs w:val="21"/>
        </w:rPr>
        <w:t>”</w:t>
      </w:r>
      <w:r>
        <w:rPr>
          <w:sz w:val="21"/>
          <w:szCs w:val="21"/>
          <w:vertAlign w:val="superscript"/>
        </w:rPr>
        <w:t>[</w:t>
      </w:r>
      <w:r>
        <w:rPr>
          <w:sz w:val="21"/>
          <w:szCs w:val="21"/>
          <w:vertAlign w:val="superscript"/>
        </w:rPr>
        <w:endnoteReference w:id="54"/>
      </w:r>
      <w:r>
        <w:rPr>
          <w:sz w:val="21"/>
          <w:szCs w:val="21"/>
          <w:vertAlign w:val="superscript"/>
        </w:rPr>
        <w:t>]</w:t>
      </w:r>
      <w:r>
        <w:rPr>
          <w:rFonts w:hint="eastAsia"/>
          <w:sz w:val="21"/>
          <w:szCs w:val="21"/>
        </w:rPr>
        <w:t>、商品生产的废墟，这些都完全的沾染了哲学上被贬损的经验具体性、意义的不确定性，以及最重要的，转瞬即逝的特性：</w:t>
      </w:r>
    </w:p>
    <w:p w14:paraId="6B7924B3">
      <w:pPr>
        <w:spacing w:line="360" w:lineRule="auto"/>
        <w:ind w:firstLine="420"/>
        <w:rPr>
          <w:rFonts w:hint="eastAsia"/>
          <w:sz w:val="21"/>
          <w:szCs w:val="21"/>
        </w:rPr>
      </w:pPr>
      <w:r>
        <w:rPr>
          <w:rFonts w:hint="eastAsia"/>
          <w:sz w:val="21"/>
          <w:szCs w:val="21"/>
          <w:highlight w:val="lightGray"/>
          <w:lang w:bidi="ar"/>
        </w:rPr>
        <w:t>最终必须彻底放弃</w:t>
      </w:r>
      <w:r>
        <w:rPr>
          <w:sz w:val="21"/>
          <w:szCs w:val="21"/>
          <w:highlight w:val="lightGray"/>
          <w:lang w:bidi="ar"/>
        </w:rPr>
        <w:t>“</w:t>
      </w:r>
      <w:r>
        <w:rPr>
          <w:rFonts w:hint="eastAsia"/>
          <w:sz w:val="21"/>
          <w:szCs w:val="21"/>
          <w:highlight w:val="lightGray"/>
          <w:lang w:bidi="ar"/>
        </w:rPr>
        <w:t>永恒真理</w:t>
      </w:r>
      <w:r>
        <w:rPr>
          <w:sz w:val="21"/>
          <w:szCs w:val="21"/>
          <w:highlight w:val="lightGray"/>
          <w:lang w:bidi="ar"/>
        </w:rPr>
        <w:t>”</w:t>
      </w:r>
      <w:r>
        <w:rPr>
          <w:rFonts w:hint="eastAsia"/>
          <w:sz w:val="21"/>
          <w:szCs w:val="21"/>
          <w:highlight w:val="lightGray"/>
          <w:lang w:bidi="ar"/>
        </w:rPr>
        <w:t>的观念。</w:t>
      </w:r>
      <w:r>
        <w:rPr>
          <w:sz w:val="21"/>
          <w:szCs w:val="21"/>
          <w:highlight w:val="lightGray"/>
          <w:vertAlign w:val="superscript"/>
          <w:lang w:bidi="ar"/>
        </w:rPr>
        <w:t>[</w:t>
      </w:r>
      <w:r>
        <w:rPr>
          <w:sz w:val="21"/>
          <w:szCs w:val="21"/>
          <w:highlight w:val="lightGray"/>
          <w:vertAlign w:val="superscript"/>
          <w:lang w:bidi="ar"/>
        </w:rPr>
        <w:endnoteReference w:id="55"/>
      </w:r>
      <w:r>
        <w:rPr>
          <w:sz w:val="21"/>
          <w:szCs w:val="21"/>
          <w:highlight w:val="lightGray"/>
          <w:vertAlign w:val="superscript"/>
          <w:lang w:bidi="ar"/>
        </w:rPr>
        <w:t>]</w:t>
      </w:r>
      <w:r>
        <w:rPr>
          <w:rFonts w:hint="eastAsia"/>
          <w:sz w:val="21"/>
          <w:szCs w:val="21"/>
          <w:highlight w:val="lightGray"/>
        </w:rPr>
        <w:t>与</w:t>
      </w:r>
      <w:r>
        <w:rPr>
          <w:sz w:val="21"/>
          <w:szCs w:val="21"/>
          <w:highlight w:val="lightGray"/>
        </w:rPr>
        <w:t>“</w:t>
      </w:r>
      <w:r>
        <w:rPr>
          <w:rFonts w:hint="eastAsia"/>
          <w:sz w:val="21"/>
          <w:szCs w:val="21"/>
          <w:highlight w:val="lightGray"/>
        </w:rPr>
        <w:t>真理不会逃避我们</w:t>
      </w:r>
      <w:r>
        <w:rPr>
          <w:sz w:val="21"/>
          <w:szCs w:val="21"/>
          <w:highlight w:val="lightGray"/>
        </w:rPr>
        <w:t>……”</w:t>
      </w:r>
      <w:r>
        <w:rPr>
          <w:rFonts w:hint="eastAsia"/>
          <w:sz w:val="21"/>
          <w:szCs w:val="21"/>
          <w:highlight w:val="lightGray"/>
        </w:rPr>
        <w:t>。真理观念正是从这表征方式的差异上彻底决裂的。</w:t>
      </w:r>
      <w:r>
        <w:rPr>
          <w:sz w:val="21"/>
          <w:szCs w:val="21"/>
          <w:highlight w:val="lightGray"/>
          <w:vertAlign w:val="superscript"/>
        </w:rPr>
        <w:t>[</w:t>
      </w:r>
      <w:r>
        <w:rPr>
          <w:sz w:val="21"/>
          <w:szCs w:val="21"/>
          <w:highlight w:val="lightGray"/>
          <w:vertAlign w:val="superscript"/>
        </w:rPr>
        <w:endnoteReference w:id="56"/>
      </w:r>
      <w:r>
        <w:rPr>
          <w:sz w:val="21"/>
          <w:szCs w:val="21"/>
          <w:highlight w:val="lightGray"/>
          <w:vertAlign w:val="superscript"/>
        </w:rPr>
        <w:t>]</w:t>
      </w:r>
    </w:p>
    <w:p w14:paraId="5C4C2317">
      <w:pPr>
        <w:spacing w:line="360" w:lineRule="auto"/>
        <w:ind w:firstLine="420"/>
        <w:rPr>
          <w:rFonts w:hint="eastAsia"/>
          <w:sz w:val="21"/>
          <w:szCs w:val="21"/>
        </w:rPr>
      </w:pPr>
      <w:r>
        <w:rPr>
          <w:rFonts w:hint="eastAsia"/>
          <w:sz w:val="21"/>
          <w:szCs w:val="21"/>
          <w:lang w:bidi="ar"/>
        </w:rPr>
        <w:t>作为对过去的重构，本雅明的方法公然违背了冯</w:t>
      </w:r>
      <w:r>
        <w:rPr>
          <w:sz w:val="21"/>
          <w:szCs w:val="21"/>
          <w:lang w:bidi="ar"/>
        </w:rPr>
        <w:t>·</w:t>
      </w:r>
      <w:r>
        <w:rPr>
          <w:rFonts w:hint="eastAsia"/>
          <w:sz w:val="21"/>
          <w:szCs w:val="21"/>
          <w:lang w:bidi="ar"/>
        </w:rPr>
        <w:t>兰克关于</w:t>
      </w:r>
      <w:r>
        <w:rPr>
          <w:sz w:val="21"/>
          <w:szCs w:val="21"/>
          <w:lang w:bidi="ar"/>
        </w:rPr>
        <w:t>“</w:t>
      </w:r>
      <w:r>
        <w:rPr>
          <w:rFonts w:hint="eastAsia"/>
          <w:sz w:val="21"/>
          <w:szCs w:val="21"/>
          <w:lang w:bidi="ar"/>
        </w:rPr>
        <w:t>展示事物本来面目</w:t>
      </w:r>
      <w:r>
        <w:rPr>
          <w:sz w:val="21"/>
          <w:szCs w:val="21"/>
          <w:lang w:bidi="ar"/>
        </w:rPr>
        <w:t>”</w:t>
      </w:r>
      <w:r>
        <w:rPr>
          <w:rFonts w:hint="eastAsia"/>
          <w:sz w:val="21"/>
          <w:szCs w:val="21"/>
          <w:lang w:bidi="ar"/>
        </w:rPr>
        <w:t>的神圣原则。这样的历史曾经是</w:t>
      </w:r>
      <w:r>
        <w:rPr>
          <w:sz w:val="21"/>
          <w:szCs w:val="21"/>
          <w:lang w:bidi="ar"/>
        </w:rPr>
        <w:t>“19</w:t>
      </w:r>
      <w:r>
        <w:rPr>
          <w:rFonts w:hint="eastAsia"/>
          <w:sz w:val="21"/>
          <w:szCs w:val="21"/>
          <w:lang w:bidi="ar"/>
        </w:rPr>
        <w:t>世纪最强效的麻醉剂</w:t>
      </w:r>
      <w:r>
        <w:rPr>
          <w:sz w:val="21"/>
          <w:szCs w:val="21"/>
          <w:lang w:bidi="ar"/>
        </w:rPr>
        <w:t>”</w:t>
      </w:r>
      <w:r>
        <w:rPr>
          <w:rFonts w:hint="eastAsia"/>
          <w:sz w:val="21"/>
          <w:szCs w:val="21"/>
          <w:lang w:bidi="ar"/>
        </w:rPr>
        <w:t>。</w:t>
      </w:r>
      <w:r>
        <w:rPr>
          <w:sz w:val="21"/>
          <w:szCs w:val="21"/>
          <w:vertAlign w:val="superscript"/>
          <w:lang w:bidi="ar"/>
        </w:rPr>
        <w:t>[</w:t>
      </w:r>
      <w:r>
        <w:rPr>
          <w:sz w:val="21"/>
          <w:szCs w:val="21"/>
          <w:vertAlign w:val="superscript"/>
          <w:lang w:bidi="ar"/>
        </w:rPr>
        <w:endnoteReference w:id="57"/>
      </w:r>
      <w:r>
        <w:rPr>
          <w:sz w:val="21"/>
          <w:szCs w:val="21"/>
          <w:vertAlign w:val="superscript"/>
          <w:lang w:bidi="ar"/>
        </w:rPr>
        <w:t>]</w:t>
      </w:r>
      <w:r>
        <w:rPr>
          <w:rFonts w:hint="eastAsia"/>
          <w:sz w:val="21"/>
          <w:szCs w:val="21"/>
        </w:rPr>
        <w:t>本雅明对传统中充满共鸣的</w:t>
      </w:r>
      <w:r>
        <w:rPr>
          <w:sz w:val="21"/>
          <w:szCs w:val="21"/>
        </w:rPr>
        <w:t>“</w:t>
      </w:r>
      <w:r>
        <w:rPr>
          <w:rFonts w:hint="eastAsia"/>
          <w:sz w:val="21"/>
          <w:szCs w:val="21"/>
        </w:rPr>
        <w:t>欣赏</w:t>
      </w:r>
      <w:r>
        <w:rPr>
          <w:sz w:val="21"/>
          <w:szCs w:val="21"/>
        </w:rPr>
        <w:t>”</w:t>
      </w:r>
      <w:r>
        <w:rPr>
          <w:sz w:val="21"/>
          <w:szCs w:val="21"/>
          <w:vertAlign w:val="superscript"/>
        </w:rPr>
        <w:t>[</w:t>
      </w:r>
      <w:r>
        <w:rPr>
          <w:sz w:val="21"/>
          <w:szCs w:val="21"/>
          <w:vertAlign w:val="superscript"/>
        </w:rPr>
        <w:endnoteReference w:id="58"/>
      </w:r>
      <w:r>
        <w:rPr>
          <w:sz w:val="21"/>
          <w:szCs w:val="21"/>
          <w:vertAlign w:val="superscript"/>
        </w:rPr>
        <w:t>]</w:t>
      </w:r>
      <w:r>
        <w:rPr>
          <w:rFonts w:hint="eastAsia"/>
          <w:sz w:val="21"/>
          <w:szCs w:val="21"/>
        </w:rPr>
        <w:t>式的历史观看漠不关心。相反，他的目标是</w:t>
      </w:r>
      <w:r>
        <w:rPr>
          <w:sz w:val="21"/>
          <w:szCs w:val="21"/>
        </w:rPr>
        <w:t>“</w:t>
      </w:r>
      <w:r>
        <w:rPr>
          <w:rFonts w:hint="eastAsia"/>
          <w:sz w:val="21"/>
          <w:szCs w:val="21"/>
        </w:rPr>
        <w:t>拯救</w:t>
      </w:r>
      <w:r>
        <w:rPr>
          <w:sz w:val="21"/>
          <w:szCs w:val="21"/>
        </w:rPr>
        <w:t>”</w:t>
      </w:r>
      <w:r>
        <w:rPr>
          <w:sz w:val="21"/>
          <w:szCs w:val="21"/>
          <w:vertAlign w:val="superscript"/>
        </w:rPr>
        <w:t>[</w:t>
      </w:r>
      <w:r>
        <w:rPr>
          <w:sz w:val="21"/>
          <w:szCs w:val="21"/>
          <w:vertAlign w:val="superscript"/>
        </w:rPr>
        <w:endnoteReference w:id="59"/>
      </w:r>
      <w:r>
        <w:rPr>
          <w:sz w:val="21"/>
          <w:szCs w:val="21"/>
          <w:vertAlign w:val="superscript"/>
        </w:rPr>
        <w:t>]</w:t>
      </w:r>
      <w:r>
        <w:rPr>
          <w:rFonts w:hint="eastAsia"/>
          <w:sz w:val="21"/>
          <w:szCs w:val="21"/>
        </w:rPr>
        <w:t>那些历史对象，将它们从法律、宗教、艺术等</w:t>
      </w:r>
      <w:r>
        <w:rPr>
          <w:sz w:val="21"/>
          <w:szCs w:val="21"/>
          <w:vertAlign w:val="superscript"/>
        </w:rPr>
        <w:t>[</w:t>
      </w:r>
      <w:r>
        <w:rPr>
          <w:sz w:val="21"/>
          <w:szCs w:val="21"/>
          <w:vertAlign w:val="superscript"/>
        </w:rPr>
        <w:endnoteReference w:id="60"/>
      </w:r>
      <w:r>
        <w:rPr>
          <w:sz w:val="21"/>
          <w:szCs w:val="21"/>
          <w:vertAlign w:val="superscript"/>
        </w:rPr>
        <w:t>]</w:t>
      </w:r>
      <w:r>
        <w:rPr>
          <w:rFonts w:hint="eastAsia"/>
          <w:sz w:val="21"/>
          <w:szCs w:val="21"/>
        </w:rPr>
        <w:t>进步史学的叙事框架中撕裂出来</w:t>
      </w:r>
      <w:r>
        <w:rPr>
          <w:sz w:val="21"/>
          <w:szCs w:val="21"/>
        </w:rPr>
        <w:t>——</w:t>
      </w:r>
      <w:r>
        <w:rPr>
          <w:rFonts w:hint="eastAsia"/>
          <w:sz w:val="21"/>
          <w:szCs w:val="21"/>
        </w:rPr>
        <w:t>这些框架中充斥着不断在历史的传播过程中植入的虚构和伪造的叙述。</w:t>
      </w:r>
      <w:r>
        <w:rPr>
          <w:sz w:val="21"/>
          <w:szCs w:val="21"/>
        </w:rPr>
        <w:t xml:space="preserve"> “</w:t>
      </w:r>
      <w:r>
        <w:rPr>
          <w:rFonts w:hint="eastAsia"/>
          <w:sz w:val="21"/>
          <w:szCs w:val="21"/>
        </w:rPr>
        <w:t>原史</w:t>
      </w:r>
      <w:r>
        <w:rPr>
          <w:sz w:val="21"/>
          <w:szCs w:val="21"/>
        </w:rPr>
        <w:t>”</w:t>
      </w:r>
      <w:r>
        <w:rPr>
          <w:rFonts w:hint="eastAsia"/>
          <w:sz w:val="21"/>
          <w:szCs w:val="21"/>
        </w:rPr>
        <w:t>(</w:t>
      </w:r>
      <w:r>
        <w:rPr>
          <w:sz w:val="21"/>
          <w:szCs w:val="21"/>
        </w:rPr>
        <w:t>Ur-history</w:t>
      </w:r>
      <w:r>
        <w:rPr>
          <w:rFonts w:hint="eastAsia"/>
          <w:sz w:val="21"/>
          <w:szCs w:val="21"/>
        </w:rPr>
        <w:t>)是一种彻底的政治性知识，不亚于一种革命性的马克思主义教育学。然而，就像它的马克思主义属性一样，它的理论结构同样是非正统的。</w:t>
      </w:r>
      <w:r>
        <w:rPr>
          <w:sz w:val="21"/>
          <w:szCs w:val="21"/>
          <w:vertAlign w:val="superscript"/>
        </w:rPr>
        <w:t>[</w:t>
      </w:r>
      <w:r>
        <w:rPr>
          <w:sz w:val="21"/>
          <w:szCs w:val="21"/>
          <w:vertAlign w:val="superscript"/>
        </w:rPr>
        <w:endnoteReference w:id="61"/>
      </w:r>
      <w:r>
        <w:rPr>
          <w:sz w:val="21"/>
          <w:szCs w:val="21"/>
          <w:vertAlign w:val="superscript"/>
        </w:rPr>
        <w:t>]</w:t>
      </w:r>
      <w:r>
        <w:rPr>
          <w:rFonts w:hint="eastAsia"/>
          <w:sz w:val="21"/>
          <w:szCs w:val="21"/>
        </w:rPr>
        <w:t>如果在进行《拱廊计划》的过程中，本雅明时而自称为</w:t>
      </w:r>
      <w:r>
        <w:rPr>
          <w:sz w:val="21"/>
          <w:szCs w:val="21"/>
        </w:rPr>
        <w:t>“</w:t>
      </w:r>
      <w:r>
        <w:rPr>
          <w:rFonts w:hint="eastAsia"/>
          <w:sz w:val="21"/>
          <w:szCs w:val="21"/>
        </w:rPr>
        <w:t>历史唯物主义者</w:t>
      </w:r>
      <w:r>
        <w:rPr>
          <w:sz w:val="21"/>
          <w:szCs w:val="21"/>
        </w:rPr>
        <w:t>”</w:t>
      </w:r>
      <w:r>
        <w:rPr>
          <w:rFonts w:hint="eastAsia"/>
          <w:sz w:val="21"/>
          <w:szCs w:val="21"/>
        </w:rPr>
        <w:t>，表明他非常清楚自己正在为这一称谓注入全新的含义。</w:t>
      </w:r>
    </w:p>
    <w:p w14:paraId="22C0F55D">
      <w:pPr>
        <w:spacing w:line="360" w:lineRule="auto"/>
        <w:ind w:firstLine="420"/>
        <w:rPr>
          <w:rFonts w:hint="eastAsia"/>
          <w:sz w:val="21"/>
          <w:szCs w:val="21"/>
        </w:rPr>
      </w:pPr>
      <w:r>
        <w:rPr>
          <w:rFonts w:hint="eastAsia"/>
          <w:sz w:val="21"/>
          <w:szCs w:val="21"/>
          <w:lang w:bidi="ar"/>
        </w:rPr>
        <w:t>至关重要，同时也最困难的，是作品的</w:t>
      </w:r>
      <w:r>
        <w:rPr>
          <w:sz w:val="21"/>
          <w:szCs w:val="21"/>
          <w:lang w:bidi="ar"/>
        </w:rPr>
        <w:t>“</w:t>
      </w:r>
      <w:r>
        <w:rPr>
          <w:rFonts w:hint="eastAsia"/>
          <w:sz w:val="21"/>
          <w:szCs w:val="21"/>
          <w:lang w:bidi="ar"/>
        </w:rPr>
        <w:t>建构</w:t>
      </w:r>
      <w:r>
        <w:rPr>
          <w:sz w:val="21"/>
          <w:szCs w:val="21"/>
          <w:lang w:bidi="ar"/>
        </w:rPr>
        <w:t>”</w:t>
      </w:r>
      <w:r>
        <w:rPr>
          <w:rFonts w:hint="eastAsia"/>
          <w:sz w:val="21"/>
          <w:szCs w:val="21"/>
          <w:lang w:bidi="ar"/>
        </w:rPr>
        <w:t>。本雅明在信中告诉格蕾特尔</w:t>
      </w:r>
      <w:r>
        <w:rPr>
          <w:sz w:val="21"/>
          <w:szCs w:val="21"/>
          <w:lang w:bidi="ar"/>
        </w:rPr>
        <w:t>·</w:t>
      </w:r>
      <w:r>
        <w:rPr>
          <w:rFonts w:hint="eastAsia"/>
          <w:sz w:val="21"/>
          <w:szCs w:val="21"/>
          <w:lang w:bidi="ar"/>
        </w:rPr>
        <w:t>卡普鲁斯，在</w:t>
      </w:r>
      <w:r>
        <w:rPr>
          <w:sz w:val="21"/>
          <w:szCs w:val="21"/>
          <w:lang w:bidi="ar"/>
        </w:rPr>
        <w:t>1935</w:t>
      </w:r>
      <w:r>
        <w:rPr>
          <w:rFonts w:hint="eastAsia"/>
          <w:sz w:val="21"/>
          <w:szCs w:val="21"/>
          <w:lang w:bidi="ar"/>
        </w:rPr>
        <w:t>年的提纲中，</w:t>
      </w:r>
      <w:r>
        <w:rPr>
          <w:sz w:val="21"/>
          <w:szCs w:val="21"/>
          <w:lang w:bidi="ar"/>
        </w:rPr>
        <w:t>“</w:t>
      </w:r>
      <w:r>
        <w:rPr>
          <w:rFonts w:hint="eastAsia"/>
          <w:sz w:val="21"/>
          <w:szCs w:val="21"/>
          <w:lang w:bidi="ar"/>
        </w:rPr>
        <w:t>建构性的时刻</w:t>
      </w:r>
      <w:r>
        <w:rPr>
          <w:sz w:val="21"/>
          <w:szCs w:val="21"/>
          <w:lang w:bidi="ar"/>
        </w:rPr>
        <w:t>”</w:t>
      </w:r>
      <w:r>
        <w:rPr>
          <w:rFonts w:hint="eastAsia"/>
          <w:sz w:val="21"/>
          <w:szCs w:val="21"/>
          <w:lang w:bidi="ar"/>
        </w:rPr>
        <w:t>还依然缺失：</w:t>
      </w:r>
    </w:p>
    <w:p w14:paraId="2F7E8DBD">
      <w:pPr>
        <w:spacing w:line="360" w:lineRule="auto"/>
        <w:ind w:firstLine="420"/>
        <w:rPr>
          <w:rFonts w:hint="eastAsia" w:eastAsia="楷体"/>
          <w:szCs w:val="20"/>
        </w:rPr>
      </w:pPr>
      <w:r>
        <w:rPr>
          <w:rFonts w:hint="eastAsia" w:eastAsia="楷体"/>
          <w:szCs w:val="20"/>
          <w:lang w:bidi="ar"/>
        </w:rPr>
        <w:t>至于是否应该沿着你和阿多诺所建议的方向去寻找，我暂时先不做判断。但有一点是明确的：对这本书来说，‘建构性的时刻’就意味着点石成金的那块贤者之石。除此之外，现在只能说：这一时刻必须以一种崭新的、简洁的、异常简明的方式总结出来，它需要明确呈现出这本书的位置与以往历史研究传统之间的对比。至于如何做到？这一点仍有待挖掘。</w:t>
      </w:r>
      <w:r>
        <w:rPr>
          <w:rFonts w:hint="eastAsia" w:eastAsia="楷体"/>
          <w:szCs w:val="20"/>
          <w:vertAlign w:val="superscript"/>
          <w:lang w:bidi="ar"/>
        </w:rPr>
        <w:t>[</w:t>
      </w:r>
      <w:r>
        <w:rPr>
          <w:rFonts w:hint="eastAsia" w:eastAsia="楷体"/>
          <w:szCs w:val="20"/>
          <w:vertAlign w:val="superscript"/>
          <w:lang w:bidi="ar"/>
        </w:rPr>
        <w:endnoteReference w:id="62"/>
      </w:r>
      <w:r>
        <w:rPr>
          <w:rFonts w:hint="eastAsia" w:eastAsia="楷体"/>
          <w:szCs w:val="20"/>
          <w:vertAlign w:val="superscript"/>
          <w:lang w:bidi="ar"/>
        </w:rPr>
        <w:t>]</w:t>
      </w:r>
    </w:p>
    <w:p w14:paraId="09861F0C">
      <w:pPr>
        <w:spacing w:line="360" w:lineRule="auto"/>
        <w:ind w:firstLine="420"/>
        <w:rPr>
          <w:rFonts w:hint="eastAsia"/>
          <w:sz w:val="21"/>
          <w:szCs w:val="21"/>
        </w:rPr>
      </w:pPr>
      <w:r>
        <w:rPr>
          <w:rFonts w:hint="eastAsia"/>
          <w:sz w:val="21"/>
          <w:szCs w:val="21"/>
          <w:lang w:bidi="ar"/>
        </w:rPr>
        <w:t>本雅明至少对一件事是确信的：他所需要的，是一种视觉性的，而不是线性逻辑的逻辑。这些概念必须遵循蒙太奇的认知原则，</w:t>
      </w:r>
      <w:r>
        <w:rPr>
          <w:sz w:val="21"/>
          <w:szCs w:val="21"/>
          <w:vertAlign w:val="superscript"/>
          <w:lang w:bidi="ar"/>
        </w:rPr>
        <w:t>[</w:t>
      </w:r>
      <w:r>
        <w:rPr>
          <w:sz w:val="21"/>
          <w:szCs w:val="21"/>
          <w:vertAlign w:val="superscript"/>
          <w:lang w:bidi="ar"/>
        </w:rPr>
        <w:endnoteReference w:id="63"/>
      </w:r>
      <w:r>
        <w:rPr>
          <w:sz w:val="21"/>
          <w:szCs w:val="21"/>
          <w:vertAlign w:val="superscript"/>
          <w:lang w:bidi="ar"/>
        </w:rPr>
        <w:t>]</w:t>
      </w:r>
      <w:r>
        <w:rPr>
          <w:rFonts w:hint="eastAsia"/>
          <w:sz w:val="21"/>
          <w:szCs w:val="21"/>
        </w:rPr>
        <w:t>以一种魔术般的方式被建构出来。</w:t>
      </w:r>
      <w:r>
        <w:rPr>
          <w:sz w:val="21"/>
          <w:szCs w:val="21"/>
          <w:vertAlign w:val="superscript"/>
        </w:rPr>
        <w:t>[</w:t>
      </w:r>
      <w:r>
        <w:rPr>
          <w:sz w:val="21"/>
          <w:szCs w:val="21"/>
          <w:vertAlign w:val="superscript"/>
        </w:rPr>
        <w:endnoteReference w:id="64"/>
      </w:r>
      <w:r>
        <w:rPr>
          <w:sz w:val="21"/>
          <w:szCs w:val="21"/>
          <w:vertAlign w:val="superscript"/>
        </w:rPr>
        <w:t>]</w:t>
      </w:r>
      <w:r>
        <w:rPr>
          <w:sz w:val="21"/>
          <w:szCs w:val="21"/>
        </w:rPr>
        <w:t>19</w:t>
      </w:r>
      <w:r>
        <w:rPr>
          <w:rFonts w:hint="eastAsia"/>
          <w:sz w:val="21"/>
          <w:szCs w:val="21"/>
        </w:rPr>
        <w:t>世纪的事物应作为视觉性的当代之起源。</w:t>
      </w:r>
      <w:r>
        <w:rPr>
          <w:sz w:val="21"/>
          <w:szCs w:val="21"/>
          <w:vertAlign w:val="superscript"/>
        </w:rPr>
        <w:t>[</w:t>
      </w:r>
      <w:r>
        <w:rPr>
          <w:sz w:val="21"/>
          <w:szCs w:val="21"/>
          <w:vertAlign w:val="superscript"/>
        </w:rPr>
        <w:endnoteReference w:id="65"/>
      </w:r>
      <w:r>
        <w:rPr>
          <w:sz w:val="21"/>
          <w:szCs w:val="21"/>
          <w:vertAlign w:val="superscript"/>
        </w:rPr>
        <w:t>]</w:t>
      </w:r>
      <w:r>
        <w:rPr>
          <w:rFonts w:hint="eastAsia"/>
          <w:sz w:val="21"/>
          <w:szCs w:val="21"/>
        </w:rPr>
        <w:t>而与此同时，每一种关于进步的预设，都必须被彻底拒绝</w:t>
      </w:r>
      <w:r>
        <w:rPr>
          <w:sz w:val="21"/>
          <w:szCs w:val="21"/>
          <w:vertAlign w:val="superscript"/>
        </w:rPr>
        <w:t>[</w:t>
      </w:r>
      <w:r>
        <w:rPr>
          <w:sz w:val="21"/>
          <w:szCs w:val="21"/>
          <w:vertAlign w:val="superscript"/>
        </w:rPr>
        <w:endnoteReference w:id="66"/>
      </w:r>
      <w:r>
        <w:rPr>
          <w:sz w:val="21"/>
          <w:szCs w:val="21"/>
          <w:vertAlign w:val="superscript"/>
        </w:rPr>
        <w:t>]</w:t>
      </w:r>
      <w:r>
        <w:rPr>
          <w:rFonts w:hint="eastAsia"/>
          <w:sz w:val="21"/>
          <w:szCs w:val="21"/>
        </w:rPr>
        <w:t>：</w:t>
      </w:r>
    </w:p>
    <w:p w14:paraId="119D8A3D">
      <w:pPr>
        <w:spacing w:line="360" w:lineRule="auto"/>
        <w:ind w:firstLine="420"/>
        <w:rPr>
          <w:rFonts w:hint="eastAsia"/>
          <w:sz w:val="21"/>
          <w:szCs w:val="21"/>
        </w:rPr>
      </w:pPr>
      <w:r>
        <w:rPr>
          <w:rFonts w:hint="eastAsia"/>
          <w:sz w:val="21"/>
          <w:szCs w:val="21"/>
          <w:lang w:bidi="ar"/>
        </w:rPr>
        <w:t>“为了使一块过去的碎片被当下的现实所触及，二者之间必须不存在连续性。</w:t>
      </w:r>
      <w:r>
        <w:rPr>
          <w:rFonts w:hint="eastAsia"/>
          <w:sz w:val="21"/>
          <w:szCs w:val="21"/>
          <w:vertAlign w:val="superscript"/>
          <w:lang w:bidi="ar"/>
        </w:rPr>
        <w:t>[</w:t>
      </w:r>
      <w:r>
        <w:rPr>
          <w:rFonts w:hint="eastAsia"/>
          <w:sz w:val="21"/>
          <w:szCs w:val="21"/>
          <w:vertAlign w:val="superscript"/>
          <w:lang w:bidi="ar"/>
        </w:rPr>
        <w:endnoteReference w:id="67"/>
      </w:r>
      <w:r>
        <w:rPr>
          <w:rFonts w:hint="eastAsia"/>
          <w:sz w:val="21"/>
          <w:szCs w:val="21"/>
          <w:vertAlign w:val="superscript"/>
          <w:lang w:bidi="ar"/>
        </w:rPr>
        <w:t>]</w:t>
      </w:r>
      <w:r>
        <w:rPr>
          <w:rFonts w:hint="eastAsia"/>
          <w:sz w:val="21"/>
          <w:szCs w:val="21"/>
        </w:rPr>
        <w:t>正如本雅明指出的：“‘构造’预设着‘毁灭’。”</w:t>
      </w:r>
      <w:r>
        <w:rPr>
          <w:rFonts w:hint="eastAsia"/>
          <w:sz w:val="21"/>
          <w:szCs w:val="21"/>
          <w:vertAlign w:val="superscript"/>
        </w:rPr>
        <w:t>[</w:t>
      </w:r>
      <w:r>
        <w:rPr>
          <w:rFonts w:hint="eastAsia"/>
          <w:sz w:val="21"/>
          <w:szCs w:val="21"/>
          <w:vertAlign w:val="superscript"/>
        </w:rPr>
        <w:endnoteReference w:id="68"/>
      </w:r>
      <w:r>
        <w:rPr>
          <w:rFonts w:hint="eastAsia"/>
          <w:sz w:val="21"/>
          <w:szCs w:val="21"/>
          <w:vertAlign w:val="superscript"/>
        </w:rPr>
        <w:t>]</w:t>
      </w:r>
      <w:r>
        <w:rPr>
          <w:rFonts w:hint="eastAsia"/>
          <w:sz w:val="21"/>
          <w:szCs w:val="21"/>
        </w:rPr>
        <w:t>历史对象首先通过从历史的连续体中被“炸裂”出来而获得其存在。</w:t>
      </w:r>
      <w:r>
        <w:rPr>
          <w:rFonts w:hint="eastAsia"/>
          <w:sz w:val="21"/>
          <w:szCs w:val="21"/>
          <w:vertAlign w:val="superscript"/>
        </w:rPr>
        <w:t>[</w:t>
      </w:r>
      <w:r>
        <w:rPr>
          <w:rFonts w:hint="eastAsia"/>
          <w:sz w:val="21"/>
          <w:szCs w:val="21"/>
          <w:vertAlign w:val="superscript"/>
        </w:rPr>
        <w:endnoteReference w:id="69"/>
      </w:r>
      <w:r>
        <w:rPr>
          <w:rFonts w:hint="eastAsia"/>
          <w:sz w:val="21"/>
          <w:szCs w:val="21"/>
          <w:vertAlign w:val="superscript"/>
        </w:rPr>
        <w:t>]</w:t>
      </w:r>
      <w:r>
        <w:rPr>
          <w:rFonts w:hint="eastAsia"/>
          <w:sz w:val="21"/>
          <w:szCs w:val="21"/>
        </w:rPr>
        <w:t>它们具有一种“单子式(monadological)的结构”，其中“历史的所有力量与</w:t>
      </w:r>
      <w:r>
        <w:rPr>
          <w:rFonts w:hint="eastAsia"/>
          <w:sz w:val="21"/>
          <w:szCs w:val="21"/>
          <w:highlight w:val="lightGray"/>
        </w:rPr>
        <w:t>趋势</w:t>
      </w:r>
      <w:r>
        <w:rPr>
          <w:rFonts w:hint="eastAsia"/>
          <w:sz w:val="21"/>
          <w:szCs w:val="21"/>
        </w:rPr>
        <w:t>都以缩减的尺度汇聚其中”。</w:t>
      </w:r>
      <w:r>
        <w:rPr>
          <w:rFonts w:hint="eastAsia"/>
          <w:sz w:val="21"/>
          <w:szCs w:val="21"/>
          <w:vertAlign w:val="superscript"/>
        </w:rPr>
        <w:t>[</w:t>
      </w:r>
      <w:r>
        <w:rPr>
          <w:rFonts w:hint="eastAsia"/>
          <w:sz w:val="21"/>
          <w:szCs w:val="21"/>
          <w:vertAlign w:val="superscript"/>
        </w:rPr>
        <w:endnoteReference w:id="70"/>
      </w:r>
      <w:r>
        <w:rPr>
          <w:rFonts w:hint="eastAsia"/>
          <w:sz w:val="21"/>
          <w:szCs w:val="21"/>
          <w:vertAlign w:val="superscript"/>
        </w:rPr>
        <w:t>]</w:t>
      </w:r>
      <w:r>
        <w:rPr>
          <w:rFonts w:hint="eastAsia"/>
          <w:sz w:val="21"/>
          <w:szCs w:val="21"/>
        </w:rPr>
        <w:t>“真理……依附于一个时间性的核心，这个核心扎根于被认识的对象与认识主体之中。”</w:t>
      </w:r>
      <w:r>
        <w:rPr>
          <w:rFonts w:hint="eastAsia"/>
          <w:sz w:val="21"/>
          <w:szCs w:val="21"/>
          <w:vertAlign w:val="superscript"/>
        </w:rPr>
        <w:t>[</w:t>
      </w:r>
      <w:r>
        <w:rPr>
          <w:rFonts w:hint="eastAsia"/>
          <w:sz w:val="21"/>
          <w:szCs w:val="21"/>
          <w:vertAlign w:val="superscript"/>
        </w:rPr>
        <w:endnoteReference w:id="71"/>
      </w:r>
      <w:r>
        <w:rPr>
          <w:rFonts w:hint="eastAsia"/>
          <w:sz w:val="21"/>
          <w:szCs w:val="21"/>
          <w:vertAlign w:val="superscript"/>
        </w:rPr>
        <w:t>]</w:t>
      </w:r>
      <w:r>
        <w:rPr>
          <w:rFonts w:hint="eastAsia"/>
          <w:sz w:val="21"/>
          <w:szCs w:val="21"/>
        </w:rPr>
        <w:t>在这个同当下充满张力的星座群中，</w:t>
      </w:r>
      <w:r>
        <w:rPr>
          <w:rFonts w:hint="eastAsia"/>
          <w:sz w:val="21"/>
          <w:szCs w:val="21"/>
          <w:vertAlign w:val="superscript"/>
        </w:rPr>
        <w:t>[</w:t>
      </w:r>
      <w:r>
        <w:rPr>
          <w:rFonts w:hint="eastAsia"/>
          <w:sz w:val="21"/>
          <w:szCs w:val="21"/>
          <w:vertAlign w:val="superscript"/>
        </w:rPr>
        <w:endnoteReference w:id="72"/>
      </w:r>
      <w:r>
        <w:rPr>
          <w:rFonts w:hint="eastAsia"/>
          <w:sz w:val="21"/>
          <w:szCs w:val="21"/>
          <w:vertAlign w:val="superscript"/>
        </w:rPr>
        <w:t>]</w:t>
      </w:r>
      <w:r>
        <w:rPr>
          <w:rFonts w:hint="eastAsia"/>
          <w:sz w:val="21"/>
          <w:szCs w:val="21"/>
        </w:rPr>
        <w:t>这个“时间核心”被政治性的激活，被辩证地两极化，其成为“一个力场，在这个力场中，其前史与后史之间的冲突得以展开。”</w:t>
      </w:r>
      <w:r>
        <w:rPr>
          <w:rFonts w:hint="eastAsia"/>
          <w:sz w:val="21"/>
          <w:szCs w:val="21"/>
          <w:vertAlign w:val="superscript"/>
        </w:rPr>
        <w:t>[</w:t>
      </w:r>
      <w:r>
        <w:rPr>
          <w:rFonts w:hint="eastAsia"/>
          <w:sz w:val="21"/>
          <w:szCs w:val="21"/>
          <w:vertAlign w:val="superscript"/>
        </w:rPr>
        <w:endnoteReference w:id="73"/>
      </w:r>
      <w:r>
        <w:rPr>
          <w:rFonts w:hint="eastAsia"/>
          <w:sz w:val="21"/>
          <w:szCs w:val="21"/>
          <w:vertAlign w:val="superscript"/>
        </w:rPr>
        <w:t>]</w:t>
      </w:r>
    </w:p>
    <w:p w14:paraId="169F6D2F">
      <w:pPr>
        <w:spacing w:line="360" w:lineRule="auto"/>
        <w:ind w:firstLine="420"/>
        <w:rPr>
          <w:rFonts w:hint="eastAsia"/>
          <w:sz w:val="21"/>
          <w:szCs w:val="21"/>
        </w:rPr>
      </w:pPr>
      <w:r>
        <w:rPr>
          <w:rFonts w:hint="eastAsia"/>
          <w:sz w:val="21"/>
          <w:szCs w:val="21"/>
          <w:lang w:bidi="ar"/>
        </w:rPr>
        <w:t>作为前史，这些(历史)对象是原型、原现象(</w:t>
      </w:r>
      <w:r>
        <w:rPr>
          <w:sz w:val="21"/>
          <w:szCs w:val="21"/>
          <w:lang w:bidi="ar"/>
        </w:rPr>
        <w:t>ur-phenomena</w:t>
      </w:r>
      <w:r>
        <w:rPr>
          <w:rFonts w:hint="eastAsia"/>
          <w:sz w:val="21"/>
          <w:szCs w:val="21"/>
          <w:lang w:bidi="ar"/>
        </w:rPr>
        <w:t>)，无论它们如今看起来多么遥远或陌生，它们都能被辨识为当下的先导。本雅明暗示说，如果一个(历史)对象的前史揭示了它的可能性(包括它的乌托邦潜能)，那么它的后史则指明了它作为自然历史对象实际变成的样子。二者都可以在被从历史连续体中</w:t>
      </w:r>
      <w:r>
        <w:rPr>
          <w:sz w:val="21"/>
          <w:szCs w:val="21"/>
          <w:lang w:bidi="ar"/>
        </w:rPr>
        <w:t>“</w:t>
      </w:r>
      <w:r>
        <w:rPr>
          <w:rFonts w:hint="eastAsia"/>
          <w:sz w:val="21"/>
          <w:szCs w:val="21"/>
          <w:lang w:bidi="ar"/>
        </w:rPr>
        <w:t>炸裂</w:t>
      </w:r>
      <w:r>
        <w:rPr>
          <w:sz w:val="21"/>
          <w:szCs w:val="21"/>
          <w:lang w:bidi="ar"/>
        </w:rPr>
        <w:t>”</w:t>
      </w:r>
      <w:r>
        <w:rPr>
          <w:rFonts w:hint="eastAsia"/>
          <w:sz w:val="21"/>
          <w:szCs w:val="21"/>
          <w:lang w:bidi="ar"/>
        </w:rPr>
        <w:t>出来的历史对象的</w:t>
      </w:r>
      <w:r>
        <w:rPr>
          <w:sz w:val="21"/>
          <w:szCs w:val="21"/>
          <w:lang w:bidi="ar"/>
        </w:rPr>
        <w:t>“</w:t>
      </w:r>
      <w:r>
        <w:rPr>
          <w:rFonts w:hint="eastAsia"/>
          <w:sz w:val="21"/>
          <w:szCs w:val="21"/>
          <w:lang w:bidi="ar"/>
        </w:rPr>
        <w:t>单子式结构</w:t>
      </w:r>
      <w:r>
        <w:rPr>
          <w:sz w:val="21"/>
          <w:szCs w:val="21"/>
          <w:lang w:bidi="ar"/>
        </w:rPr>
        <w:t>”</w:t>
      </w:r>
      <w:r>
        <w:rPr>
          <w:rFonts w:hint="eastAsia"/>
          <w:sz w:val="21"/>
          <w:szCs w:val="21"/>
          <w:lang w:bidi="ar"/>
        </w:rPr>
        <w:t>中被解读。</w:t>
      </w:r>
      <w:r>
        <w:rPr>
          <w:sz w:val="21"/>
          <w:szCs w:val="21"/>
          <w:vertAlign w:val="superscript"/>
          <w:lang w:bidi="ar"/>
        </w:rPr>
        <w:t>[</w:t>
      </w:r>
      <w:r>
        <w:rPr>
          <w:sz w:val="21"/>
          <w:szCs w:val="21"/>
          <w:vertAlign w:val="superscript"/>
          <w:lang w:bidi="ar"/>
        </w:rPr>
        <w:endnoteReference w:id="74"/>
      </w:r>
      <w:r>
        <w:rPr>
          <w:sz w:val="21"/>
          <w:szCs w:val="21"/>
          <w:vertAlign w:val="superscript"/>
          <w:lang w:bidi="ar"/>
        </w:rPr>
        <w:t>]</w:t>
      </w:r>
      <w:r>
        <w:rPr>
          <w:rFonts w:hint="eastAsia"/>
          <w:sz w:val="21"/>
          <w:szCs w:val="21"/>
        </w:rPr>
        <w:t>通过历史对象的后史所留下的痕迹</w:t>
      </w:r>
      <w:r>
        <w:rPr>
          <w:sz w:val="21"/>
          <w:szCs w:val="21"/>
        </w:rPr>
        <w:t>——</w:t>
      </w:r>
      <w:r>
        <w:rPr>
          <w:rFonts w:hint="eastAsia"/>
          <w:sz w:val="21"/>
          <w:szCs w:val="21"/>
        </w:rPr>
        <w:t>包括其衰败的条件以及其文化传播的方式</w:t>
      </w:r>
      <w:r>
        <w:rPr>
          <w:sz w:val="21"/>
          <w:szCs w:val="21"/>
        </w:rPr>
        <w:t>——</w:t>
      </w:r>
      <w:r>
        <w:rPr>
          <w:rFonts w:hint="eastAsia"/>
          <w:sz w:val="21"/>
          <w:szCs w:val="21"/>
        </w:rPr>
        <w:t>过去对象所蕴含的乌托邦图景，可供人们在当下视作真理来解读。正是通过对象的前生与后生之间的有力对抗，使它在政治意义上获得了</w:t>
      </w:r>
      <w:r>
        <w:rPr>
          <w:sz w:val="21"/>
          <w:szCs w:val="21"/>
        </w:rPr>
        <w:t>“</w:t>
      </w:r>
      <w:r>
        <w:rPr>
          <w:rFonts w:hint="eastAsia"/>
          <w:sz w:val="21"/>
          <w:szCs w:val="21"/>
        </w:rPr>
        <w:t>现实性</w:t>
      </w:r>
      <w:r>
        <w:rPr>
          <w:sz w:val="21"/>
          <w:szCs w:val="21"/>
        </w:rPr>
        <w:t>”——</w:t>
      </w:r>
      <w:r>
        <w:rPr>
          <w:rFonts w:hint="eastAsia"/>
          <w:sz w:val="21"/>
          <w:szCs w:val="21"/>
        </w:rPr>
        <w:t>即作为</w:t>
      </w:r>
      <w:r>
        <w:rPr>
          <w:sz w:val="21"/>
          <w:szCs w:val="21"/>
        </w:rPr>
        <w:t>“</w:t>
      </w:r>
      <w:r>
        <w:rPr>
          <w:rFonts w:hint="eastAsia"/>
          <w:sz w:val="21"/>
          <w:szCs w:val="21"/>
        </w:rPr>
        <w:t>心智的在场</w:t>
      </w:r>
      <w:r>
        <w:rPr>
          <w:sz w:val="21"/>
          <w:szCs w:val="21"/>
        </w:rPr>
        <w:t>”</w:t>
      </w:r>
      <w:r>
        <w:rPr>
          <w:rFonts w:hint="eastAsia"/>
          <w:sz w:val="21"/>
          <w:szCs w:val="21"/>
        </w:rPr>
        <w:t>(</w:t>
      </w:r>
      <w:r>
        <w:rPr>
          <w:sz w:val="21"/>
          <w:szCs w:val="21"/>
        </w:rPr>
        <w:t>Geistesgegenwart</w:t>
      </w:r>
      <w:r>
        <w:rPr>
          <w:rFonts w:hint="eastAsia"/>
          <w:sz w:val="21"/>
          <w:szCs w:val="21"/>
        </w:rPr>
        <w:t>)</w:t>
      </w:r>
      <w:r>
        <w:rPr>
          <w:sz w:val="21"/>
          <w:szCs w:val="21"/>
          <w:vertAlign w:val="superscript"/>
        </w:rPr>
        <w:t>[</w:t>
      </w:r>
      <w:r>
        <w:rPr>
          <w:sz w:val="21"/>
          <w:szCs w:val="21"/>
          <w:vertAlign w:val="superscript"/>
        </w:rPr>
        <w:endnoteReference w:id="75"/>
      </w:r>
      <w:r>
        <w:rPr>
          <w:sz w:val="21"/>
          <w:szCs w:val="21"/>
          <w:vertAlign w:val="superscript"/>
        </w:rPr>
        <w:t>]</w:t>
      </w:r>
      <w:r>
        <w:rPr>
          <w:sz w:val="21"/>
          <w:szCs w:val="21"/>
        </w:rPr>
        <w:t>——</w:t>
      </w:r>
      <w:r>
        <w:rPr>
          <w:rFonts w:hint="eastAsia"/>
          <w:sz w:val="21"/>
          <w:szCs w:val="21"/>
        </w:rPr>
        <w:t>而“原史”(</w:t>
      </w:r>
      <w:r>
        <w:rPr>
          <w:sz w:val="21"/>
          <w:szCs w:val="21"/>
        </w:rPr>
        <w:t>Ur-history</w:t>
      </w:r>
      <w:r>
        <w:rPr>
          <w:rFonts w:hint="eastAsia"/>
          <w:sz w:val="21"/>
          <w:szCs w:val="21"/>
        </w:rPr>
        <w:t>)并不以进步为终点，而是将</w:t>
      </w:r>
      <w:r>
        <w:rPr>
          <w:sz w:val="21"/>
          <w:szCs w:val="21"/>
        </w:rPr>
        <w:t>“</w:t>
      </w:r>
      <w:r>
        <w:rPr>
          <w:rFonts w:hint="eastAsia"/>
          <w:sz w:val="21"/>
          <w:szCs w:val="21"/>
        </w:rPr>
        <w:t>现实化(</w:t>
      </w:r>
      <w:r>
        <w:rPr>
          <w:sz w:val="21"/>
          <w:szCs w:val="21"/>
        </w:rPr>
        <w:t>actualization</w:t>
      </w:r>
      <w:r>
        <w:rPr>
          <w:rFonts w:hint="eastAsia"/>
          <w:sz w:val="21"/>
          <w:szCs w:val="21"/>
        </w:rPr>
        <w:t>)</w:t>
      </w:r>
      <w:r>
        <w:rPr>
          <w:sz w:val="21"/>
          <w:szCs w:val="21"/>
        </w:rPr>
        <w:t>”</w:t>
      </w:r>
      <w:r>
        <w:rPr>
          <w:rFonts w:hint="eastAsia"/>
          <w:sz w:val="21"/>
          <w:szCs w:val="21"/>
        </w:rPr>
        <w:t>作为其顶点。</w:t>
      </w:r>
      <w:r>
        <w:rPr>
          <w:sz w:val="21"/>
          <w:szCs w:val="21"/>
          <w:vertAlign w:val="superscript"/>
        </w:rPr>
        <w:t>[</w:t>
      </w:r>
      <w:r>
        <w:rPr>
          <w:sz w:val="21"/>
          <w:szCs w:val="21"/>
          <w:vertAlign w:val="superscript"/>
        </w:rPr>
        <w:endnoteReference w:id="76"/>
      </w:r>
      <w:r>
        <w:rPr>
          <w:sz w:val="21"/>
          <w:szCs w:val="21"/>
          <w:vertAlign w:val="superscript"/>
        </w:rPr>
        <w:t>]</w:t>
      </w:r>
      <w:r>
        <w:rPr>
          <w:sz w:val="21"/>
          <w:szCs w:val="21"/>
        </w:rPr>
        <w:t>“</w:t>
      </w:r>
      <w:r>
        <w:rPr>
          <w:rFonts w:hint="eastAsia"/>
          <w:sz w:val="21"/>
          <w:szCs w:val="21"/>
        </w:rPr>
        <w:t>因此，在</w:t>
      </w:r>
      <w:r>
        <w:rPr>
          <w:sz w:val="21"/>
          <w:szCs w:val="21"/>
        </w:rPr>
        <w:t>‘</w:t>
      </w:r>
      <w:r>
        <w:rPr>
          <w:rFonts w:hint="eastAsia"/>
          <w:sz w:val="21"/>
          <w:szCs w:val="21"/>
        </w:rPr>
        <w:t>可被认识的当下</w:t>
      </w:r>
      <w:r>
        <w:rPr>
          <w:sz w:val="21"/>
          <w:szCs w:val="21"/>
        </w:rPr>
        <w:t>’</w:t>
      </w:r>
      <w:r>
        <w:rPr>
          <w:rFonts w:hint="eastAsia"/>
          <w:sz w:val="21"/>
          <w:szCs w:val="21"/>
        </w:rPr>
        <w:t>(</w:t>
      </w:r>
      <w:r>
        <w:rPr>
          <w:sz w:val="21"/>
          <w:szCs w:val="21"/>
        </w:rPr>
        <w:t>im Jetzt der Erkennbarkeit</w:t>
      </w:r>
      <w:r>
        <w:rPr>
          <w:rFonts w:hint="eastAsia"/>
          <w:sz w:val="21"/>
          <w:szCs w:val="21"/>
        </w:rPr>
        <w:t>)中，过去必须如一道闪现的图像般，被迅速地攫取。</w:t>
      </w:r>
      <w:r>
        <w:rPr>
          <w:sz w:val="21"/>
          <w:szCs w:val="21"/>
        </w:rPr>
        <w:t>”</w:t>
      </w:r>
      <w:r>
        <w:rPr>
          <w:sz w:val="21"/>
          <w:szCs w:val="21"/>
          <w:vertAlign w:val="superscript"/>
        </w:rPr>
        <w:t>[</w:t>
      </w:r>
      <w:r>
        <w:rPr>
          <w:sz w:val="21"/>
          <w:szCs w:val="21"/>
          <w:vertAlign w:val="superscript"/>
        </w:rPr>
        <w:endnoteReference w:id="77"/>
      </w:r>
      <w:r>
        <w:rPr>
          <w:sz w:val="21"/>
          <w:szCs w:val="21"/>
          <w:vertAlign w:val="superscript"/>
        </w:rPr>
        <w:t>]</w:t>
      </w:r>
      <w:r>
        <w:rPr>
          <w:rFonts w:hint="eastAsia"/>
          <w:sz w:val="21"/>
          <w:szCs w:val="21"/>
        </w:rPr>
        <w:t>本雅明寄希望于这种认知的震撼，能够将沉睡的庸众从睡梦中唤醒，进而走向政治性的</w:t>
      </w:r>
      <w:r>
        <w:rPr>
          <w:sz w:val="21"/>
          <w:szCs w:val="21"/>
        </w:rPr>
        <w:t>“</w:t>
      </w:r>
      <w:r>
        <w:rPr>
          <w:rFonts w:hint="eastAsia"/>
          <w:sz w:val="21"/>
          <w:szCs w:val="21"/>
        </w:rPr>
        <w:t>觉醒</w:t>
      </w:r>
      <w:r>
        <w:rPr>
          <w:sz w:val="21"/>
          <w:szCs w:val="21"/>
        </w:rPr>
        <w:t>”</w:t>
      </w:r>
      <w:r>
        <w:rPr>
          <w:rFonts w:hint="eastAsia"/>
          <w:sz w:val="21"/>
          <w:szCs w:val="21"/>
        </w:rPr>
        <w:t>。</w:t>
      </w:r>
      <w:r>
        <w:rPr>
          <w:sz w:val="21"/>
          <w:szCs w:val="21"/>
          <w:vertAlign w:val="superscript"/>
        </w:rPr>
        <w:t>[</w:t>
      </w:r>
      <w:r>
        <w:rPr>
          <w:sz w:val="21"/>
          <w:szCs w:val="21"/>
          <w:vertAlign w:val="superscript"/>
        </w:rPr>
        <w:endnoteReference w:id="78"/>
      </w:r>
      <w:r>
        <w:rPr>
          <w:sz w:val="21"/>
          <w:szCs w:val="21"/>
          <w:vertAlign w:val="superscript"/>
        </w:rPr>
        <w:t>]</w:t>
      </w:r>
      <w:r>
        <w:rPr>
          <w:rFonts w:hint="eastAsia"/>
          <w:sz w:val="21"/>
          <w:szCs w:val="21"/>
        </w:rPr>
        <w:t>在过去与现在构成的充满张力的力场中呈现的历史对象，用</w:t>
      </w:r>
      <w:r>
        <w:rPr>
          <w:sz w:val="21"/>
          <w:szCs w:val="21"/>
        </w:rPr>
        <w:t>“</w:t>
      </w:r>
      <w:r>
        <w:rPr>
          <w:rFonts w:hint="eastAsia"/>
          <w:sz w:val="21"/>
          <w:szCs w:val="21"/>
        </w:rPr>
        <w:t>闪电式</w:t>
      </w:r>
      <w:r>
        <w:rPr>
          <w:sz w:val="21"/>
          <w:szCs w:val="21"/>
        </w:rPr>
        <w:t>”</w:t>
      </w:r>
      <w:r>
        <w:rPr>
          <w:sz w:val="21"/>
          <w:szCs w:val="21"/>
          <w:vertAlign w:val="superscript"/>
        </w:rPr>
        <w:t>[</w:t>
      </w:r>
      <w:r>
        <w:rPr>
          <w:sz w:val="21"/>
          <w:szCs w:val="21"/>
          <w:vertAlign w:val="superscript"/>
        </w:rPr>
        <w:endnoteReference w:id="79"/>
      </w:r>
      <w:r>
        <w:rPr>
          <w:sz w:val="21"/>
          <w:szCs w:val="21"/>
          <w:vertAlign w:val="superscript"/>
        </w:rPr>
        <w:t>]</w:t>
      </w:r>
      <w:r>
        <w:rPr>
          <w:rFonts w:hint="eastAsia"/>
          <w:sz w:val="21"/>
          <w:szCs w:val="21"/>
        </w:rPr>
        <w:t>的真理促使了政治电力的产生，而这正是所谓的</w:t>
      </w:r>
      <w:r>
        <w:rPr>
          <w:sz w:val="21"/>
          <w:szCs w:val="21"/>
        </w:rPr>
        <w:t>“</w:t>
      </w:r>
      <w:r>
        <w:rPr>
          <w:rFonts w:hint="eastAsia"/>
          <w:sz w:val="21"/>
          <w:szCs w:val="21"/>
        </w:rPr>
        <w:t>辩证图像(</w:t>
      </w:r>
      <w:r>
        <w:rPr>
          <w:sz w:val="21"/>
          <w:szCs w:val="21"/>
        </w:rPr>
        <w:t>dialectical image</w:t>
      </w:r>
      <w:r>
        <w:rPr>
          <w:rFonts w:hint="eastAsia"/>
          <w:sz w:val="21"/>
          <w:szCs w:val="21"/>
        </w:rPr>
        <w:t>)</w:t>
      </w:r>
      <w:r>
        <w:rPr>
          <w:sz w:val="21"/>
          <w:szCs w:val="21"/>
        </w:rPr>
        <w:t>”</w:t>
      </w:r>
      <w:r>
        <w:rPr>
          <w:rFonts w:hint="eastAsia"/>
          <w:sz w:val="21"/>
          <w:szCs w:val="21"/>
        </w:rPr>
        <w:t>。其与黑格尔的逻辑不同，它是</w:t>
      </w:r>
      <w:r>
        <w:rPr>
          <w:sz w:val="21"/>
          <w:szCs w:val="21"/>
        </w:rPr>
        <w:t>“</w:t>
      </w:r>
      <w:r>
        <w:rPr>
          <w:rFonts w:hint="eastAsia"/>
          <w:sz w:val="21"/>
          <w:szCs w:val="21"/>
        </w:rPr>
        <w:t>停滞状态下的辩证法</w:t>
      </w:r>
      <w:r>
        <w:rPr>
          <w:sz w:val="21"/>
          <w:szCs w:val="21"/>
        </w:rPr>
        <w:t>”</w:t>
      </w:r>
      <w:r>
        <w:rPr>
          <w:rFonts w:hint="eastAsia"/>
          <w:sz w:val="21"/>
          <w:szCs w:val="21"/>
        </w:rPr>
        <w:t>。</w:t>
      </w:r>
      <w:r>
        <w:rPr>
          <w:sz w:val="21"/>
          <w:szCs w:val="21"/>
          <w:vertAlign w:val="superscript"/>
        </w:rPr>
        <w:t>[</w:t>
      </w:r>
      <w:r>
        <w:rPr>
          <w:sz w:val="21"/>
          <w:szCs w:val="21"/>
          <w:vertAlign w:val="superscript"/>
        </w:rPr>
        <w:endnoteReference w:id="80"/>
      </w:r>
      <w:r>
        <w:rPr>
          <w:sz w:val="21"/>
          <w:szCs w:val="21"/>
          <w:vertAlign w:val="superscript"/>
        </w:rPr>
        <w:t>]</w:t>
      </w:r>
    </w:p>
    <w:p w14:paraId="7D6FEF76">
      <w:pPr>
        <w:spacing w:line="360" w:lineRule="auto"/>
        <w:ind w:firstLine="420"/>
        <w:rPr>
          <w:rFonts w:hint="eastAsia" w:eastAsia="楷体"/>
          <w:szCs w:val="20"/>
        </w:rPr>
      </w:pPr>
      <w:r>
        <w:rPr>
          <w:rFonts w:hint="eastAsia" w:eastAsia="楷体"/>
          <w:szCs w:val="20"/>
          <w:lang w:bidi="ar"/>
        </w:rPr>
        <w:t>当思想在一个充满张力的星座中陷入停滞时，辩证图像便出现了。它是思维运动中的一次断裂(</w:t>
      </w:r>
      <w:r>
        <w:rPr>
          <w:rFonts w:eastAsia="楷体"/>
          <w:szCs w:val="20"/>
          <w:lang w:bidi="ar"/>
        </w:rPr>
        <w:t>caesura</w:t>
      </w:r>
      <w:r>
        <w:rPr>
          <w:rFonts w:hint="eastAsia" w:eastAsia="楷体"/>
          <w:szCs w:val="20"/>
          <w:lang w:bidi="ar"/>
        </w:rPr>
        <w:t>)。显然，这一断裂的位置绝非随意可为。简而言之，辩证图像必须在辩证对立张力最强的点上去寻找。辩证图像</w:t>
      </w:r>
      <w:r>
        <w:rPr>
          <w:rFonts w:eastAsia="楷体"/>
          <w:szCs w:val="20"/>
          <w:lang w:bidi="ar"/>
        </w:rPr>
        <w:t>[…]</w:t>
      </w:r>
      <w:r>
        <w:rPr>
          <w:rFonts w:hint="eastAsia" w:eastAsia="楷体"/>
          <w:szCs w:val="20"/>
          <w:lang w:bidi="ar"/>
        </w:rPr>
        <w:t>与历史对象是同一的；它是使历史对象从历史进程的连续体中</w:t>
      </w:r>
      <w:r>
        <w:rPr>
          <w:rFonts w:eastAsia="楷体"/>
          <w:szCs w:val="20"/>
          <w:lang w:bidi="ar"/>
        </w:rPr>
        <w:t>“</w:t>
      </w:r>
      <w:r>
        <w:rPr>
          <w:rFonts w:hint="eastAsia" w:eastAsia="楷体"/>
          <w:szCs w:val="20"/>
          <w:lang w:bidi="ar"/>
        </w:rPr>
        <w:t>炸裂</w:t>
      </w:r>
      <w:r>
        <w:rPr>
          <w:rFonts w:eastAsia="楷体"/>
          <w:szCs w:val="20"/>
          <w:lang w:bidi="ar"/>
        </w:rPr>
        <w:t>”</w:t>
      </w:r>
      <w:r>
        <w:rPr>
          <w:rFonts w:hint="eastAsia" w:eastAsia="楷体"/>
          <w:szCs w:val="20"/>
          <w:lang w:bidi="ar"/>
        </w:rPr>
        <w:t>出来的根据。</w:t>
      </w:r>
      <w:r>
        <w:rPr>
          <w:rFonts w:eastAsia="楷体"/>
          <w:szCs w:val="20"/>
          <w:vertAlign w:val="superscript"/>
          <w:lang w:bidi="ar"/>
        </w:rPr>
        <w:t>[</w:t>
      </w:r>
      <w:r>
        <w:rPr>
          <w:rFonts w:eastAsia="楷体"/>
          <w:szCs w:val="20"/>
          <w:vertAlign w:val="superscript"/>
          <w:lang w:bidi="ar"/>
        </w:rPr>
        <w:endnoteReference w:id="81"/>
      </w:r>
      <w:r>
        <w:rPr>
          <w:rFonts w:eastAsia="楷体"/>
          <w:szCs w:val="20"/>
          <w:vertAlign w:val="superscript"/>
          <w:lang w:bidi="ar"/>
        </w:rPr>
        <w:t>]</w:t>
      </w:r>
    </w:p>
    <w:p w14:paraId="15039FBB">
      <w:pPr>
        <w:spacing w:line="360" w:lineRule="auto"/>
        <w:ind w:firstLine="420"/>
        <w:rPr>
          <w:sz w:val="21"/>
          <w:szCs w:val="21"/>
        </w:rPr>
      </w:pPr>
      <w:r>
        <w:rPr>
          <w:rFonts w:hint="eastAsia"/>
          <w:sz w:val="21"/>
          <w:szCs w:val="21"/>
          <w:lang w:bidi="ar"/>
        </w:rPr>
        <w:t>本雅明总结道：</w:t>
      </w:r>
      <w:r>
        <w:rPr>
          <w:sz w:val="21"/>
          <w:szCs w:val="21"/>
          <w:lang w:bidi="ar"/>
        </w:rPr>
        <w:t>“</w:t>
      </w:r>
      <w:r>
        <w:rPr>
          <w:rFonts w:hint="eastAsia"/>
          <w:sz w:val="21"/>
          <w:szCs w:val="21"/>
          <w:lang w:bidi="ar"/>
        </w:rPr>
        <w:t>关于历史唯物主义基本理论</w:t>
      </w:r>
      <w:r>
        <w:rPr>
          <w:sz w:val="21"/>
          <w:szCs w:val="21"/>
          <w:lang w:bidi="ar"/>
        </w:rPr>
        <w:t>”</w:t>
      </w:r>
      <w:r>
        <w:rPr>
          <w:rFonts w:hint="eastAsia"/>
          <w:sz w:val="21"/>
          <w:szCs w:val="21"/>
          <w:lang w:bidi="ar"/>
        </w:rPr>
        <w:t>：</w:t>
      </w:r>
    </w:p>
    <w:p w14:paraId="2CDBEAF9">
      <w:pPr>
        <w:spacing w:line="360" w:lineRule="auto"/>
        <w:ind w:firstLine="420"/>
        <w:rPr>
          <w:rFonts w:hint="eastAsia"/>
          <w:sz w:val="21"/>
          <w:szCs w:val="21"/>
        </w:rPr>
      </w:pPr>
      <w:r>
        <w:rPr>
          <w:sz w:val="21"/>
          <w:szCs w:val="21"/>
          <w:lang w:bidi="ar"/>
        </w:rPr>
        <w:t>1</w:t>
      </w:r>
      <w:r>
        <w:rPr>
          <w:rFonts w:hint="eastAsia"/>
          <w:sz w:val="21"/>
          <w:szCs w:val="21"/>
          <w:lang w:bidi="ar"/>
        </w:rPr>
        <w:t>)对历史对象认知行为应被视为对其的</w:t>
      </w:r>
      <w:r>
        <w:rPr>
          <w:sz w:val="21"/>
          <w:szCs w:val="21"/>
          <w:lang w:bidi="ar"/>
        </w:rPr>
        <w:t>“</w:t>
      </w:r>
      <w:r>
        <w:rPr>
          <w:rFonts w:hint="eastAsia"/>
          <w:sz w:val="21"/>
          <w:szCs w:val="21"/>
          <w:lang w:bidi="ar"/>
        </w:rPr>
        <w:t>拯救</w:t>
      </w:r>
      <w:r>
        <w:rPr>
          <w:sz w:val="21"/>
          <w:szCs w:val="21"/>
          <w:lang w:bidi="ar"/>
        </w:rPr>
        <w:t>”</w:t>
      </w:r>
      <w:r>
        <w:rPr>
          <w:rFonts w:hint="eastAsia"/>
          <w:sz w:val="21"/>
          <w:szCs w:val="21"/>
          <w:lang w:bidi="ar"/>
        </w:rPr>
        <w:t>。</w:t>
      </w:r>
      <w:r>
        <w:rPr>
          <w:sz w:val="21"/>
          <w:szCs w:val="21"/>
          <w:lang w:bidi="ar"/>
        </w:rPr>
        <w:t>2</w:t>
      </w:r>
      <w:r>
        <w:rPr>
          <w:rFonts w:hint="eastAsia"/>
          <w:sz w:val="21"/>
          <w:szCs w:val="21"/>
          <w:lang w:bidi="ar"/>
        </w:rPr>
        <w:t>)历史解构为图像，而不是叙事。</w:t>
      </w:r>
      <w:r>
        <w:rPr>
          <w:sz w:val="21"/>
          <w:szCs w:val="21"/>
          <w:lang w:bidi="ar"/>
        </w:rPr>
        <w:t>3</w:t>
      </w:r>
      <w:r>
        <w:rPr>
          <w:rFonts w:hint="eastAsia"/>
          <w:sz w:val="21"/>
          <w:szCs w:val="21"/>
          <w:lang w:bidi="ar"/>
        </w:rPr>
        <w:t>)凡是辩证过程发生之处，我们面对的都是一个单子(</w:t>
      </w:r>
      <w:r>
        <w:rPr>
          <w:sz w:val="21"/>
          <w:szCs w:val="21"/>
          <w:lang w:bidi="ar"/>
        </w:rPr>
        <w:t>monad</w:t>
      </w:r>
      <w:r>
        <w:rPr>
          <w:rFonts w:hint="eastAsia"/>
          <w:sz w:val="21"/>
          <w:szCs w:val="21"/>
          <w:lang w:bidi="ar"/>
        </w:rPr>
        <w:t>)。</w:t>
      </w:r>
      <w:r>
        <w:rPr>
          <w:sz w:val="21"/>
          <w:szCs w:val="21"/>
          <w:lang w:bidi="ar"/>
        </w:rPr>
        <w:t>4</w:t>
      </w:r>
      <w:r>
        <w:rPr>
          <w:rFonts w:hint="eastAsia"/>
          <w:sz w:val="21"/>
          <w:szCs w:val="21"/>
          <w:lang w:bidi="ar"/>
        </w:rPr>
        <w:t>)历史唯物主义的历史呈现内在地包含着对</w:t>
      </w:r>
      <w:r>
        <w:rPr>
          <w:sz w:val="21"/>
          <w:szCs w:val="21"/>
          <w:lang w:bidi="ar"/>
        </w:rPr>
        <w:t>“</w:t>
      </w:r>
      <w:r>
        <w:rPr>
          <w:rFonts w:hint="eastAsia"/>
          <w:sz w:val="21"/>
          <w:szCs w:val="21"/>
          <w:lang w:bidi="ar"/>
        </w:rPr>
        <w:t>进步</w:t>
      </w:r>
      <w:r>
        <w:rPr>
          <w:sz w:val="21"/>
          <w:szCs w:val="21"/>
          <w:lang w:bidi="ar"/>
        </w:rPr>
        <w:t>”</w:t>
      </w:r>
      <w:r>
        <w:rPr>
          <w:rFonts w:hint="eastAsia"/>
          <w:sz w:val="21"/>
          <w:szCs w:val="21"/>
          <w:lang w:bidi="ar"/>
        </w:rPr>
        <w:t>观念的批判。</w:t>
      </w:r>
      <w:r>
        <w:rPr>
          <w:sz w:val="21"/>
          <w:szCs w:val="21"/>
          <w:lang w:bidi="ar"/>
        </w:rPr>
        <w:t>5</w:t>
      </w:r>
      <w:r>
        <w:rPr>
          <w:rFonts w:hint="eastAsia"/>
          <w:sz w:val="21"/>
          <w:szCs w:val="21"/>
          <w:lang w:bidi="ar"/>
        </w:rPr>
        <w:t>)历史唯物主义将其方法建立在经验、常识(</w:t>
      </w:r>
      <w:r>
        <w:rPr>
          <w:sz w:val="21"/>
          <w:szCs w:val="21"/>
          <w:lang w:bidi="ar"/>
        </w:rPr>
        <w:t>common sense</w:t>
      </w:r>
      <w:r>
        <w:rPr>
          <w:rFonts w:hint="eastAsia"/>
          <w:sz w:val="21"/>
          <w:szCs w:val="21"/>
          <w:lang w:bidi="ar"/>
        </w:rPr>
        <w:t>)、心智的在场(</w:t>
      </w:r>
      <w:r>
        <w:rPr>
          <w:sz w:val="21"/>
          <w:szCs w:val="21"/>
          <w:lang w:bidi="ar"/>
        </w:rPr>
        <w:t>presence of mind</w:t>
      </w:r>
      <w:r>
        <w:rPr>
          <w:rFonts w:hint="eastAsia"/>
          <w:sz w:val="21"/>
          <w:szCs w:val="21"/>
          <w:lang w:bidi="ar"/>
        </w:rPr>
        <w:t>)以及辩证法的基础之上。</w:t>
      </w:r>
      <w:r>
        <w:rPr>
          <w:sz w:val="21"/>
          <w:szCs w:val="21"/>
          <w:vertAlign w:val="superscript"/>
          <w:lang w:bidi="ar"/>
        </w:rPr>
        <w:t>[</w:t>
      </w:r>
      <w:r>
        <w:rPr>
          <w:sz w:val="21"/>
          <w:szCs w:val="21"/>
          <w:vertAlign w:val="superscript"/>
          <w:lang w:bidi="ar"/>
        </w:rPr>
        <w:endnoteReference w:id="82"/>
      </w:r>
      <w:r>
        <w:rPr>
          <w:sz w:val="21"/>
          <w:szCs w:val="21"/>
          <w:vertAlign w:val="superscript"/>
          <w:lang w:bidi="ar"/>
        </w:rPr>
        <w:t>]</w:t>
      </w:r>
    </w:p>
    <w:p w14:paraId="38439C75">
      <w:pPr>
        <w:spacing w:line="360" w:lineRule="auto"/>
        <w:ind w:firstLine="420"/>
        <w:rPr>
          <w:rFonts w:hint="eastAsia"/>
          <w:sz w:val="21"/>
          <w:szCs w:val="21"/>
        </w:rPr>
      </w:pPr>
      <w:r>
        <w:rPr>
          <w:rFonts w:hint="eastAsia"/>
          <w:sz w:val="21"/>
          <w:szCs w:val="21"/>
          <w:lang w:bidi="ar"/>
        </w:rPr>
        <w:t>这里的</w:t>
      </w:r>
      <w:r>
        <w:rPr>
          <w:sz w:val="21"/>
          <w:szCs w:val="21"/>
          <w:lang w:bidi="ar"/>
        </w:rPr>
        <w:t>“</w:t>
      </w:r>
      <w:r>
        <w:rPr>
          <w:rFonts w:hint="eastAsia"/>
          <w:sz w:val="21"/>
          <w:szCs w:val="21"/>
          <w:lang w:bidi="ar"/>
        </w:rPr>
        <w:t>常识</w:t>
      </w:r>
      <w:r>
        <w:rPr>
          <w:sz w:val="21"/>
          <w:szCs w:val="21"/>
          <w:lang w:bidi="ar"/>
        </w:rPr>
        <w:t>”</w:t>
      </w:r>
      <w:r>
        <w:rPr>
          <w:rFonts w:hint="eastAsia"/>
          <w:sz w:val="21"/>
          <w:szCs w:val="21"/>
          <w:lang w:bidi="ar"/>
        </w:rPr>
        <w:t>(</w:t>
      </w:r>
      <w:r>
        <w:rPr>
          <w:sz w:val="21"/>
          <w:szCs w:val="21"/>
          <w:lang w:bidi="ar"/>
        </w:rPr>
        <w:t>gesunder Menschenverstand</w:t>
      </w:r>
      <w:r>
        <w:rPr>
          <w:rFonts w:hint="eastAsia"/>
          <w:sz w:val="21"/>
          <w:szCs w:val="21"/>
          <w:lang w:bidi="ar"/>
        </w:rPr>
        <w:t>)并不是一种简单的、显而易见的、从经验表象中直接提取意义的过程。相反，正是因为由辩证图像所提供的认知经验同时包含了历史时间的维度，和(</w:t>
      </w:r>
      <w:commentRangeStart w:id="3"/>
      <w:r>
        <w:rPr>
          <w:rFonts w:hint="eastAsia"/>
          <w:sz w:val="21"/>
          <w:szCs w:val="21"/>
          <w:lang w:bidi="ar"/>
        </w:rPr>
        <w:t>或者说是通过)空间的延展维度</w:t>
      </w:r>
      <w:commentRangeEnd w:id="3"/>
      <w:r>
        <w:rPr>
          <w:rStyle w:val="24"/>
        </w:rPr>
        <w:commentReference w:id="3"/>
      </w:r>
      <w:r>
        <w:rPr>
          <w:rFonts w:hint="eastAsia"/>
          <w:sz w:val="21"/>
          <w:szCs w:val="21"/>
          <w:lang w:bidi="ar"/>
        </w:rPr>
        <w:t>，这使得这种</w:t>
      </w:r>
      <w:r>
        <w:rPr>
          <w:sz w:val="21"/>
          <w:szCs w:val="21"/>
          <w:lang w:bidi="ar"/>
        </w:rPr>
        <w:t>“</w:t>
      </w:r>
      <w:r>
        <w:rPr>
          <w:rFonts w:hint="eastAsia"/>
          <w:sz w:val="21"/>
          <w:szCs w:val="21"/>
          <w:lang w:bidi="ar"/>
        </w:rPr>
        <w:t>常识</w:t>
      </w:r>
      <w:r>
        <w:rPr>
          <w:sz w:val="21"/>
          <w:szCs w:val="21"/>
          <w:lang w:bidi="ar"/>
        </w:rPr>
        <w:t>”</w:t>
      </w:r>
      <w:r>
        <w:rPr>
          <w:rFonts w:hint="eastAsia"/>
          <w:sz w:val="21"/>
          <w:szCs w:val="21"/>
          <w:lang w:bidi="ar"/>
        </w:rPr>
        <w:t>远非直观那么简单。</w:t>
      </w:r>
      <w:r>
        <w:rPr>
          <w:sz w:val="21"/>
          <w:szCs w:val="21"/>
          <w:lang w:bidi="ar"/>
        </w:rPr>
        <w:t>“</w:t>
      </w:r>
      <w:r>
        <w:rPr>
          <w:rFonts w:hint="eastAsia"/>
          <w:sz w:val="21"/>
          <w:szCs w:val="21"/>
          <w:lang w:bidi="ar"/>
        </w:rPr>
        <w:t>心智的在场</w:t>
      </w:r>
      <w:r>
        <w:rPr>
          <w:sz w:val="21"/>
          <w:szCs w:val="21"/>
          <w:lang w:bidi="ar"/>
        </w:rPr>
        <w:t>”</w:t>
      </w:r>
      <w:r>
        <w:rPr>
          <w:rFonts w:hint="eastAsia"/>
          <w:sz w:val="21"/>
          <w:szCs w:val="21"/>
          <w:lang w:bidi="ar"/>
        </w:rPr>
        <w:t>(</w:t>
      </w:r>
      <w:r>
        <w:rPr>
          <w:sz w:val="21"/>
          <w:szCs w:val="21"/>
          <w:lang w:bidi="ar"/>
        </w:rPr>
        <w:t>Geistesgegenwart</w:t>
      </w:r>
      <w:r>
        <w:rPr>
          <w:rFonts w:hint="eastAsia"/>
          <w:sz w:val="21"/>
          <w:szCs w:val="21"/>
          <w:lang w:bidi="ar"/>
        </w:rPr>
        <w:t>)指的是过去的对象在当下语境中的现实性，这种现实性赋予了它们一种在原本语境下并不存在的意义。</w:t>
      </w:r>
      <w:r>
        <w:rPr>
          <w:sz w:val="21"/>
          <w:szCs w:val="21"/>
          <w:lang w:bidi="ar"/>
        </w:rPr>
        <w:t>“</w:t>
      </w:r>
      <w:r>
        <w:rPr>
          <w:rFonts w:hint="eastAsia"/>
          <w:sz w:val="21"/>
          <w:szCs w:val="21"/>
          <w:lang w:bidi="ar"/>
        </w:rPr>
        <w:t>辩证法</w:t>
      </w:r>
      <w:r>
        <w:rPr>
          <w:sz w:val="21"/>
          <w:szCs w:val="21"/>
          <w:lang w:bidi="ar"/>
        </w:rPr>
        <w:t>”</w:t>
      </w:r>
      <w:r>
        <w:rPr>
          <w:rFonts w:hint="eastAsia"/>
          <w:sz w:val="21"/>
          <w:szCs w:val="21"/>
          <w:lang w:bidi="ar"/>
        </w:rPr>
        <w:t>则使得这些转瞬即逝的图像</w:t>
      </w:r>
      <w:r>
        <w:rPr>
          <w:sz w:val="21"/>
          <w:szCs w:val="21"/>
          <w:lang w:bidi="ar"/>
        </w:rPr>
        <w:t>——</w:t>
      </w:r>
      <w:r>
        <w:rPr>
          <w:rFonts w:hint="eastAsia"/>
          <w:sz w:val="21"/>
          <w:szCs w:val="21"/>
          <w:lang w:bidi="ar"/>
        </w:rPr>
        <w:t>过去与现在</w:t>
      </w:r>
      <w:r>
        <w:rPr>
          <w:sz w:val="21"/>
          <w:szCs w:val="21"/>
          <w:lang w:bidi="ar"/>
        </w:rPr>
        <w:t>——</w:t>
      </w:r>
      <w:r>
        <w:rPr>
          <w:rFonts w:hint="eastAsia"/>
          <w:sz w:val="21"/>
          <w:szCs w:val="21"/>
          <w:lang w:bidi="ar"/>
        </w:rPr>
        <w:t>能够叠加，使两者革命性地鲜活起来。为了描述这种</w:t>
      </w:r>
      <w:r>
        <w:rPr>
          <w:sz w:val="21"/>
          <w:szCs w:val="21"/>
          <w:lang w:bidi="ar"/>
        </w:rPr>
        <w:t>“</w:t>
      </w:r>
      <w:r>
        <w:rPr>
          <w:rFonts w:hint="eastAsia"/>
          <w:sz w:val="21"/>
          <w:szCs w:val="21"/>
          <w:lang w:bidi="ar"/>
        </w:rPr>
        <w:t>革命性的历史意识</w:t>
      </w:r>
      <w:r>
        <w:rPr>
          <w:sz w:val="21"/>
          <w:szCs w:val="21"/>
          <w:lang w:bidi="ar"/>
        </w:rPr>
        <w:t>”</w:t>
      </w:r>
      <w:r>
        <w:rPr>
          <w:rFonts w:hint="eastAsia"/>
          <w:sz w:val="21"/>
          <w:szCs w:val="21"/>
          <w:lang w:bidi="ar"/>
        </w:rPr>
        <w:t>的体验，本雅明引用了波德莱尔(</w:t>
      </w:r>
      <w:r>
        <w:rPr>
          <w:sz w:val="21"/>
          <w:szCs w:val="21"/>
          <w:lang w:bidi="ar"/>
        </w:rPr>
        <w:t>Baudelaire</w:t>
      </w:r>
      <w:r>
        <w:rPr>
          <w:rFonts w:hint="eastAsia"/>
          <w:sz w:val="21"/>
          <w:szCs w:val="21"/>
          <w:lang w:bidi="ar"/>
        </w:rPr>
        <w:t>)在吸食大麻时对时间经验的描述：</w:t>
      </w:r>
      <w:r>
        <w:rPr>
          <w:sz w:val="21"/>
          <w:szCs w:val="21"/>
          <w:lang w:bidi="ar"/>
        </w:rPr>
        <w:t>“</w:t>
      </w:r>
      <w:r>
        <w:rPr>
          <w:rFonts w:hint="eastAsia"/>
          <w:sz w:val="21"/>
          <w:szCs w:val="21"/>
          <w:lang w:bidi="ar"/>
        </w:rPr>
        <w:t>虽然(那一夜对我而言)似乎非常漫长</w:t>
      </w:r>
      <w:r>
        <w:rPr>
          <w:sz w:val="21"/>
          <w:szCs w:val="21"/>
          <w:lang w:bidi="ar"/>
        </w:rPr>
        <w:t>……</w:t>
      </w:r>
      <w:r>
        <w:rPr>
          <w:rFonts w:hint="eastAsia"/>
          <w:sz w:val="21"/>
          <w:szCs w:val="21"/>
          <w:lang w:bidi="ar"/>
        </w:rPr>
        <w:t>但它却仿佛只持续了几秒钟，甚至更像是，它根本没有进入永恒之中。</w:t>
      </w:r>
      <w:r>
        <w:rPr>
          <w:sz w:val="21"/>
          <w:szCs w:val="21"/>
          <w:lang w:bidi="ar"/>
        </w:rPr>
        <w:t>”</w:t>
      </w:r>
      <w:r>
        <w:rPr>
          <w:sz w:val="21"/>
          <w:szCs w:val="21"/>
          <w:vertAlign w:val="superscript"/>
          <w:lang w:bidi="ar"/>
        </w:rPr>
        <w:t>[</w:t>
      </w:r>
      <w:r>
        <w:rPr>
          <w:sz w:val="21"/>
          <w:szCs w:val="21"/>
          <w:vertAlign w:val="superscript"/>
          <w:lang w:bidi="ar"/>
        </w:rPr>
        <w:endnoteReference w:id="83"/>
      </w:r>
      <w:r>
        <w:rPr>
          <w:sz w:val="21"/>
          <w:szCs w:val="21"/>
          <w:vertAlign w:val="superscript"/>
          <w:lang w:bidi="ar"/>
        </w:rPr>
        <w:t>]</w:t>
      </w:r>
    </w:p>
    <w:p w14:paraId="384ED632">
      <w:pPr>
        <w:spacing w:line="360" w:lineRule="auto"/>
        <w:ind w:firstLine="420"/>
        <w:rPr>
          <w:rFonts w:hint="eastAsia"/>
          <w:sz w:val="21"/>
          <w:szCs w:val="21"/>
        </w:rPr>
      </w:pPr>
      <w:r>
        <w:rPr>
          <w:rFonts w:hint="eastAsia"/>
          <w:sz w:val="21"/>
          <w:szCs w:val="21"/>
          <w:lang w:bidi="ar"/>
        </w:rPr>
        <w:t>作为一种即时的、近乎神秘的直觉领会，辩证图像本身是直观的。但作为一种哲学性的</w:t>
      </w:r>
      <w:r>
        <w:rPr>
          <w:sz w:val="21"/>
          <w:szCs w:val="21"/>
          <w:lang w:bidi="ar"/>
        </w:rPr>
        <w:t>“</w:t>
      </w:r>
      <w:r>
        <w:rPr>
          <w:rFonts w:hint="eastAsia"/>
          <w:sz w:val="21"/>
          <w:szCs w:val="21"/>
          <w:lang w:bidi="ar"/>
        </w:rPr>
        <w:t>建构</w:t>
      </w:r>
      <w:r>
        <w:rPr>
          <w:sz w:val="21"/>
          <w:szCs w:val="21"/>
          <w:lang w:bidi="ar"/>
        </w:rPr>
        <w:t>”</w:t>
      </w:r>
      <w:r>
        <w:rPr>
          <w:rFonts w:hint="eastAsia"/>
          <w:sz w:val="21"/>
          <w:szCs w:val="21"/>
          <w:lang w:bidi="ar"/>
        </w:rPr>
        <w:t>，它并非如此简单。本雅明对过去文本的细致研究，对从中搜集到的碎片的精心整理，以及对这些碎片在</w:t>
      </w:r>
      <w:r>
        <w:rPr>
          <w:sz w:val="21"/>
          <w:szCs w:val="21"/>
          <w:lang w:bidi="ar"/>
        </w:rPr>
        <w:t>“</w:t>
      </w:r>
      <w:r>
        <w:rPr>
          <w:rFonts w:hint="eastAsia"/>
          <w:sz w:val="21"/>
          <w:szCs w:val="21"/>
          <w:lang w:bidi="ar"/>
        </w:rPr>
        <w:t>星座</w:t>
      </w:r>
      <w:r>
        <w:rPr>
          <w:sz w:val="21"/>
          <w:szCs w:val="21"/>
          <w:lang w:bidi="ar"/>
        </w:rPr>
        <w:t>”</w:t>
      </w:r>
      <w:r>
        <w:rPr>
          <w:rFonts w:hint="eastAsia"/>
          <w:sz w:val="21"/>
          <w:szCs w:val="21"/>
          <w:lang w:bidi="ar"/>
        </w:rPr>
        <w:t>式结构中有计划的排列，都是极为冷静、自我反思的过程。他认为，唯有通过这种方法，才能呈现出一种真理的图景，而这种图景正是被传统历史书写中的虚构所掩盖的。这种对虚构的揭示是在启蒙精神之下进行的：</w:t>
      </w:r>
    </w:p>
    <w:p w14:paraId="4610931C">
      <w:pPr>
        <w:spacing w:line="360" w:lineRule="auto"/>
        <w:ind w:firstLine="420"/>
        <w:rPr>
          <w:rFonts w:hint="eastAsia" w:eastAsia="楷体"/>
          <w:szCs w:val="20"/>
        </w:rPr>
      </w:pPr>
      <w:r>
        <w:rPr>
          <w:rFonts w:hint="eastAsia" w:eastAsia="楷体"/>
          <w:szCs w:val="20"/>
          <w:lang w:bidi="ar"/>
        </w:rPr>
        <w:t>所有的基础必须清除掉迷妄与神话的灌木丛，彻底地被理性重新占领。它将预定地于</w:t>
      </w:r>
      <w:r>
        <w:rPr>
          <w:rFonts w:eastAsia="楷体"/>
          <w:szCs w:val="20"/>
          <w:lang w:bidi="ar"/>
        </w:rPr>
        <w:t>19</w:t>
      </w:r>
      <w:r>
        <w:rPr>
          <w:rFonts w:hint="eastAsia" w:eastAsia="楷体"/>
          <w:szCs w:val="20"/>
          <w:lang w:bidi="ar"/>
        </w:rPr>
        <w:t>世纪中被达成。</w:t>
      </w:r>
      <w:r>
        <w:rPr>
          <w:rFonts w:eastAsia="楷体"/>
          <w:szCs w:val="20"/>
          <w:vertAlign w:val="superscript"/>
          <w:lang w:bidi="ar"/>
        </w:rPr>
        <w:t>[</w:t>
      </w:r>
      <w:r>
        <w:rPr>
          <w:rFonts w:eastAsia="楷体"/>
          <w:szCs w:val="20"/>
          <w:vertAlign w:val="superscript"/>
          <w:lang w:bidi="ar"/>
        </w:rPr>
        <w:endnoteReference w:id="84"/>
      </w:r>
      <w:r>
        <w:rPr>
          <w:rFonts w:eastAsia="楷体"/>
          <w:szCs w:val="20"/>
          <w:vertAlign w:val="superscript"/>
          <w:lang w:bidi="ar"/>
        </w:rPr>
        <w:t>]</w:t>
      </w:r>
    </w:p>
    <w:p w14:paraId="0E9C2471">
      <w:pPr>
        <w:spacing w:line="360" w:lineRule="auto"/>
        <w:ind w:firstLine="420"/>
        <w:rPr>
          <w:sz w:val="21"/>
          <w:szCs w:val="21"/>
        </w:rPr>
      </w:pPr>
      <w:r>
        <w:rPr>
          <w:rFonts w:hint="eastAsia"/>
          <w:sz w:val="21"/>
          <w:szCs w:val="21"/>
          <w:lang w:bidi="ar"/>
        </w:rPr>
        <w:t>然而，在启蒙发生的时代中</w:t>
      </w:r>
      <w:r>
        <w:rPr>
          <w:sz w:val="21"/>
          <w:szCs w:val="21"/>
          <w:lang w:bidi="ar"/>
        </w:rPr>
        <w:t>——</w:t>
      </w:r>
      <w:r>
        <w:rPr>
          <w:rFonts w:hint="eastAsia"/>
          <w:sz w:val="21"/>
          <w:szCs w:val="21"/>
          <w:lang w:bidi="ar"/>
        </w:rPr>
        <w:t>社会已经在自己所创造的产物重压之下，沉浸于梦幻与神话。本雅明对批判理性的描述，与启蒙时代光明灿烂时期所阐述的理性大相径庭：</w:t>
      </w:r>
    </w:p>
    <w:p w14:paraId="5CA436F0">
      <w:pPr>
        <w:spacing w:line="360" w:lineRule="auto"/>
        <w:rPr>
          <w:sz w:val="21"/>
          <w:szCs w:val="21"/>
        </w:rPr>
      </w:pPr>
    </w:p>
    <w:p w14:paraId="5B757E60">
      <w:pPr>
        <w:spacing w:line="360" w:lineRule="auto"/>
        <w:ind w:firstLine="420"/>
        <w:rPr>
          <w:rFonts w:eastAsia="楷体"/>
          <w:szCs w:val="20"/>
        </w:rPr>
      </w:pPr>
      <w:r>
        <w:rPr>
          <w:rFonts w:hint="eastAsia" w:eastAsia="楷体"/>
          <w:szCs w:val="20"/>
          <w:lang w:bidi="ar"/>
        </w:rPr>
        <w:t>要重新夺回那些曾经只滋生迷妄的领域。不被原始森林(</w:t>
      </w:r>
      <w:r>
        <w:rPr>
          <w:rFonts w:eastAsia="楷体"/>
          <w:szCs w:val="20"/>
          <w:lang w:bidi="ar"/>
        </w:rPr>
        <w:t>Urwald</w:t>
      </w:r>
      <w:r>
        <w:rPr>
          <w:rFonts w:hint="eastAsia" w:eastAsia="楷体"/>
          <w:szCs w:val="20"/>
          <w:lang w:bidi="ar"/>
        </w:rPr>
        <w:t>)深处召唤而来的恐怖所诱惑，要拿起锋利的理性之斧，一路劈开，心无旁骛。</w:t>
      </w:r>
      <w:r>
        <w:rPr>
          <w:rFonts w:eastAsia="楷体"/>
          <w:szCs w:val="20"/>
          <w:vertAlign w:val="superscript"/>
          <w:lang w:bidi="ar"/>
        </w:rPr>
        <w:t>[</w:t>
      </w:r>
      <w:r>
        <w:rPr>
          <w:rFonts w:eastAsia="楷体"/>
          <w:szCs w:val="20"/>
          <w:vertAlign w:val="superscript"/>
          <w:lang w:bidi="ar"/>
        </w:rPr>
        <w:endnoteReference w:id="85"/>
      </w:r>
      <w:r>
        <w:rPr>
          <w:rFonts w:eastAsia="楷体"/>
          <w:szCs w:val="20"/>
          <w:vertAlign w:val="superscript"/>
          <w:lang w:bidi="ar"/>
        </w:rPr>
        <w:t>]</w:t>
      </w:r>
    </w:p>
    <w:p w14:paraId="23BDAAFC">
      <w:pPr>
        <w:spacing w:before="240" w:line="360" w:lineRule="auto"/>
        <w:rPr>
          <w:b/>
          <w:sz w:val="28"/>
          <w:szCs w:val="28"/>
        </w:rPr>
      </w:pPr>
      <w:r>
        <w:rPr>
          <w:b/>
          <w:sz w:val="28"/>
          <w:szCs w:val="28"/>
          <w:lang w:bidi="ar"/>
        </w:rPr>
        <w:t>3</w:t>
      </w:r>
    </w:p>
    <w:p w14:paraId="73A218FD">
      <w:pPr>
        <w:spacing w:line="360" w:lineRule="auto"/>
        <w:ind w:firstLine="420"/>
        <w:rPr>
          <w:rFonts w:hint="eastAsia" w:eastAsia="楷体"/>
          <w:szCs w:val="20"/>
        </w:rPr>
      </w:pPr>
      <w:r>
        <w:rPr>
          <w:rFonts w:hint="eastAsia" w:eastAsia="楷体"/>
          <w:szCs w:val="20"/>
          <w:lang w:bidi="ar"/>
        </w:rPr>
        <w:t>一种挑衅性的说法</w:t>
      </w:r>
      <w:r>
        <w:rPr>
          <w:rFonts w:eastAsia="楷体"/>
          <w:szCs w:val="20"/>
          <w:lang w:bidi="ar"/>
        </w:rPr>
        <w:t>——</w:t>
      </w:r>
      <w:r>
        <w:rPr>
          <w:rFonts w:hint="eastAsia" w:eastAsia="楷体"/>
          <w:szCs w:val="20"/>
          <w:lang w:bidi="ar"/>
        </w:rPr>
        <w:t>认为一篇关于巴黎拱廊的论文所包含的哲学意义，比探讨</w:t>
      </w:r>
      <w:r>
        <w:rPr>
          <w:rFonts w:eastAsia="楷体"/>
          <w:szCs w:val="20"/>
          <w:lang w:bidi="ar"/>
        </w:rPr>
        <w:t>“</w:t>
      </w:r>
      <w:r>
        <w:rPr>
          <w:rFonts w:hint="eastAsia" w:eastAsia="楷体"/>
          <w:szCs w:val="20"/>
          <w:lang w:bidi="ar"/>
        </w:rPr>
        <w:t>存在之存在</w:t>
      </w:r>
      <w:r>
        <w:rPr>
          <w:rFonts w:eastAsia="楷体"/>
          <w:szCs w:val="20"/>
          <w:lang w:bidi="ar"/>
        </w:rPr>
        <w:t>”</w:t>
      </w:r>
      <w:r>
        <w:rPr>
          <w:rFonts w:hint="eastAsia" w:eastAsia="楷体"/>
          <w:szCs w:val="20"/>
          <w:lang w:bidi="ar"/>
        </w:rPr>
        <w:t>的论文还要深刻</w:t>
      </w:r>
      <w:r>
        <w:rPr>
          <w:rFonts w:eastAsia="楷体"/>
          <w:szCs w:val="20"/>
          <w:lang w:bidi="ar"/>
        </w:rPr>
        <w:t>——</w:t>
      </w:r>
      <w:r>
        <w:rPr>
          <w:rFonts w:hint="eastAsia" w:eastAsia="楷体"/>
          <w:szCs w:val="20"/>
          <w:lang w:bidi="ar"/>
        </w:rPr>
        <w:t>比起去寻找某种永恒不变的观念之骨架——这一本雅明早已将其扔进了</w:t>
      </w:r>
      <w:r>
        <w:rPr>
          <w:rFonts w:eastAsia="楷体"/>
          <w:szCs w:val="20"/>
          <w:lang w:bidi="ar"/>
        </w:rPr>
        <w:t>“</w:t>
      </w:r>
      <w:r>
        <w:rPr>
          <w:rFonts w:hint="eastAsia" w:eastAsia="楷体"/>
          <w:szCs w:val="20"/>
          <w:lang w:bidi="ar"/>
        </w:rPr>
        <w:t>废品堆</w:t>
      </w:r>
      <w:r>
        <w:rPr>
          <w:rFonts w:eastAsia="楷体"/>
          <w:szCs w:val="20"/>
          <w:lang w:bidi="ar"/>
        </w:rPr>
        <w:t>”</w:t>
      </w:r>
      <w:r>
        <w:rPr>
          <w:rFonts w:hint="eastAsia" w:eastAsia="楷体"/>
          <w:szCs w:val="20"/>
          <w:lang w:bidi="ar"/>
        </w:rPr>
        <w:t>的观念来说，更能贴近本雅明工作的真正意图。</w:t>
      </w:r>
      <w:r>
        <w:rPr>
          <w:rFonts w:eastAsia="楷体"/>
          <w:szCs w:val="20"/>
          <w:vertAlign w:val="superscript"/>
          <w:lang w:bidi="ar"/>
        </w:rPr>
        <w:t>[</w:t>
      </w:r>
      <w:r>
        <w:rPr>
          <w:rFonts w:eastAsia="楷体"/>
          <w:szCs w:val="20"/>
          <w:vertAlign w:val="superscript"/>
          <w:lang w:bidi="ar"/>
        </w:rPr>
        <w:endnoteReference w:id="86"/>
      </w:r>
      <w:r>
        <w:rPr>
          <w:rFonts w:eastAsia="楷体"/>
          <w:szCs w:val="20"/>
          <w:vertAlign w:val="superscript"/>
          <w:lang w:bidi="ar"/>
        </w:rPr>
        <w:t>]</w:t>
      </w:r>
    </w:p>
    <w:p w14:paraId="48FAC20B">
      <w:pPr>
        <w:spacing w:line="360" w:lineRule="auto"/>
        <w:ind w:firstLine="420"/>
        <w:rPr>
          <w:rFonts w:hint="eastAsia"/>
          <w:sz w:val="21"/>
          <w:szCs w:val="21"/>
        </w:rPr>
      </w:pPr>
      <w:r>
        <w:rPr>
          <w:rFonts w:hint="eastAsia"/>
          <w:sz w:val="21"/>
          <w:szCs w:val="21"/>
          <w:lang w:bidi="ar"/>
        </w:rPr>
        <w:t>第</w:t>
      </w:r>
      <w:r>
        <w:rPr>
          <w:sz w:val="21"/>
          <w:szCs w:val="21"/>
          <w:lang w:bidi="ar"/>
        </w:rPr>
        <w:t>2</w:t>
      </w:r>
      <w:r>
        <w:rPr>
          <w:rFonts w:hint="eastAsia"/>
          <w:sz w:val="21"/>
          <w:szCs w:val="21"/>
          <w:lang w:bidi="ar"/>
        </w:rPr>
        <w:t>节中引用的本雅明关于《拱廊计划》方法的所有评论，都可以在卷宗</w:t>
      </w:r>
      <w:r>
        <w:rPr>
          <w:sz w:val="21"/>
          <w:szCs w:val="21"/>
          <w:lang w:bidi="ar"/>
        </w:rPr>
        <w:t>(Konvolut N)</w:t>
      </w:r>
      <w:r>
        <w:rPr>
          <w:rFonts w:hint="eastAsia"/>
          <w:sz w:val="21"/>
          <w:szCs w:val="21"/>
          <w:lang w:bidi="ar"/>
        </w:rPr>
        <w:t>(</w:t>
      </w:r>
      <w:r>
        <w:rPr>
          <w:sz w:val="21"/>
          <w:szCs w:val="21"/>
          <w:lang w:bidi="ar"/>
        </w:rPr>
        <w:t>“</w:t>
      </w:r>
      <w:r>
        <w:rPr>
          <w:rFonts w:hint="eastAsia"/>
          <w:sz w:val="21"/>
          <w:szCs w:val="21"/>
          <w:lang w:bidi="ar"/>
        </w:rPr>
        <w:t>关于认识论与进步理论</w:t>
      </w:r>
      <w:r>
        <w:rPr>
          <w:sz w:val="21"/>
          <w:szCs w:val="21"/>
          <w:lang w:bidi="ar"/>
        </w:rPr>
        <w:t>”</w:t>
      </w:r>
      <w:r>
        <w:rPr>
          <w:rFonts w:hint="eastAsia"/>
          <w:sz w:val="21"/>
          <w:szCs w:val="21"/>
          <w:lang w:bidi="ar"/>
        </w:rPr>
        <w:t>)中找到。毫无疑问，这份手稿被他设计成一篇认识论论文的核心内容，这篇论文计划作为《拱廊计划》的</w:t>
      </w:r>
      <w:r>
        <w:rPr>
          <w:sz w:val="21"/>
          <w:szCs w:val="21"/>
          <w:lang w:bidi="ar"/>
        </w:rPr>
        <w:t>“</w:t>
      </w:r>
      <w:r>
        <w:rPr>
          <w:rFonts w:hint="eastAsia"/>
          <w:sz w:val="21"/>
          <w:szCs w:val="21"/>
          <w:lang w:bidi="ar"/>
        </w:rPr>
        <w:t>一个独立章节</w:t>
      </w:r>
      <w:r>
        <w:rPr>
          <w:sz w:val="21"/>
          <w:szCs w:val="21"/>
          <w:lang w:bidi="ar"/>
        </w:rPr>
        <w:t>”</w:t>
      </w:r>
      <w:r>
        <w:rPr>
          <w:rFonts w:hint="eastAsia"/>
          <w:sz w:val="21"/>
          <w:szCs w:val="21"/>
          <w:lang w:bidi="ar"/>
        </w:rPr>
        <w:t>，位于开篇或者结尾，功能类似于他在《德国悲剧的起源》一书中的</w:t>
      </w:r>
      <w:r>
        <w:rPr>
          <w:sz w:val="21"/>
          <w:szCs w:val="21"/>
          <w:lang w:bidi="ar"/>
        </w:rPr>
        <w:t>“</w:t>
      </w:r>
      <w:r>
        <w:rPr>
          <w:rFonts w:hint="eastAsia"/>
          <w:sz w:val="21"/>
          <w:szCs w:val="21"/>
          <w:lang w:bidi="ar"/>
        </w:rPr>
        <w:t>认识论</w:t>
      </w:r>
      <w:r>
        <w:rPr>
          <w:sz w:val="21"/>
          <w:szCs w:val="21"/>
          <w:lang w:bidi="ar"/>
        </w:rPr>
        <w:t>—</w:t>
      </w:r>
      <w:r>
        <w:rPr>
          <w:rFonts w:hint="eastAsia"/>
          <w:sz w:val="21"/>
          <w:szCs w:val="21"/>
          <w:lang w:bidi="ar"/>
        </w:rPr>
        <w:t>批判性序言</w:t>
      </w:r>
      <w:r>
        <w:rPr>
          <w:sz w:val="21"/>
          <w:szCs w:val="21"/>
          <w:lang w:bidi="ar"/>
        </w:rPr>
        <w:t>”</w:t>
      </w:r>
      <w:r>
        <w:rPr>
          <w:rFonts w:hint="eastAsia"/>
          <w:sz w:val="21"/>
          <w:szCs w:val="21"/>
          <w:lang w:bidi="ar"/>
        </w:rPr>
        <w:t>，旨在通过全书的材料加以验证。</w:t>
      </w:r>
      <w:r>
        <w:rPr>
          <w:sz w:val="21"/>
          <w:szCs w:val="21"/>
          <w:vertAlign w:val="superscript"/>
          <w:lang w:bidi="ar"/>
        </w:rPr>
        <w:t>[</w:t>
      </w:r>
      <w:r>
        <w:rPr>
          <w:sz w:val="21"/>
          <w:szCs w:val="21"/>
          <w:vertAlign w:val="superscript"/>
          <w:lang w:bidi="ar"/>
        </w:rPr>
        <w:endnoteReference w:id="87"/>
      </w:r>
      <w:r>
        <w:rPr>
          <w:sz w:val="21"/>
          <w:szCs w:val="21"/>
          <w:vertAlign w:val="superscript"/>
          <w:lang w:bidi="ar"/>
        </w:rPr>
        <w:t>]</w:t>
      </w:r>
      <w:r>
        <w:rPr>
          <w:rFonts w:hint="eastAsia"/>
          <w:sz w:val="21"/>
          <w:szCs w:val="21"/>
        </w:rPr>
        <w:t>卷宗</w:t>
      </w:r>
      <w:r>
        <w:rPr>
          <w:sz w:val="21"/>
          <w:szCs w:val="21"/>
        </w:rPr>
        <w:t>N</w:t>
      </w:r>
      <w:r>
        <w:rPr>
          <w:rFonts w:hint="eastAsia"/>
          <w:sz w:val="21"/>
          <w:szCs w:val="21"/>
        </w:rPr>
        <w:t>中的方法论思考极为鲜活，但并不因此而容易理解。</w:t>
      </w:r>
    </w:p>
    <w:p w14:paraId="615E3DC8">
      <w:pPr>
        <w:spacing w:line="360" w:lineRule="auto"/>
        <w:ind w:firstLine="420"/>
        <w:rPr>
          <w:rFonts w:hint="eastAsia"/>
          <w:sz w:val="21"/>
          <w:szCs w:val="21"/>
        </w:rPr>
      </w:pPr>
      <w:r>
        <w:rPr>
          <w:rFonts w:hint="eastAsia"/>
          <w:sz w:val="21"/>
          <w:szCs w:val="21"/>
          <w:lang w:bidi="ar"/>
        </w:rPr>
        <w:t>那么，这种方法究竟如何在本雅明所汇集的历史材料上被</w:t>
      </w:r>
      <w:r>
        <w:rPr>
          <w:sz w:val="21"/>
          <w:szCs w:val="21"/>
          <w:lang w:bidi="ar"/>
        </w:rPr>
        <w:t>“</w:t>
      </w:r>
      <w:r>
        <w:rPr>
          <w:rFonts w:hint="eastAsia"/>
          <w:sz w:val="21"/>
          <w:szCs w:val="21"/>
          <w:lang w:bidi="ar"/>
        </w:rPr>
        <w:t>验证</w:t>
      </w:r>
      <w:r>
        <w:rPr>
          <w:sz w:val="21"/>
          <w:szCs w:val="21"/>
          <w:lang w:bidi="ar"/>
        </w:rPr>
        <w:t>”</w:t>
      </w:r>
      <w:r>
        <w:rPr>
          <w:rFonts w:hint="eastAsia"/>
          <w:sz w:val="21"/>
          <w:szCs w:val="21"/>
          <w:lang w:bidi="ar"/>
        </w:rPr>
        <w:t>？我们又该如何理解作为一种哲学呈现形式的</w:t>
      </w:r>
      <w:r>
        <w:rPr>
          <w:sz w:val="21"/>
          <w:szCs w:val="21"/>
          <w:lang w:bidi="ar"/>
        </w:rPr>
        <w:t>“</w:t>
      </w:r>
      <w:r>
        <w:rPr>
          <w:rFonts w:hint="eastAsia"/>
          <w:sz w:val="21"/>
          <w:szCs w:val="21"/>
          <w:lang w:bidi="ar"/>
        </w:rPr>
        <w:t>辩证图像</w:t>
      </w:r>
      <w:r>
        <w:rPr>
          <w:sz w:val="21"/>
          <w:szCs w:val="21"/>
          <w:lang w:bidi="ar"/>
        </w:rPr>
        <w:t>”</w:t>
      </w:r>
      <w:r>
        <w:rPr>
          <w:rFonts w:hint="eastAsia"/>
          <w:sz w:val="21"/>
          <w:szCs w:val="21"/>
          <w:lang w:bidi="ar"/>
        </w:rPr>
        <w:t>？灰尘算是这样的一个图像吗？时尚？妓女？世界博览会？商品？拱廊本身？答案毋庸置疑</w:t>
      </w:r>
      <w:r>
        <w:rPr>
          <w:sz w:val="21"/>
          <w:szCs w:val="21"/>
          <w:vertAlign w:val="superscript"/>
          <w:lang w:bidi="ar"/>
        </w:rPr>
        <w:t>[</w:t>
      </w:r>
      <w:r>
        <w:rPr>
          <w:sz w:val="21"/>
          <w:szCs w:val="21"/>
          <w:vertAlign w:val="superscript"/>
          <w:lang w:bidi="ar"/>
        </w:rPr>
        <w:endnoteReference w:id="88"/>
      </w:r>
      <w:r>
        <w:rPr>
          <w:sz w:val="21"/>
          <w:szCs w:val="21"/>
          <w:vertAlign w:val="superscript"/>
          <w:lang w:bidi="ar"/>
        </w:rPr>
        <w:t>]</w:t>
      </w:r>
      <w:r>
        <w:rPr>
          <w:sz w:val="21"/>
          <w:szCs w:val="21"/>
        </w:rPr>
        <w:t>——</w:t>
      </w:r>
      <w:r>
        <w:rPr>
          <w:rFonts w:hint="eastAsia"/>
          <w:sz w:val="21"/>
          <w:szCs w:val="21"/>
        </w:rPr>
        <w:t>并不是，我们不能将它们视为单纯的经验事实，甚至也不仅仅是将它们作为商品社会的象征来加以批判性解读；而是将它们视为以一种辩证的方式被</w:t>
      </w:r>
      <w:r>
        <w:rPr>
          <w:sz w:val="21"/>
          <w:szCs w:val="21"/>
        </w:rPr>
        <w:t>“</w:t>
      </w:r>
      <w:r>
        <w:rPr>
          <w:rFonts w:hint="eastAsia"/>
          <w:sz w:val="21"/>
          <w:szCs w:val="21"/>
        </w:rPr>
        <w:t>建构</w:t>
      </w:r>
      <w:r>
        <w:rPr>
          <w:sz w:val="21"/>
          <w:szCs w:val="21"/>
        </w:rPr>
        <w:t>”</w:t>
      </w:r>
      <w:r>
        <w:rPr>
          <w:rFonts w:hint="eastAsia"/>
          <w:sz w:val="21"/>
          <w:szCs w:val="21"/>
        </w:rPr>
        <w:t>出来的，作为</w:t>
      </w:r>
      <w:r>
        <w:rPr>
          <w:sz w:val="21"/>
          <w:szCs w:val="21"/>
        </w:rPr>
        <w:t>“</w:t>
      </w:r>
      <w:r>
        <w:rPr>
          <w:rFonts w:hint="eastAsia"/>
          <w:sz w:val="21"/>
          <w:szCs w:val="21"/>
        </w:rPr>
        <w:t>历史对象</w:t>
      </w:r>
      <w:r>
        <w:rPr>
          <w:sz w:val="21"/>
          <w:szCs w:val="21"/>
        </w:rPr>
        <w:t>”</w:t>
      </w:r>
      <w:r>
        <w:rPr>
          <w:rFonts w:hint="eastAsia"/>
          <w:sz w:val="21"/>
          <w:szCs w:val="21"/>
        </w:rPr>
        <w:t>的、具有政治张力的</w:t>
      </w:r>
      <w:r>
        <w:rPr>
          <w:sz w:val="21"/>
          <w:szCs w:val="21"/>
        </w:rPr>
        <w:t>“</w:t>
      </w:r>
      <w:r>
        <w:rPr>
          <w:rFonts w:hint="eastAsia"/>
          <w:sz w:val="21"/>
          <w:szCs w:val="21"/>
        </w:rPr>
        <w:t>单子</w:t>
      </w:r>
      <w:r>
        <w:rPr>
          <w:sz w:val="21"/>
          <w:szCs w:val="21"/>
        </w:rPr>
        <w:t>”</w:t>
      </w:r>
      <w:r>
        <w:rPr>
          <w:rFonts w:hint="eastAsia"/>
          <w:sz w:val="21"/>
          <w:szCs w:val="21"/>
        </w:rPr>
        <w:t>，被从历史的连续体中</w:t>
      </w:r>
      <w:r>
        <w:rPr>
          <w:sz w:val="21"/>
          <w:szCs w:val="21"/>
        </w:rPr>
        <w:t>“</w:t>
      </w:r>
      <w:r>
        <w:rPr>
          <w:rFonts w:hint="eastAsia"/>
          <w:sz w:val="21"/>
          <w:szCs w:val="21"/>
        </w:rPr>
        <w:t>炸裂</w:t>
      </w:r>
      <w:r>
        <w:rPr>
          <w:sz w:val="21"/>
          <w:szCs w:val="21"/>
        </w:rPr>
        <w:t>”</w:t>
      </w:r>
      <w:r>
        <w:rPr>
          <w:rFonts w:hint="eastAsia"/>
          <w:sz w:val="21"/>
          <w:szCs w:val="21"/>
        </w:rPr>
        <w:t>出来，并在当下被</w:t>
      </w:r>
      <w:r>
        <w:rPr>
          <w:sz w:val="21"/>
          <w:szCs w:val="21"/>
        </w:rPr>
        <w:t>“</w:t>
      </w:r>
      <w:r>
        <w:rPr>
          <w:rFonts w:hint="eastAsia"/>
          <w:sz w:val="21"/>
          <w:szCs w:val="21"/>
        </w:rPr>
        <w:t>现实化</w:t>
      </w:r>
      <w:r>
        <w:rPr>
          <w:sz w:val="21"/>
          <w:szCs w:val="21"/>
        </w:rPr>
        <w:t>”</w:t>
      </w:r>
      <w:r>
        <w:rPr>
          <w:rFonts w:hint="eastAsia"/>
          <w:sz w:val="21"/>
          <w:szCs w:val="21"/>
        </w:rPr>
        <w:t>的存在。这种对历史对象的建构，离不开作者想象力的中介作用。对历史的认知体验，与对经验世界的认知一样，历史世界的认知同样需要思维主体的主动介入。尽管如此，本雅明仍坚持遵循文学蒙太奇的方法：</w:t>
      </w:r>
      <w:r>
        <w:rPr>
          <w:sz w:val="21"/>
          <w:szCs w:val="21"/>
        </w:rPr>
        <w:t>“</w:t>
      </w:r>
      <w:r>
        <w:rPr>
          <w:rFonts w:hint="eastAsia"/>
          <w:sz w:val="21"/>
          <w:szCs w:val="21"/>
        </w:rPr>
        <w:t>我无话可说，只是展示。</w:t>
      </w:r>
      <w:r>
        <w:rPr>
          <w:sz w:val="21"/>
          <w:szCs w:val="21"/>
        </w:rPr>
        <w:t>”</w:t>
      </w:r>
      <w:r>
        <w:rPr>
          <w:sz w:val="21"/>
          <w:szCs w:val="21"/>
          <w:vertAlign w:val="superscript"/>
        </w:rPr>
        <w:t>[</w:t>
      </w:r>
      <w:r>
        <w:rPr>
          <w:sz w:val="21"/>
          <w:szCs w:val="21"/>
          <w:vertAlign w:val="superscript"/>
        </w:rPr>
        <w:endnoteReference w:id="89"/>
      </w:r>
      <w:r>
        <w:rPr>
          <w:sz w:val="21"/>
          <w:szCs w:val="21"/>
          <w:vertAlign w:val="superscript"/>
        </w:rPr>
        <w:t>]</w:t>
      </w:r>
      <w:r>
        <w:rPr>
          <w:rFonts w:hint="eastAsia"/>
          <w:sz w:val="21"/>
          <w:szCs w:val="21"/>
        </w:rPr>
        <w:t>正是在这一点上，本雅明方法中看似矛盾的两个极端，成为解释上的一个根本困境：辩证图像是否在其表达中过于主观？还是说，它们反而还不够主观？</w:t>
      </w:r>
    </w:p>
    <w:p w14:paraId="5D612B69">
      <w:pPr>
        <w:spacing w:line="360" w:lineRule="auto"/>
        <w:ind w:firstLine="420"/>
        <w:rPr>
          <w:rFonts w:hint="eastAsia"/>
          <w:sz w:val="21"/>
          <w:szCs w:val="21"/>
        </w:rPr>
      </w:pPr>
      <w:r>
        <w:rPr>
          <w:rFonts w:hint="eastAsia"/>
          <w:sz w:val="21"/>
          <w:szCs w:val="21"/>
          <w:lang w:bidi="ar"/>
        </w:rPr>
        <w:t>在</w:t>
      </w:r>
      <w:r>
        <w:rPr>
          <w:sz w:val="21"/>
          <w:szCs w:val="21"/>
          <w:lang w:bidi="ar"/>
        </w:rPr>
        <w:t>1970</w:t>
      </w:r>
      <w:r>
        <w:rPr>
          <w:rFonts w:hint="eastAsia"/>
          <w:sz w:val="21"/>
          <w:szCs w:val="21"/>
          <w:lang w:bidi="ar"/>
        </w:rPr>
        <w:t>年代初本雅明全集前几卷出版时，最初他是以具有强烈政治色彩的方式被接受的。但很快，他就在大学体系</w:t>
      </w:r>
      <w:r>
        <w:rPr>
          <w:sz w:val="21"/>
          <w:szCs w:val="21"/>
          <w:lang w:bidi="ar"/>
        </w:rPr>
        <w:t>——</w:t>
      </w:r>
      <w:r>
        <w:rPr>
          <w:rFonts w:hint="eastAsia"/>
          <w:sz w:val="21"/>
          <w:szCs w:val="21"/>
          <w:lang w:bidi="ar"/>
        </w:rPr>
        <w:t>这些文化遗产的体制守护者</w:t>
      </w:r>
      <w:r>
        <w:rPr>
          <w:sz w:val="21"/>
          <w:szCs w:val="21"/>
          <w:lang w:bidi="ar"/>
        </w:rPr>
        <w:t>——</w:t>
      </w:r>
      <w:r>
        <w:rPr>
          <w:rFonts w:hint="eastAsia"/>
          <w:sz w:val="21"/>
          <w:szCs w:val="21"/>
          <w:lang w:bidi="ar"/>
        </w:rPr>
        <w:t>中获得了正统的认可，他被纳入各个学科的发展史中，并被要求适应现有的教学体系。近期学术界对本雅明的讨论，很大程度上被美学家、文学批评家以及文化批评家主导。结果是，如果今天他还被视为一个哲学家的话，那么也是被归入德国浪漫主义诗学传统(这是他自己曾经严厉批判的主观唯心主义</w:t>
      </w:r>
      <w:r>
        <w:rPr>
          <w:sz w:val="21"/>
          <w:szCs w:val="21"/>
          <w:vertAlign w:val="superscript"/>
          <w:lang w:bidi="ar"/>
        </w:rPr>
        <w:t>[</w:t>
      </w:r>
      <w:r>
        <w:rPr>
          <w:sz w:val="21"/>
          <w:szCs w:val="21"/>
          <w:vertAlign w:val="superscript"/>
          <w:lang w:bidi="ar"/>
        </w:rPr>
        <w:endnoteReference w:id="90"/>
      </w:r>
      <w:r>
        <w:rPr>
          <w:sz w:val="21"/>
          <w:szCs w:val="21"/>
          <w:vertAlign w:val="superscript"/>
          <w:lang w:bidi="ar"/>
        </w:rPr>
        <w:t>]</w:t>
      </w:r>
      <w:r>
        <w:rPr>
          <w:rFonts w:hint="eastAsia"/>
          <w:sz w:val="21"/>
          <w:szCs w:val="21"/>
        </w:rPr>
        <w:t>)，或者被视为当代如建构主义和后现代主义等后主观性思潮的先驱(而这些思潮常常伴随着某种人类学意义上的虚无主义，而本雅明对此曾激烈地加以批评)。</w:t>
      </w:r>
      <w:r>
        <w:rPr>
          <w:sz w:val="21"/>
          <w:szCs w:val="21"/>
          <w:vertAlign w:val="superscript"/>
        </w:rPr>
        <w:t>[</w:t>
      </w:r>
      <w:r>
        <w:rPr>
          <w:sz w:val="21"/>
          <w:szCs w:val="21"/>
          <w:vertAlign w:val="superscript"/>
        </w:rPr>
        <w:endnoteReference w:id="91"/>
      </w:r>
      <w:r>
        <w:rPr>
          <w:sz w:val="21"/>
          <w:szCs w:val="21"/>
          <w:vertAlign w:val="superscript"/>
        </w:rPr>
        <w:t>]</w:t>
      </w:r>
      <w:r>
        <w:rPr>
          <w:rFonts w:hint="eastAsia"/>
          <w:sz w:val="21"/>
          <w:szCs w:val="21"/>
        </w:rPr>
        <w:t>这两种将本雅明纳入自身理论框架的尝试之所以都无法真正做到合适，其原因在于：尽管本雅明是一位</w:t>
      </w:r>
      <w:r>
        <w:rPr>
          <w:sz w:val="21"/>
          <w:szCs w:val="21"/>
        </w:rPr>
        <w:t>“</w:t>
      </w:r>
      <w:r>
        <w:rPr>
          <w:rFonts w:hint="eastAsia"/>
          <w:sz w:val="21"/>
          <w:szCs w:val="21"/>
        </w:rPr>
        <w:t>文学</w:t>
      </w:r>
      <w:r>
        <w:rPr>
          <w:sz w:val="21"/>
          <w:szCs w:val="21"/>
        </w:rPr>
        <w:t>”</w:t>
      </w:r>
      <w:r>
        <w:rPr>
          <w:rFonts w:hint="eastAsia"/>
          <w:sz w:val="21"/>
          <w:szCs w:val="21"/>
        </w:rPr>
        <w:t>的写作者，但他并不是传统意义上的文学思想家。</w:t>
      </w:r>
      <w:r>
        <w:rPr>
          <w:sz w:val="21"/>
          <w:szCs w:val="21"/>
          <w:vertAlign w:val="superscript"/>
        </w:rPr>
        <w:t>[</w:t>
      </w:r>
      <w:r>
        <w:rPr>
          <w:sz w:val="21"/>
          <w:szCs w:val="21"/>
          <w:vertAlign w:val="superscript"/>
        </w:rPr>
        <w:endnoteReference w:id="92"/>
      </w:r>
      <w:r>
        <w:rPr>
          <w:sz w:val="21"/>
          <w:szCs w:val="21"/>
          <w:vertAlign w:val="superscript"/>
        </w:rPr>
        <w:t>]</w:t>
      </w:r>
      <w:r>
        <w:rPr>
          <w:rFonts w:hint="eastAsia"/>
          <w:sz w:val="21"/>
          <w:szCs w:val="21"/>
        </w:rPr>
        <w:t>他将文学理解为客观，而非主观的表达。他批判</w:t>
      </w:r>
      <w:r>
        <w:rPr>
          <w:sz w:val="21"/>
          <w:szCs w:val="21"/>
        </w:rPr>
        <w:t>“</w:t>
      </w:r>
      <w:r>
        <w:rPr>
          <w:rFonts w:hint="eastAsia"/>
          <w:sz w:val="21"/>
          <w:szCs w:val="21"/>
        </w:rPr>
        <w:t>为艺术而艺术</w:t>
      </w:r>
      <w:r>
        <w:rPr>
          <w:sz w:val="21"/>
          <w:szCs w:val="21"/>
        </w:rPr>
        <w:t>”(l’art pour l’art)</w:t>
      </w:r>
      <w:r>
        <w:rPr>
          <w:rFonts w:hint="eastAsia"/>
          <w:sz w:val="21"/>
          <w:szCs w:val="21"/>
        </w:rPr>
        <w:t>中对</w:t>
      </w:r>
      <w:r>
        <w:rPr>
          <w:sz w:val="21"/>
          <w:szCs w:val="21"/>
        </w:rPr>
        <w:t>“</w:t>
      </w:r>
      <w:r>
        <w:rPr>
          <w:rFonts w:hint="eastAsia"/>
          <w:sz w:val="21"/>
          <w:szCs w:val="21"/>
        </w:rPr>
        <w:t>品味</w:t>
      </w:r>
      <w:r>
        <w:rPr>
          <w:sz w:val="21"/>
          <w:szCs w:val="21"/>
        </w:rPr>
        <w:t>”</w:t>
      </w:r>
      <w:r>
        <w:rPr>
          <w:rFonts w:hint="eastAsia"/>
          <w:sz w:val="21"/>
          <w:szCs w:val="21"/>
        </w:rPr>
        <w:t>的强调，以及《青年风格》</w:t>
      </w:r>
      <w:r>
        <w:rPr>
          <w:sz w:val="21"/>
          <w:szCs w:val="21"/>
        </w:rPr>
        <w:t>(Jugendstil)</w:t>
      </w:r>
      <w:r>
        <w:rPr>
          <w:rFonts w:hint="eastAsia"/>
          <w:sz w:val="21"/>
          <w:szCs w:val="21"/>
        </w:rPr>
        <w:t>中，反映了新兴消费主义的逻辑，对</w:t>
      </w:r>
      <w:r>
        <w:rPr>
          <w:sz w:val="21"/>
          <w:szCs w:val="21"/>
        </w:rPr>
        <w:t>“</w:t>
      </w:r>
      <w:r>
        <w:rPr>
          <w:rFonts w:hint="eastAsia"/>
          <w:sz w:val="21"/>
          <w:szCs w:val="21"/>
        </w:rPr>
        <w:t>精选词汇</w:t>
      </w:r>
      <w:r>
        <w:rPr>
          <w:sz w:val="21"/>
          <w:szCs w:val="21"/>
        </w:rPr>
        <w:t>”</w:t>
      </w:r>
      <w:r>
        <w:rPr>
          <w:rFonts w:hint="eastAsia"/>
          <w:sz w:val="21"/>
          <w:szCs w:val="21"/>
        </w:rPr>
        <w:t>推崇。</w:t>
      </w:r>
      <w:r>
        <w:rPr>
          <w:sz w:val="21"/>
          <w:szCs w:val="21"/>
          <w:vertAlign w:val="superscript"/>
        </w:rPr>
        <w:t>[</w:t>
      </w:r>
      <w:r>
        <w:rPr>
          <w:sz w:val="21"/>
          <w:szCs w:val="21"/>
          <w:vertAlign w:val="superscript"/>
        </w:rPr>
        <w:endnoteReference w:id="93"/>
      </w:r>
      <w:r>
        <w:rPr>
          <w:sz w:val="21"/>
          <w:szCs w:val="21"/>
          <w:vertAlign w:val="superscript"/>
        </w:rPr>
        <w:t>]</w:t>
      </w:r>
      <w:r>
        <w:rPr>
          <w:rFonts w:hint="eastAsia"/>
          <w:sz w:val="21"/>
          <w:szCs w:val="21"/>
        </w:rPr>
        <w:t>本雅明认为马拉美(</w:t>
      </w:r>
      <w:r>
        <w:rPr>
          <w:sz w:val="21"/>
          <w:szCs w:val="21"/>
        </w:rPr>
        <w:t>Mallarmé</w:t>
      </w:r>
      <w:r>
        <w:rPr>
          <w:rFonts w:hint="eastAsia"/>
          <w:sz w:val="21"/>
          <w:szCs w:val="21"/>
        </w:rPr>
        <w:t>)的</w:t>
      </w:r>
      <w:r>
        <w:rPr>
          <w:sz w:val="21"/>
          <w:szCs w:val="21"/>
        </w:rPr>
        <w:t>“</w:t>
      </w:r>
      <w:r>
        <w:rPr>
          <w:rFonts w:hint="eastAsia"/>
          <w:sz w:val="21"/>
          <w:szCs w:val="21"/>
        </w:rPr>
        <w:t>无物之诗</w:t>
      </w:r>
      <w:r>
        <w:rPr>
          <w:sz w:val="21"/>
          <w:szCs w:val="21"/>
        </w:rPr>
        <w:t>”</w:t>
      </w:r>
      <w:r>
        <w:rPr>
          <w:rFonts w:hint="eastAsia"/>
          <w:sz w:val="21"/>
          <w:szCs w:val="21"/>
        </w:rPr>
        <w:t>(</w:t>
      </w:r>
      <w:r>
        <w:rPr>
          <w:sz w:val="21"/>
          <w:szCs w:val="21"/>
        </w:rPr>
        <w:t>poesie pur</w:t>
      </w:r>
      <w:r>
        <w:rPr>
          <w:rFonts w:hint="eastAsia"/>
          <w:sz w:val="21"/>
          <w:szCs w:val="21"/>
        </w:rPr>
        <w:t>)理论中</w:t>
      </w:r>
      <w:r>
        <w:rPr>
          <w:sz w:val="21"/>
          <w:szCs w:val="21"/>
        </w:rPr>
        <w:t>“</w:t>
      </w:r>
      <w:r>
        <w:rPr>
          <w:rFonts w:hint="eastAsia"/>
          <w:sz w:val="21"/>
          <w:szCs w:val="21"/>
        </w:rPr>
        <w:t>诗歌缺少对象的问题</w:t>
      </w:r>
      <w:r>
        <w:rPr>
          <w:sz w:val="21"/>
          <w:szCs w:val="21"/>
        </w:rPr>
        <w:t>”</w:t>
      </w:r>
      <w:r>
        <w:rPr>
          <w:rFonts w:hint="eastAsia"/>
          <w:sz w:val="21"/>
          <w:szCs w:val="21"/>
        </w:rPr>
        <w:t>，反应了这种理论有意地将诗人与其所属阶级之间疏离的问题。这一问题在马拉美的诗歌中通过</w:t>
      </w:r>
      <w:r>
        <w:rPr>
          <w:sz w:val="21"/>
          <w:szCs w:val="21"/>
        </w:rPr>
        <w:t>“</w:t>
      </w:r>
      <w:r>
        <w:rPr>
          <w:rFonts w:hint="eastAsia"/>
          <w:sz w:val="21"/>
          <w:szCs w:val="21"/>
        </w:rPr>
        <w:t>空白、缺席、沉默与虚无</w:t>
      </w:r>
      <w:r>
        <w:rPr>
          <w:sz w:val="21"/>
          <w:szCs w:val="21"/>
        </w:rPr>
        <w:t>”</w:t>
      </w:r>
      <w:r>
        <w:rPr>
          <w:rFonts w:hint="eastAsia"/>
          <w:sz w:val="21"/>
          <w:szCs w:val="21"/>
        </w:rPr>
        <w:t>的意象被反复</w:t>
      </w:r>
      <w:r>
        <w:rPr>
          <w:sz w:val="21"/>
          <w:szCs w:val="21"/>
        </w:rPr>
        <w:t>“</w:t>
      </w:r>
      <w:r>
        <w:rPr>
          <w:rFonts w:hint="eastAsia"/>
          <w:sz w:val="21"/>
          <w:szCs w:val="21"/>
        </w:rPr>
        <w:t>重录</w:t>
      </w:r>
      <w:r>
        <w:rPr>
          <w:sz w:val="21"/>
          <w:szCs w:val="21"/>
        </w:rPr>
        <w:t>”</w:t>
      </w:r>
      <w:r>
        <w:rPr>
          <w:rFonts w:hint="eastAsia"/>
          <w:sz w:val="21"/>
          <w:szCs w:val="21"/>
        </w:rPr>
        <w:t>。这些意象看似什么也没说，但：</w:t>
      </w:r>
    </w:p>
    <w:p w14:paraId="147DFCC1">
      <w:pPr>
        <w:spacing w:line="360" w:lineRule="auto"/>
        <w:ind w:firstLine="420"/>
        <w:rPr>
          <w:rFonts w:hint="eastAsia" w:eastAsia="楷体"/>
          <w:szCs w:val="20"/>
        </w:rPr>
      </w:pPr>
      <w:r>
        <w:rPr>
          <w:rFonts w:hint="eastAsia" w:eastAsia="楷体"/>
          <w:szCs w:val="20"/>
          <w:lang w:bidi="ar"/>
        </w:rPr>
        <w:t>“……实际上让我们理解到，诗人不再将自身视为代表其所属阶级追求目标的人。正是通过这种对于其阶级经验带来的所有具体且明显的艰辛的根本放弃——诗人的创作变得晦涩而艰深。但波德莱尔的作品却并不晦涩。”</w:t>
      </w:r>
      <w:r>
        <w:rPr>
          <w:rFonts w:hint="eastAsia" w:eastAsia="楷体"/>
          <w:szCs w:val="20"/>
          <w:vertAlign w:val="superscript"/>
          <w:lang w:bidi="ar"/>
        </w:rPr>
        <w:t>[</w:t>
      </w:r>
      <w:r>
        <w:rPr>
          <w:rFonts w:hint="eastAsia" w:eastAsia="楷体"/>
          <w:szCs w:val="20"/>
          <w:vertAlign w:val="superscript"/>
          <w:lang w:bidi="ar"/>
        </w:rPr>
        <w:endnoteReference w:id="94"/>
      </w:r>
      <w:r>
        <w:rPr>
          <w:rFonts w:hint="eastAsia" w:eastAsia="楷体"/>
          <w:szCs w:val="20"/>
          <w:vertAlign w:val="superscript"/>
          <w:lang w:bidi="ar"/>
        </w:rPr>
        <w:t>]</w:t>
      </w:r>
    </w:p>
    <w:p w14:paraId="7E312B94">
      <w:pPr>
        <w:spacing w:line="360" w:lineRule="auto"/>
        <w:ind w:firstLine="420"/>
        <w:rPr>
          <w:sz w:val="21"/>
          <w:szCs w:val="21"/>
        </w:rPr>
      </w:pPr>
      <w:r>
        <w:rPr>
          <w:rFonts w:hint="eastAsia"/>
          <w:sz w:val="21"/>
          <w:szCs w:val="21"/>
          <w:lang w:bidi="ar"/>
        </w:rPr>
        <w:t>这种文本的评论方式，明显具有马克思主义的特征，正如他对现实的评论同样具有诗性。然而将本雅明视为寓言式</w:t>
      </w:r>
      <w:r>
        <w:rPr>
          <w:sz w:val="21"/>
          <w:szCs w:val="21"/>
          <w:lang w:bidi="ar"/>
        </w:rPr>
        <w:t>“</w:t>
      </w:r>
      <w:r>
        <w:rPr>
          <w:rFonts w:hint="eastAsia"/>
          <w:sz w:val="21"/>
          <w:szCs w:val="21"/>
          <w:lang w:bidi="ar"/>
        </w:rPr>
        <w:t>文学</w:t>
      </w:r>
      <w:r>
        <w:rPr>
          <w:sz w:val="21"/>
          <w:szCs w:val="21"/>
          <w:lang w:bidi="ar"/>
        </w:rPr>
        <w:t>”</w:t>
      </w:r>
      <w:r>
        <w:rPr>
          <w:rFonts w:hint="eastAsia"/>
          <w:sz w:val="21"/>
          <w:szCs w:val="21"/>
          <w:lang w:bidi="ar"/>
        </w:rPr>
        <w:t>的写作者，或者更进一步，将他作为</w:t>
      </w:r>
      <w:r>
        <w:rPr>
          <w:sz w:val="21"/>
          <w:szCs w:val="21"/>
          <w:lang w:bidi="ar"/>
        </w:rPr>
        <w:t>“</w:t>
      </w:r>
      <w:r>
        <w:rPr>
          <w:rFonts w:hint="eastAsia"/>
          <w:sz w:val="21"/>
          <w:szCs w:val="21"/>
          <w:lang w:bidi="ar"/>
        </w:rPr>
        <w:t>马克思主义</w:t>
      </w:r>
      <w:r>
        <w:rPr>
          <w:sz w:val="21"/>
          <w:szCs w:val="21"/>
          <w:lang w:bidi="ar"/>
        </w:rPr>
        <w:t>”</w:t>
      </w:r>
      <w:r>
        <w:rPr>
          <w:rFonts w:hint="eastAsia"/>
          <w:sz w:val="21"/>
          <w:szCs w:val="21"/>
          <w:lang w:bidi="ar"/>
        </w:rPr>
        <w:t>文学批评家来看待，极易使人陷入一种理论上的悖论，而这一悖论甚至无法通过辩证法的微妙调整来化解(这是一项严肃的智识难题)。我们可以尝试考虑两种极端地将本雅明解读为文学思想家的说法。而它们将显示，如果本雅明真的把西方形而上学的传统语言扔进了</w:t>
      </w:r>
      <w:r>
        <w:rPr>
          <w:sz w:val="21"/>
          <w:szCs w:val="21"/>
          <w:lang w:bidi="ar"/>
        </w:rPr>
        <w:t>“</w:t>
      </w:r>
      <w:r>
        <w:rPr>
          <w:rFonts w:hint="eastAsia"/>
          <w:sz w:val="21"/>
          <w:szCs w:val="21"/>
          <w:lang w:bidi="ar"/>
        </w:rPr>
        <w:t>废品堆</w:t>
      </w:r>
      <w:r>
        <w:rPr>
          <w:sz w:val="21"/>
          <w:szCs w:val="21"/>
          <w:lang w:bidi="ar"/>
        </w:rPr>
        <w:t>”</w:t>
      </w:r>
      <w:r>
        <w:rPr>
          <w:rFonts w:hint="eastAsia"/>
          <w:sz w:val="21"/>
          <w:szCs w:val="21"/>
          <w:lang w:bidi="ar"/>
        </w:rPr>
        <w:t>，那么他的目的是为了挽救关于客观世界的形而上学经验，而不是使哲学本身消解于语言游戏之中。</w:t>
      </w:r>
    </w:p>
    <w:p w14:paraId="71DAD8F9">
      <w:pPr>
        <w:spacing w:line="360" w:lineRule="auto"/>
        <w:ind w:firstLine="420"/>
        <w:rPr>
          <w:sz w:val="21"/>
          <w:szCs w:val="21"/>
        </w:rPr>
      </w:pPr>
      <w:r>
        <w:rPr>
          <w:rFonts w:hint="eastAsia"/>
          <w:sz w:val="21"/>
          <w:szCs w:val="21"/>
          <w:lang w:bidi="ar"/>
        </w:rPr>
        <w:t>第一种具有代表性的极端解读，来自文学批评和罗曼语文学教授汉斯</w:t>
      </w:r>
      <w:r>
        <w:rPr>
          <w:sz w:val="21"/>
          <w:szCs w:val="21"/>
          <w:lang w:bidi="ar"/>
        </w:rPr>
        <w:t>·</w:t>
      </w:r>
      <w:r>
        <w:rPr>
          <w:rFonts w:hint="eastAsia"/>
          <w:sz w:val="21"/>
          <w:szCs w:val="21"/>
          <w:lang w:bidi="ar"/>
        </w:rPr>
        <w:t>罗伯特</w:t>
      </w:r>
      <w:r>
        <w:rPr>
          <w:sz w:val="21"/>
          <w:szCs w:val="21"/>
          <w:lang w:bidi="ar"/>
        </w:rPr>
        <w:t>·</w:t>
      </w:r>
      <w:r>
        <w:rPr>
          <w:rFonts w:hint="eastAsia"/>
          <w:sz w:val="21"/>
          <w:szCs w:val="21"/>
          <w:lang w:bidi="ar"/>
        </w:rPr>
        <w:t>姚斯</w:t>
      </w:r>
      <w:r>
        <w:rPr>
          <w:sz w:val="21"/>
          <w:szCs w:val="21"/>
          <w:lang w:bidi="ar"/>
        </w:rPr>
        <w:t>(Hans Robert Jauss)</w:t>
      </w:r>
      <w:r>
        <w:rPr>
          <w:rFonts w:hint="eastAsia"/>
          <w:sz w:val="21"/>
          <w:szCs w:val="21"/>
          <w:lang w:bidi="ar"/>
        </w:rPr>
        <w:t>，</w:t>
      </w:r>
      <w:commentRangeStart w:id="4"/>
      <w:r>
        <w:rPr>
          <w:rFonts w:hint="eastAsia"/>
          <w:sz w:val="21"/>
          <w:szCs w:val="21"/>
          <w:lang w:bidi="ar"/>
        </w:rPr>
        <w:t>对本雅明征收</w:t>
      </w:r>
      <w:commentRangeEnd w:id="4"/>
      <w:r>
        <w:rPr>
          <w:rStyle w:val="24"/>
        </w:rPr>
        <w:commentReference w:id="4"/>
      </w:r>
      <w:r>
        <w:rPr>
          <w:rFonts w:hint="eastAsia"/>
          <w:sz w:val="21"/>
          <w:szCs w:val="21"/>
          <w:lang w:bidi="ar"/>
        </w:rPr>
        <w:t>。姚斯在评论本雅明对波德莱尔诗歌《巴黎梦》</w:t>
      </w:r>
      <w:r>
        <w:rPr>
          <w:sz w:val="21"/>
          <w:szCs w:val="21"/>
          <w:lang w:bidi="ar"/>
        </w:rPr>
        <w:t>(Parisian Dream)</w:t>
      </w:r>
      <w:r>
        <w:rPr>
          <w:rFonts w:hint="eastAsia"/>
          <w:sz w:val="21"/>
          <w:szCs w:val="21"/>
          <w:lang w:bidi="ar"/>
        </w:rPr>
        <w:t>的解读时认为，本雅明将这首诗描述为</w:t>
      </w:r>
      <w:r>
        <w:rPr>
          <w:sz w:val="21"/>
          <w:szCs w:val="21"/>
          <w:lang w:bidi="ar"/>
        </w:rPr>
        <w:t>“</w:t>
      </w:r>
      <w:r>
        <w:rPr>
          <w:rFonts w:hint="eastAsia"/>
          <w:sz w:val="21"/>
          <w:szCs w:val="21"/>
          <w:lang w:bidi="ar"/>
        </w:rPr>
        <w:t>生产力被关闭后的幻想</w:t>
      </w:r>
      <w:r>
        <w:rPr>
          <w:sz w:val="21"/>
          <w:szCs w:val="21"/>
          <w:lang w:bidi="ar"/>
        </w:rPr>
        <w:t>”</w:t>
      </w:r>
      <w:r>
        <w:rPr>
          <w:rFonts w:hint="eastAsia"/>
          <w:sz w:val="21"/>
          <w:szCs w:val="21"/>
          <w:lang w:bidi="ar"/>
        </w:rPr>
        <w:t>(尽管这首诗并不直接描绘工人或工厂</w:t>
      </w:r>
      <w:r>
        <w:rPr>
          <w:sz w:val="21"/>
          <w:szCs w:val="21"/>
          <w:vertAlign w:val="superscript"/>
          <w:lang w:bidi="ar"/>
        </w:rPr>
        <w:t>[</w:t>
      </w:r>
      <w:r>
        <w:rPr>
          <w:sz w:val="21"/>
          <w:szCs w:val="21"/>
          <w:vertAlign w:val="superscript"/>
          <w:lang w:bidi="ar"/>
        </w:rPr>
        <w:endnoteReference w:id="95"/>
      </w:r>
      <w:r>
        <w:rPr>
          <w:sz w:val="21"/>
          <w:szCs w:val="21"/>
          <w:vertAlign w:val="superscript"/>
          <w:lang w:bidi="ar"/>
        </w:rPr>
        <w:t>]</w:t>
      </w:r>
      <w:r>
        <w:rPr>
          <w:rFonts w:hint="eastAsia"/>
          <w:sz w:val="21"/>
          <w:szCs w:val="21"/>
          <w:lang w:bidi="ar"/>
        </w:rPr>
        <w:t>)</w:t>
      </w:r>
      <w:r>
        <w:rPr>
          <w:sz w:val="21"/>
          <w:szCs w:val="21"/>
        </w:rPr>
        <w:t>——</w:t>
      </w:r>
      <w:r>
        <w:rPr>
          <w:rFonts w:hint="eastAsia"/>
          <w:sz w:val="21"/>
          <w:szCs w:val="21"/>
        </w:rPr>
        <w:t>本身就是</w:t>
      </w:r>
      <w:r>
        <w:rPr>
          <w:sz w:val="21"/>
          <w:szCs w:val="21"/>
        </w:rPr>
        <w:t>“</w:t>
      </w:r>
      <w:r>
        <w:rPr>
          <w:rFonts w:hint="eastAsia"/>
          <w:sz w:val="21"/>
          <w:szCs w:val="21"/>
        </w:rPr>
        <w:t>寓言式解读方法</w:t>
      </w:r>
      <w:r>
        <w:rPr>
          <w:sz w:val="21"/>
          <w:szCs w:val="21"/>
        </w:rPr>
        <w:t>”</w:t>
      </w:r>
      <w:r>
        <w:rPr>
          <w:rFonts w:hint="eastAsia"/>
          <w:sz w:val="21"/>
          <w:szCs w:val="21"/>
        </w:rPr>
        <w:t>的一个例子。姚斯进一步指出，</w:t>
      </w:r>
      <w:r>
        <w:rPr>
          <w:sz w:val="21"/>
          <w:szCs w:val="21"/>
        </w:rPr>
        <w:t>“</w:t>
      </w:r>
      <w:r>
        <w:rPr>
          <w:rFonts w:hint="eastAsia"/>
          <w:sz w:val="21"/>
          <w:szCs w:val="21"/>
        </w:rPr>
        <w:t>若是没有这种方法的作为引领，很少有分析是从经济基础中解读文学的上层建筑的。</w:t>
      </w:r>
      <w:r>
        <w:rPr>
          <w:sz w:val="21"/>
          <w:szCs w:val="21"/>
        </w:rPr>
        <w:t>”</w:t>
      </w:r>
      <w:r>
        <w:rPr>
          <w:sz w:val="21"/>
          <w:szCs w:val="21"/>
          <w:vertAlign w:val="superscript"/>
        </w:rPr>
        <w:t>[</w:t>
      </w:r>
      <w:r>
        <w:rPr>
          <w:sz w:val="21"/>
          <w:szCs w:val="21"/>
          <w:vertAlign w:val="superscript"/>
        </w:rPr>
        <w:endnoteReference w:id="96"/>
      </w:r>
      <w:r>
        <w:rPr>
          <w:sz w:val="21"/>
          <w:szCs w:val="21"/>
          <w:vertAlign w:val="superscript"/>
        </w:rPr>
        <w:t>]</w:t>
      </w:r>
      <w:r>
        <w:rPr>
          <w:rFonts w:hint="eastAsia"/>
          <w:sz w:val="21"/>
          <w:szCs w:val="21"/>
        </w:rPr>
        <w:t>如果我们把本雅明对于波德莱尔诗歌中寓言的社会经济起源的解读本身，也看作是一种寓言的话，那么我们似乎就会陷入一个本体论上的循环论证(诗歌的</w:t>
      </w:r>
      <w:r>
        <w:rPr>
          <w:sz w:val="21"/>
          <w:szCs w:val="21"/>
        </w:rPr>
        <w:t>“</w:t>
      </w:r>
      <w:r>
        <w:rPr>
          <w:rFonts w:hint="eastAsia"/>
          <w:sz w:val="21"/>
          <w:szCs w:val="21"/>
        </w:rPr>
        <w:t>现实</w:t>
      </w:r>
      <w:r>
        <w:rPr>
          <w:sz w:val="21"/>
          <w:szCs w:val="21"/>
        </w:rPr>
        <w:t>”</w:t>
      </w:r>
      <w:r>
        <w:rPr>
          <w:rFonts w:hint="eastAsia"/>
          <w:sz w:val="21"/>
          <w:szCs w:val="21"/>
        </w:rPr>
        <w:t>，【在本雅明看来】，是一个寓言；诗歌的</w:t>
      </w:r>
      <w:r>
        <w:rPr>
          <w:sz w:val="21"/>
          <w:szCs w:val="21"/>
        </w:rPr>
        <w:t>“</w:t>
      </w:r>
      <w:r>
        <w:rPr>
          <w:rFonts w:hint="eastAsia"/>
          <w:sz w:val="21"/>
          <w:szCs w:val="21"/>
        </w:rPr>
        <w:t>现实</w:t>
      </w:r>
      <w:r>
        <w:rPr>
          <w:sz w:val="21"/>
          <w:szCs w:val="21"/>
        </w:rPr>
        <w:t>”</w:t>
      </w:r>
      <w:r>
        <w:rPr>
          <w:rFonts w:hint="eastAsia"/>
          <w:sz w:val="21"/>
          <w:szCs w:val="21"/>
        </w:rPr>
        <w:t>，又被姚斯视为对诗的寓言式解读)，其将在认识论上陷入无限倒退(到底是诗是寓言？还是对诗的解读是寓言？还是对解读的解读是寓言？</w:t>
      </w:r>
      <w:r>
        <w:rPr>
          <w:sz w:val="21"/>
          <w:szCs w:val="21"/>
        </w:rPr>
        <w:t>……</w:t>
      </w:r>
      <w:r>
        <w:rPr>
          <w:rFonts w:hint="eastAsia"/>
          <w:sz w:val="21"/>
          <w:szCs w:val="21"/>
        </w:rPr>
        <w:t>)。不过，这对姚斯不造成困扰。因为在他</w:t>
      </w:r>
      <w:r>
        <w:rPr>
          <w:sz w:val="21"/>
          <w:szCs w:val="21"/>
        </w:rPr>
        <w:t>“</w:t>
      </w:r>
      <w:r>
        <w:rPr>
          <w:rFonts w:hint="eastAsia"/>
          <w:sz w:val="21"/>
          <w:szCs w:val="21"/>
        </w:rPr>
        <w:t>看来</w:t>
      </w:r>
      <w:r>
        <w:rPr>
          <w:sz w:val="21"/>
          <w:szCs w:val="21"/>
        </w:rPr>
        <w:t>”</w:t>
      </w:r>
      <w:r>
        <w:rPr>
          <w:rFonts w:hint="eastAsia"/>
          <w:sz w:val="21"/>
          <w:szCs w:val="21"/>
        </w:rPr>
        <w:t>，一个</w:t>
      </w:r>
      <w:r>
        <w:rPr>
          <w:sz w:val="21"/>
          <w:szCs w:val="21"/>
        </w:rPr>
        <w:t>“</w:t>
      </w:r>
      <w:r>
        <w:rPr>
          <w:rFonts w:hint="eastAsia"/>
          <w:sz w:val="21"/>
          <w:szCs w:val="21"/>
        </w:rPr>
        <w:t>马克思主义的</w:t>
      </w:r>
      <w:r>
        <w:rPr>
          <w:sz w:val="21"/>
          <w:szCs w:val="21"/>
        </w:rPr>
        <w:t>”</w:t>
      </w:r>
      <w:r>
        <w:rPr>
          <w:rFonts w:hint="eastAsia"/>
          <w:sz w:val="21"/>
          <w:szCs w:val="21"/>
        </w:rPr>
        <w:t>上层建筑解读，即便不可避免地是</w:t>
      </w:r>
      <w:r>
        <w:rPr>
          <w:sz w:val="21"/>
          <w:szCs w:val="21"/>
        </w:rPr>
        <w:t>“</w:t>
      </w:r>
      <w:r>
        <w:rPr>
          <w:rFonts w:hint="eastAsia"/>
          <w:sz w:val="21"/>
          <w:szCs w:val="21"/>
        </w:rPr>
        <w:t>寓言式的</w:t>
      </w:r>
      <w:r>
        <w:rPr>
          <w:sz w:val="21"/>
          <w:szCs w:val="21"/>
        </w:rPr>
        <w:t>”</w:t>
      </w:r>
      <w:r>
        <w:rPr>
          <w:rFonts w:hint="eastAsia"/>
          <w:sz w:val="21"/>
          <w:szCs w:val="21"/>
        </w:rPr>
        <w:t>，也依然是一种</w:t>
      </w:r>
      <w:r>
        <w:rPr>
          <w:sz w:val="21"/>
          <w:szCs w:val="21"/>
        </w:rPr>
        <w:t>“</w:t>
      </w:r>
      <w:r>
        <w:rPr>
          <w:rFonts w:hint="eastAsia"/>
          <w:sz w:val="21"/>
          <w:szCs w:val="21"/>
        </w:rPr>
        <w:t>合法的诠释学操作</w:t>
      </w:r>
      <w:r>
        <w:rPr>
          <w:sz w:val="21"/>
          <w:szCs w:val="21"/>
        </w:rPr>
        <w:t>”——</w:t>
      </w:r>
      <w:r>
        <w:rPr>
          <w:rFonts w:hint="eastAsia"/>
          <w:sz w:val="21"/>
          <w:szCs w:val="21"/>
        </w:rPr>
        <w:t>只要前提是它</w:t>
      </w:r>
      <w:r>
        <w:rPr>
          <w:sz w:val="21"/>
          <w:szCs w:val="21"/>
        </w:rPr>
        <w:t>“</w:t>
      </w:r>
      <w:r>
        <w:rPr>
          <w:rFonts w:hint="eastAsia"/>
          <w:sz w:val="21"/>
          <w:szCs w:val="21"/>
        </w:rPr>
        <w:t>承认自身的主观启发性及由此带来的片面性</w:t>
      </w:r>
      <w:r>
        <w:rPr>
          <w:sz w:val="21"/>
          <w:szCs w:val="21"/>
        </w:rPr>
        <w:t>”</w:t>
      </w:r>
      <w:r>
        <w:rPr>
          <w:rFonts w:hint="eastAsia"/>
          <w:sz w:val="21"/>
          <w:szCs w:val="21"/>
        </w:rPr>
        <w:t>，且因此不再宣称自己达成了某种</w:t>
      </w:r>
      <w:r>
        <w:rPr>
          <w:sz w:val="21"/>
          <w:szCs w:val="21"/>
        </w:rPr>
        <w:t>“</w:t>
      </w:r>
      <w:r>
        <w:rPr>
          <w:rFonts w:hint="eastAsia"/>
          <w:sz w:val="21"/>
          <w:szCs w:val="21"/>
        </w:rPr>
        <w:t>真实且</w:t>
      </w:r>
      <w:r>
        <w:rPr>
          <w:rFonts w:hint="eastAsia"/>
          <w:bCs/>
          <w:sz w:val="21"/>
          <w:szCs w:val="21"/>
        </w:rPr>
        <w:t>客观</w:t>
      </w:r>
      <w:r>
        <w:rPr>
          <w:rFonts w:hint="eastAsia"/>
          <w:sz w:val="21"/>
          <w:szCs w:val="21"/>
        </w:rPr>
        <w:t>的解读</w:t>
      </w:r>
      <w:r>
        <w:rPr>
          <w:sz w:val="21"/>
          <w:szCs w:val="21"/>
        </w:rPr>
        <w:t>”</w:t>
      </w:r>
      <w:r>
        <w:rPr>
          <w:rFonts w:hint="eastAsia"/>
          <w:sz w:val="21"/>
          <w:szCs w:val="21"/>
        </w:rPr>
        <w:t>。</w:t>
      </w:r>
      <w:r>
        <w:rPr>
          <w:sz w:val="21"/>
          <w:szCs w:val="21"/>
          <w:vertAlign w:val="superscript"/>
        </w:rPr>
        <w:t>[</w:t>
      </w:r>
      <w:r>
        <w:rPr>
          <w:sz w:val="21"/>
          <w:szCs w:val="21"/>
          <w:vertAlign w:val="superscript"/>
        </w:rPr>
        <w:endnoteReference w:id="97"/>
      </w:r>
      <w:r>
        <w:rPr>
          <w:sz w:val="21"/>
          <w:szCs w:val="21"/>
          <w:vertAlign w:val="superscript"/>
        </w:rPr>
        <w:t>]</w:t>
      </w:r>
      <w:r>
        <w:rPr>
          <w:rFonts w:hint="eastAsia"/>
          <w:sz w:val="21"/>
          <w:szCs w:val="21"/>
        </w:rPr>
        <w:t>(当然，这种关于客观性的主张，恰好是马克思主义诠释方法所无法放弃的。)在姚斯的自由多元主义立场下，本雅明对波德莱尔的解读也就不过是众多文学批评策略中的一种，只是作为一种带有主观性和片面性的诠释学实践</w:t>
      </w:r>
      <w:r>
        <w:rPr>
          <w:sz w:val="21"/>
          <w:szCs w:val="21"/>
        </w:rPr>
        <w:t>——</w:t>
      </w:r>
      <w:r>
        <w:rPr>
          <w:rFonts w:hint="eastAsia"/>
          <w:sz w:val="21"/>
          <w:szCs w:val="21"/>
        </w:rPr>
        <w:t>并因此获得了确认与肯定。</w:t>
      </w:r>
    </w:p>
    <w:p w14:paraId="69974E7D">
      <w:pPr>
        <w:spacing w:line="360" w:lineRule="auto"/>
        <w:ind w:firstLine="420"/>
        <w:rPr>
          <w:rFonts w:hint="eastAsia"/>
          <w:sz w:val="21"/>
          <w:szCs w:val="21"/>
        </w:rPr>
      </w:pPr>
      <w:r>
        <w:rPr>
          <w:rFonts w:hint="eastAsia"/>
          <w:sz w:val="21"/>
          <w:szCs w:val="21"/>
          <w:lang w:bidi="ar"/>
        </w:rPr>
        <w:t>姚斯知道，本雅明本人始终认为波德莱尔诗歌中的寓言性具有一个客观的来源：社会现实在商品生产中的表达。然而，</w:t>
      </w:r>
      <w:r>
        <w:rPr>
          <w:sz w:val="21"/>
          <w:szCs w:val="21"/>
          <w:lang w:bidi="ar"/>
        </w:rPr>
        <w:t>“</w:t>
      </w:r>
      <w:r>
        <w:rPr>
          <w:rFonts w:hint="eastAsia"/>
          <w:sz w:val="21"/>
          <w:szCs w:val="21"/>
          <w:lang w:bidi="ar"/>
        </w:rPr>
        <w:t>试图为波德莱尔对寓言的诉诸寻找一个唯物主义的起源</w:t>
      </w:r>
      <w:r>
        <w:rPr>
          <w:sz w:val="21"/>
          <w:szCs w:val="21"/>
          <w:lang w:bidi="ar"/>
        </w:rPr>
        <w:t>”</w:t>
      </w:r>
      <w:r>
        <w:rPr>
          <w:rFonts w:hint="eastAsia"/>
          <w:sz w:val="21"/>
          <w:szCs w:val="21"/>
          <w:lang w:bidi="ar"/>
        </w:rPr>
        <w:t>，反而导致了一些与本雅明于其他地方的洞见</w:t>
      </w:r>
      <w:r>
        <w:rPr>
          <w:sz w:val="21"/>
          <w:szCs w:val="21"/>
          <w:lang w:bidi="ar"/>
        </w:rPr>
        <w:t>“</w:t>
      </w:r>
      <w:r>
        <w:rPr>
          <w:rFonts w:hint="eastAsia"/>
          <w:sz w:val="21"/>
          <w:szCs w:val="21"/>
          <w:lang w:bidi="ar"/>
        </w:rPr>
        <w:t>并不相符</w:t>
      </w:r>
      <w:r>
        <w:rPr>
          <w:sz w:val="21"/>
          <w:szCs w:val="21"/>
          <w:lang w:bidi="ar"/>
        </w:rPr>
        <w:t>”</w:t>
      </w:r>
      <w:r>
        <w:rPr>
          <w:rFonts w:hint="eastAsia"/>
          <w:sz w:val="21"/>
          <w:szCs w:val="21"/>
          <w:lang w:bidi="ar"/>
        </w:rPr>
        <w:t>的情况。</w:t>
      </w:r>
      <w:r>
        <w:rPr>
          <w:sz w:val="21"/>
          <w:szCs w:val="21"/>
          <w:vertAlign w:val="superscript"/>
          <w:lang w:bidi="ar"/>
        </w:rPr>
        <w:t>[</w:t>
      </w:r>
      <w:r>
        <w:rPr>
          <w:sz w:val="21"/>
          <w:szCs w:val="21"/>
          <w:vertAlign w:val="superscript"/>
          <w:lang w:bidi="ar"/>
        </w:rPr>
        <w:endnoteReference w:id="98"/>
      </w:r>
      <w:r>
        <w:rPr>
          <w:sz w:val="21"/>
          <w:szCs w:val="21"/>
          <w:vertAlign w:val="superscript"/>
          <w:lang w:bidi="ar"/>
        </w:rPr>
        <w:t>]</w:t>
      </w:r>
      <w:r>
        <w:rPr>
          <w:rFonts w:hint="eastAsia"/>
          <w:sz w:val="21"/>
          <w:szCs w:val="21"/>
        </w:rPr>
        <w:t>至少，姚斯反复强调，这只是他的</w:t>
      </w:r>
      <w:r>
        <w:rPr>
          <w:sz w:val="21"/>
          <w:szCs w:val="21"/>
        </w:rPr>
        <w:t>“</w:t>
      </w:r>
      <w:r>
        <w:rPr>
          <w:rFonts w:hint="eastAsia"/>
          <w:sz w:val="21"/>
          <w:szCs w:val="21"/>
        </w:rPr>
        <w:t>观点</w:t>
      </w:r>
      <w:r>
        <w:rPr>
          <w:sz w:val="21"/>
          <w:szCs w:val="21"/>
        </w:rPr>
        <w:t>”</w:t>
      </w:r>
      <w:r>
        <w:rPr>
          <w:rFonts w:hint="eastAsia"/>
          <w:sz w:val="21"/>
          <w:szCs w:val="21"/>
        </w:rPr>
        <w:t>，</w:t>
      </w:r>
      <w:r>
        <w:rPr>
          <w:sz w:val="21"/>
          <w:szCs w:val="21"/>
          <w:vertAlign w:val="superscript"/>
        </w:rPr>
        <w:t>[</w:t>
      </w:r>
      <w:r>
        <w:rPr>
          <w:sz w:val="21"/>
          <w:szCs w:val="21"/>
          <w:vertAlign w:val="superscript"/>
        </w:rPr>
        <w:endnoteReference w:id="99"/>
      </w:r>
      <w:r>
        <w:rPr>
          <w:sz w:val="21"/>
          <w:szCs w:val="21"/>
          <w:vertAlign w:val="superscript"/>
        </w:rPr>
        <w:t>]</w:t>
      </w:r>
      <w:r>
        <w:rPr>
          <w:rFonts w:hint="eastAsia"/>
          <w:sz w:val="21"/>
          <w:szCs w:val="21"/>
        </w:rPr>
        <w:t>但他在坚持解释的主观性这一点上，却又违背了自己此前的立场</w:t>
      </w:r>
      <w:r>
        <w:rPr>
          <w:sz w:val="21"/>
          <w:szCs w:val="21"/>
        </w:rPr>
        <w:t>——</w:t>
      </w:r>
      <w:r>
        <w:rPr>
          <w:rFonts w:hint="eastAsia"/>
          <w:sz w:val="21"/>
          <w:szCs w:val="21"/>
        </w:rPr>
        <w:t>当他将</w:t>
      </w:r>
      <w:r>
        <w:rPr>
          <w:sz w:val="21"/>
          <w:szCs w:val="21"/>
        </w:rPr>
        <w:t>“</w:t>
      </w:r>
      <w:r>
        <w:rPr>
          <w:rFonts w:hint="eastAsia"/>
          <w:sz w:val="21"/>
          <w:szCs w:val="21"/>
        </w:rPr>
        <w:t>波德莱尔的诗歌是内部美学发展的产物</w:t>
      </w:r>
      <w:r>
        <w:rPr>
          <w:sz w:val="21"/>
          <w:szCs w:val="21"/>
        </w:rPr>
        <w:t>”</w:t>
      </w:r>
      <w:r>
        <w:rPr>
          <w:rFonts w:hint="eastAsia"/>
          <w:sz w:val="21"/>
          <w:szCs w:val="21"/>
        </w:rPr>
        <w:t>(这种发展基于文学生产与文学批评之间的互动关系)这一前提，当作事实而非观点时。他预设了存在一个从模仿</w:t>
      </w:r>
      <w:r>
        <w:rPr>
          <w:sz w:val="21"/>
          <w:szCs w:val="21"/>
        </w:rPr>
        <w:t>(mimesis)</w:t>
      </w:r>
      <w:r>
        <w:rPr>
          <w:rFonts w:hint="eastAsia"/>
          <w:sz w:val="21"/>
          <w:szCs w:val="21"/>
        </w:rPr>
        <w:t>到寓言</w:t>
      </w:r>
      <w:r>
        <w:rPr>
          <w:sz w:val="21"/>
          <w:szCs w:val="21"/>
        </w:rPr>
        <w:t>(allegoresis)</w:t>
      </w:r>
      <w:r>
        <w:rPr>
          <w:rFonts w:hint="eastAsia"/>
          <w:sz w:val="21"/>
          <w:szCs w:val="21"/>
        </w:rPr>
        <w:t>的历史连续体，而这一诠释行为将赋予</w:t>
      </w:r>
      <w:r>
        <w:rPr>
          <w:sz w:val="21"/>
          <w:szCs w:val="21"/>
        </w:rPr>
        <w:t>“</w:t>
      </w:r>
      <w:r>
        <w:rPr>
          <w:rFonts w:hint="eastAsia"/>
          <w:sz w:val="21"/>
          <w:szCs w:val="21"/>
        </w:rPr>
        <w:t>文学内部的发展性的历史连续体</w:t>
      </w:r>
      <w:r>
        <w:rPr>
          <w:sz w:val="21"/>
          <w:szCs w:val="21"/>
        </w:rPr>
        <w:t>”</w:t>
      </w:r>
      <w:r>
        <w:rPr>
          <w:rFonts w:hint="eastAsia"/>
          <w:sz w:val="21"/>
          <w:szCs w:val="21"/>
        </w:rPr>
        <w:t>以</w:t>
      </w:r>
      <w:r>
        <w:rPr>
          <w:sz w:val="21"/>
          <w:szCs w:val="21"/>
        </w:rPr>
        <w:t>“</w:t>
      </w:r>
      <w:r>
        <w:rPr>
          <w:rFonts w:hint="eastAsia"/>
          <w:sz w:val="21"/>
          <w:szCs w:val="21"/>
        </w:rPr>
        <w:t>客观性</w:t>
      </w:r>
      <w:r>
        <w:rPr>
          <w:sz w:val="21"/>
          <w:szCs w:val="21"/>
        </w:rPr>
        <w:t>”</w:t>
      </w:r>
      <w:r>
        <w:rPr>
          <w:rFonts w:hint="eastAsia"/>
          <w:sz w:val="21"/>
          <w:szCs w:val="21"/>
        </w:rPr>
        <w:t>。然而，这一连续体实际上更多地揭示了文学自身的传承机制，而非波德莱尔诗歌的本质。</w:t>
      </w:r>
      <w:r>
        <w:rPr>
          <w:sz w:val="21"/>
          <w:szCs w:val="21"/>
          <w:vertAlign w:val="superscript"/>
        </w:rPr>
        <w:t>[</w:t>
      </w:r>
      <w:r>
        <w:rPr>
          <w:sz w:val="21"/>
          <w:szCs w:val="21"/>
          <w:vertAlign w:val="superscript"/>
        </w:rPr>
        <w:endnoteReference w:id="100"/>
      </w:r>
      <w:r>
        <w:rPr>
          <w:sz w:val="21"/>
          <w:szCs w:val="21"/>
          <w:vertAlign w:val="superscript"/>
        </w:rPr>
        <w:t>]</w:t>
      </w:r>
      <w:r>
        <w:rPr>
          <w:rFonts w:hint="eastAsia"/>
          <w:sz w:val="21"/>
          <w:szCs w:val="21"/>
        </w:rPr>
        <w:t>保罗</w:t>
      </w:r>
      <w:r>
        <w:rPr>
          <w:sz w:val="21"/>
          <w:szCs w:val="21"/>
        </w:rPr>
        <w:t>·</w:t>
      </w:r>
      <w:r>
        <w:rPr>
          <w:rFonts w:hint="eastAsia"/>
          <w:sz w:val="21"/>
          <w:szCs w:val="21"/>
        </w:rPr>
        <w:t>德</w:t>
      </w:r>
      <w:r>
        <w:rPr>
          <w:sz w:val="21"/>
          <w:szCs w:val="21"/>
        </w:rPr>
        <w:t>·</w:t>
      </w:r>
      <w:r>
        <w:rPr>
          <w:rFonts w:hint="eastAsia"/>
          <w:sz w:val="21"/>
          <w:szCs w:val="21"/>
        </w:rPr>
        <w:t>曼(</w:t>
      </w:r>
      <w:r>
        <w:rPr>
          <w:sz w:val="21"/>
          <w:szCs w:val="21"/>
        </w:rPr>
        <w:t>Paul de Man</w:t>
      </w:r>
      <w:r>
        <w:rPr>
          <w:rFonts w:hint="eastAsia"/>
          <w:sz w:val="21"/>
          <w:szCs w:val="21"/>
        </w:rPr>
        <w:t>)对此的批评非常到位，值得在此详细引用。他写道：</w:t>
      </w:r>
    </w:p>
    <w:p w14:paraId="06E32945">
      <w:pPr>
        <w:spacing w:line="360" w:lineRule="auto"/>
        <w:ind w:firstLine="420"/>
        <w:rPr>
          <w:rFonts w:eastAsia="楷体"/>
          <w:szCs w:val="20"/>
        </w:rPr>
      </w:pPr>
      <w:r>
        <w:rPr>
          <w:rFonts w:hint="eastAsia" w:eastAsia="楷体"/>
          <w:szCs w:val="20"/>
          <w:lang w:bidi="ar"/>
        </w:rPr>
        <w:t>对于继承了姚斯，也继承了雨果</w:t>
      </w:r>
      <w:r>
        <w:rPr>
          <w:rFonts w:eastAsia="楷体"/>
          <w:szCs w:val="20"/>
          <w:lang w:bidi="ar"/>
        </w:rPr>
        <w:t>·</w:t>
      </w:r>
      <w:r>
        <w:rPr>
          <w:rFonts w:hint="eastAsia" w:eastAsia="楷体"/>
          <w:szCs w:val="20"/>
          <w:lang w:bidi="ar"/>
        </w:rPr>
        <w:t>弗里德里希</w:t>
      </w:r>
      <w:r>
        <w:rPr>
          <w:rFonts w:eastAsia="楷体"/>
          <w:szCs w:val="20"/>
          <w:lang w:bidi="ar"/>
        </w:rPr>
        <w:t>(Hugo Friedrich)</w:t>
      </w:r>
      <w:r>
        <w:rPr>
          <w:rFonts w:hint="eastAsia" w:eastAsia="楷体"/>
          <w:szCs w:val="20"/>
          <w:lang w:bidi="ar"/>
        </w:rPr>
        <w:t>路径的姚斯的学生卡尔海因茨</w:t>
      </w:r>
      <w:r>
        <w:rPr>
          <w:rFonts w:eastAsia="楷体"/>
          <w:szCs w:val="20"/>
          <w:lang w:bidi="ar"/>
        </w:rPr>
        <w:t>·</w:t>
      </w:r>
      <w:r>
        <w:rPr>
          <w:rFonts w:hint="eastAsia" w:eastAsia="楷体"/>
          <w:szCs w:val="20"/>
          <w:lang w:bidi="ar"/>
        </w:rPr>
        <w:t>施蒂尔</w:t>
      </w:r>
      <w:r>
        <w:rPr>
          <w:rFonts w:eastAsia="楷体"/>
          <w:szCs w:val="20"/>
          <w:lang w:bidi="ar"/>
        </w:rPr>
        <w:t>(Karlheinz Stierle)</w:t>
      </w:r>
      <w:r>
        <w:rPr>
          <w:rFonts w:hint="eastAsia" w:eastAsia="楷体"/>
          <w:szCs w:val="20"/>
          <w:lang w:bidi="ar"/>
        </w:rPr>
        <w:t>来说，毫无疑问，十九世纪和二十世纪抒情诗中</w:t>
      </w:r>
      <w:r>
        <w:rPr>
          <w:rFonts w:eastAsia="楷体"/>
          <w:szCs w:val="20"/>
          <w:lang w:bidi="ar"/>
        </w:rPr>
        <w:t>“</w:t>
      </w:r>
      <w:r>
        <w:rPr>
          <w:rFonts w:hint="eastAsia" w:eastAsia="楷体"/>
          <w:szCs w:val="20"/>
          <w:lang w:bidi="ar"/>
        </w:rPr>
        <w:t>自我</w:t>
      </w:r>
      <w:r>
        <w:rPr>
          <w:rFonts w:eastAsia="楷体"/>
          <w:szCs w:val="20"/>
          <w:lang w:bidi="ar"/>
        </w:rPr>
        <w:t>”</w:t>
      </w:r>
      <w:r>
        <w:rPr>
          <w:rFonts w:hint="eastAsia" w:eastAsia="楷体"/>
          <w:szCs w:val="20"/>
          <w:lang w:bidi="ar"/>
        </w:rPr>
        <w:t>与</w:t>
      </w:r>
      <w:r>
        <w:rPr>
          <w:rFonts w:eastAsia="楷体"/>
          <w:szCs w:val="20"/>
          <w:lang w:bidi="ar"/>
        </w:rPr>
        <w:t>“</w:t>
      </w:r>
      <w:r>
        <w:rPr>
          <w:rFonts w:hint="eastAsia" w:eastAsia="楷体"/>
          <w:szCs w:val="20"/>
          <w:lang w:bidi="ar"/>
        </w:rPr>
        <w:t>再现</w:t>
      </w:r>
      <w:r>
        <w:rPr>
          <w:rFonts w:eastAsia="楷体"/>
          <w:szCs w:val="20"/>
          <w:lang w:bidi="ar"/>
        </w:rPr>
        <w:t>”</w:t>
      </w:r>
      <w:r>
        <w:rPr>
          <w:rFonts w:hint="eastAsia" w:eastAsia="楷体"/>
          <w:szCs w:val="20"/>
          <w:lang w:bidi="ar"/>
        </w:rPr>
        <w:t>的危机，应该被理解为一个渐进的历史过程。波德莱尔延续了狄德罗(</w:t>
      </w:r>
      <w:r>
        <w:rPr>
          <w:rFonts w:eastAsia="楷体"/>
          <w:szCs w:val="20"/>
          <w:lang w:bidi="ar"/>
        </w:rPr>
        <w:t>Diderot</w:t>
      </w:r>
      <w:r>
        <w:rPr>
          <w:rFonts w:hint="eastAsia" w:eastAsia="楷体"/>
          <w:szCs w:val="20"/>
          <w:lang w:bidi="ar"/>
        </w:rPr>
        <w:t>)中隐含的趋势；马拉美</w:t>
      </w:r>
      <w:r>
        <w:rPr>
          <w:rFonts w:eastAsia="楷体"/>
          <w:szCs w:val="20"/>
          <w:lang w:bidi="ar"/>
        </w:rPr>
        <w:t>(Mallarmé)</w:t>
      </w:r>
      <w:r>
        <w:rPr>
          <w:rFonts w:hint="eastAsia" w:eastAsia="楷体"/>
          <w:szCs w:val="20"/>
          <w:lang w:bidi="ar"/>
        </w:rPr>
        <w:t>(正如他自己所承认的)在波德莱尔终结的地方重新开始；而兰波(</w:t>
      </w:r>
      <w:r>
        <w:rPr>
          <w:rFonts w:eastAsia="楷体"/>
          <w:szCs w:val="20"/>
          <w:lang w:bidi="ar"/>
        </w:rPr>
        <w:t>Rimbaud</w:t>
      </w:r>
      <w:r>
        <w:rPr>
          <w:rFonts w:hint="eastAsia" w:eastAsia="楷体"/>
          <w:szCs w:val="20"/>
          <w:lang w:bidi="ar"/>
        </w:rPr>
        <w:t>)更进一步，开启了超现实主义的实验。简而言之，现代诗歌的历史，的确是一个不断推进的连续体。这种借助共同</w:t>
      </w:r>
      <w:r>
        <w:rPr>
          <w:rFonts w:eastAsia="楷体"/>
          <w:szCs w:val="20"/>
          <w:lang w:bidi="ar"/>
        </w:rPr>
        <w:t>“</w:t>
      </w:r>
      <w:r>
        <w:rPr>
          <w:rFonts w:hint="eastAsia" w:eastAsia="楷体"/>
          <w:szCs w:val="20"/>
          <w:lang w:bidi="ar"/>
        </w:rPr>
        <w:t>基因</w:t>
      </w:r>
      <w:r>
        <w:rPr>
          <w:rFonts w:eastAsia="楷体"/>
          <w:szCs w:val="20"/>
          <w:lang w:bidi="ar"/>
        </w:rPr>
        <w:t>”</w:t>
      </w:r>
      <w:r>
        <w:rPr>
          <w:rFonts w:hint="eastAsia" w:eastAsia="楷体"/>
          <w:szCs w:val="20"/>
          <w:lang w:bidi="ar"/>
        </w:rPr>
        <w:t>将现代性与历史和谐相融的过程诚然令人心满意足，因为它让个体既是后代，又能同时成为父辈。儿子理解父亲的工作，并更进一步，最终自己也成为父亲</w:t>
      </w:r>
      <w:r>
        <w:rPr>
          <w:rFonts w:eastAsia="楷体"/>
          <w:szCs w:val="20"/>
          <w:lang w:bidi="ar"/>
        </w:rPr>
        <w:t>……</w:t>
      </w:r>
      <w:r>
        <w:rPr>
          <w:rFonts w:hint="eastAsia" w:eastAsia="楷体"/>
          <w:szCs w:val="20"/>
          <w:lang w:bidi="ar"/>
        </w:rPr>
        <w:t>这种将记忆与行动和谐的努力，正是所有历史学家的梦想。在文学研究领域，汉斯</w:t>
      </w:r>
      <w:r>
        <w:rPr>
          <w:rFonts w:eastAsia="楷体"/>
          <w:szCs w:val="20"/>
          <w:lang w:bidi="ar"/>
        </w:rPr>
        <w:t>·</w:t>
      </w:r>
      <w:r>
        <w:rPr>
          <w:rFonts w:hint="eastAsia" w:eastAsia="楷体"/>
          <w:szCs w:val="20"/>
          <w:lang w:bidi="ar"/>
        </w:rPr>
        <w:t>罗伯特</w:t>
      </w:r>
      <w:r>
        <w:rPr>
          <w:rFonts w:eastAsia="楷体"/>
          <w:szCs w:val="20"/>
          <w:lang w:bidi="ar"/>
        </w:rPr>
        <w:t>·</w:t>
      </w:r>
      <w:r>
        <w:rPr>
          <w:rFonts w:hint="eastAsia" w:eastAsia="楷体"/>
          <w:szCs w:val="20"/>
          <w:lang w:bidi="ar"/>
        </w:rPr>
        <w:t>姚斯及其学派所推动的</w:t>
      </w:r>
      <w:r>
        <w:rPr>
          <w:rFonts w:eastAsia="楷体"/>
          <w:szCs w:val="20"/>
          <w:lang w:bidi="ar"/>
        </w:rPr>
        <w:t>“</w:t>
      </w:r>
      <w:r>
        <w:rPr>
          <w:rFonts w:hint="eastAsia" w:eastAsia="楷体"/>
          <w:szCs w:val="20"/>
          <w:lang w:bidi="ar"/>
        </w:rPr>
        <w:t>现代主义文献学</w:t>
      </w:r>
      <w:r>
        <w:rPr>
          <w:rFonts w:eastAsia="楷体"/>
          <w:szCs w:val="20"/>
          <w:lang w:bidi="ar"/>
        </w:rPr>
        <w:t>”</w:t>
      </w:r>
      <w:r>
        <w:rPr>
          <w:rFonts w:hint="eastAsia" w:eastAsia="楷体"/>
          <w:szCs w:val="20"/>
          <w:lang w:bidi="ar"/>
        </w:rPr>
        <w:t>，毫不犹豫地用历史精确性来追溯现代主义的起源，恰恰体现了这种梦想。对他们来说，存在这样一个假设，抒情诗从再现转向非再现的过程，是一个可以追溯到波德莱尔的历史进程，而这同时也正是现代性的本身运动。</w:t>
      </w:r>
      <w:r>
        <w:rPr>
          <w:rFonts w:eastAsia="楷体"/>
          <w:szCs w:val="20"/>
          <w:vertAlign w:val="superscript"/>
          <w:lang w:bidi="ar"/>
        </w:rPr>
        <w:t>[</w:t>
      </w:r>
      <w:r>
        <w:rPr>
          <w:rFonts w:eastAsia="楷体"/>
          <w:szCs w:val="20"/>
          <w:vertAlign w:val="superscript"/>
          <w:lang w:bidi="ar"/>
        </w:rPr>
        <w:endnoteReference w:id="101"/>
      </w:r>
      <w:r>
        <w:rPr>
          <w:rFonts w:eastAsia="楷体"/>
          <w:szCs w:val="20"/>
          <w:vertAlign w:val="superscript"/>
          <w:lang w:bidi="ar"/>
        </w:rPr>
        <w:t>]</w:t>
      </w:r>
      <w:r>
        <w:rPr>
          <w:rFonts w:hint="eastAsia" w:eastAsia="楷体"/>
          <w:szCs w:val="20"/>
          <w:lang w:bidi="ar"/>
        </w:rPr>
        <w:t xml:space="preserve"> </w:t>
      </w:r>
    </w:p>
    <w:p w14:paraId="1B4DB321">
      <w:pPr>
        <w:spacing w:line="360" w:lineRule="auto"/>
        <w:ind w:firstLine="420"/>
        <w:rPr>
          <w:sz w:val="21"/>
          <w:szCs w:val="21"/>
        </w:rPr>
      </w:pPr>
      <w:r>
        <w:rPr>
          <w:rFonts w:hint="eastAsia"/>
          <w:sz w:val="21"/>
          <w:szCs w:val="21"/>
          <w:lang w:bidi="ar"/>
        </w:rPr>
        <w:t>德</w:t>
      </w:r>
      <w:r>
        <w:rPr>
          <w:sz w:val="21"/>
          <w:szCs w:val="21"/>
          <w:lang w:bidi="ar"/>
        </w:rPr>
        <w:t>·</w:t>
      </w:r>
      <w:r>
        <w:rPr>
          <w:rFonts w:hint="eastAsia"/>
          <w:sz w:val="21"/>
          <w:szCs w:val="21"/>
          <w:lang w:bidi="ar"/>
        </w:rPr>
        <w:t>曼在这里实际上暗示，姚斯所假定的那个历史连续体本身就是一种寓言式的结构，它表达了一种</w:t>
      </w:r>
      <w:r>
        <w:rPr>
          <w:sz w:val="21"/>
          <w:szCs w:val="21"/>
          <w:lang w:bidi="ar"/>
        </w:rPr>
        <w:t>“</w:t>
      </w:r>
      <w:r>
        <w:rPr>
          <w:rFonts w:hint="eastAsia"/>
          <w:sz w:val="21"/>
          <w:szCs w:val="21"/>
          <w:lang w:bidi="ar"/>
        </w:rPr>
        <w:t>父</w:t>
      </w:r>
      <w:r>
        <w:rPr>
          <w:sz w:val="21"/>
          <w:szCs w:val="21"/>
          <w:lang w:bidi="ar"/>
        </w:rPr>
        <w:t>—</w:t>
      </w:r>
      <w:r>
        <w:rPr>
          <w:rFonts w:hint="eastAsia"/>
          <w:sz w:val="21"/>
          <w:szCs w:val="21"/>
          <w:lang w:bidi="ar"/>
        </w:rPr>
        <w:t>子</w:t>
      </w:r>
      <w:r>
        <w:rPr>
          <w:sz w:val="21"/>
          <w:szCs w:val="21"/>
          <w:lang w:bidi="ar"/>
        </w:rPr>
        <w:t>”</w:t>
      </w:r>
      <w:r>
        <w:rPr>
          <w:rFonts w:hint="eastAsia"/>
          <w:sz w:val="21"/>
          <w:szCs w:val="21"/>
          <w:lang w:bidi="ar"/>
        </w:rPr>
        <w:t>相承的愿望。</w:t>
      </w:r>
      <w:r>
        <w:rPr>
          <w:sz w:val="21"/>
          <w:szCs w:val="21"/>
          <w:vertAlign w:val="superscript"/>
          <w:lang w:bidi="ar"/>
        </w:rPr>
        <w:t>[</w:t>
      </w:r>
      <w:r>
        <w:rPr>
          <w:sz w:val="21"/>
          <w:szCs w:val="21"/>
          <w:vertAlign w:val="superscript"/>
          <w:lang w:bidi="ar"/>
        </w:rPr>
        <w:endnoteReference w:id="102"/>
      </w:r>
      <w:r>
        <w:rPr>
          <w:sz w:val="21"/>
          <w:szCs w:val="21"/>
          <w:vertAlign w:val="superscript"/>
          <w:lang w:bidi="ar"/>
        </w:rPr>
        <w:t>]</w:t>
      </w:r>
      <w:r>
        <w:rPr>
          <w:rFonts w:hint="eastAsia"/>
          <w:sz w:val="21"/>
          <w:szCs w:val="21"/>
        </w:rPr>
        <w:t>具有讽刺意味的是，正是在姚斯所坚持的这一连续历史运动的分析框架下，本雅明的</w:t>
      </w:r>
      <w:r>
        <w:rPr>
          <w:sz w:val="21"/>
          <w:szCs w:val="21"/>
        </w:rPr>
        <w:t>“</w:t>
      </w:r>
      <w:r>
        <w:rPr>
          <w:rFonts w:hint="eastAsia"/>
          <w:sz w:val="21"/>
          <w:szCs w:val="21"/>
        </w:rPr>
        <w:t>寓言式</w:t>
      </w:r>
      <w:r>
        <w:rPr>
          <w:sz w:val="21"/>
          <w:szCs w:val="21"/>
        </w:rPr>
        <w:t>”</w:t>
      </w:r>
      <w:r>
        <w:rPr>
          <w:rFonts w:hint="eastAsia"/>
          <w:sz w:val="21"/>
          <w:szCs w:val="21"/>
        </w:rPr>
        <w:t>的方法突然不再只是一个主观的、相对的解释模式，而变成了这个运动的最高体现！</w:t>
      </w:r>
    </w:p>
    <w:p w14:paraId="2B34DB62">
      <w:pPr>
        <w:spacing w:line="360" w:lineRule="auto"/>
        <w:ind w:firstLine="420"/>
        <w:rPr>
          <w:sz w:val="21"/>
          <w:szCs w:val="21"/>
        </w:rPr>
      </w:pPr>
      <w:r>
        <w:rPr>
          <w:rFonts w:hint="eastAsia"/>
          <w:sz w:val="21"/>
          <w:szCs w:val="21"/>
          <w:lang w:bidi="ar"/>
        </w:rPr>
        <w:t>如果我们假设，从波德莱尔到本雅明，寓言的谱系是一条直接的传承线，那么现代文学的历史就变成了一个寓言战胜模仿性再现的冒险故事。德</w:t>
      </w:r>
      <w:r>
        <w:rPr>
          <w:sz w:val="21"/>
          <w:szCs w:val="21"/>
          <w:lang w:bidi="ar"/>
        </w:rPr>
        <w:t>·</w:t>
      </w:r>
      <w:r>
        <w:rPr>
          <w:rFonts w:hint="eastAsia"/>
          <w:sz w:val="21"/>
          <w:szCs w:val="21"/>
          <w:lang w:bidi="ar"/>
        </w:rPr>
        <w:t>曼</w:t>
      </w:r>
      <w:r>
        <w:rPr>
          <w:sz w:val="21"/>
          <w:szCs w:val="21"/>
          <w:lang w:bidi="ar"/>
        </w:rPr>
        <w:t>(De Man)</w:t>
      </w:r>
      <w:r>
        <w:rPr>
          <w:rFonts w:hint="eastAsia"/>
          <w:sz w:val="21"/>
          <w:szCs w:val="21"/>
          <w:lang w:bidi="ar"/>
        </w:rPr>
        <w:t>由此指出：</w:t>
      </w:r>
      <w:r>
        <w:rPr>
          <w:sz w:val="21"/>
          <w:szCs w:val="21"/>
          <w:highlight w:val="lightGray"/>
          <w:lang w:bidi="ar"/>
        </w:rPr>
        <w:t>“</w:t>
      </w:r>
      <w:r>
        <w:rPr>
          <w:rFonts w:hint="eastAsia"/>
          <w:sz w:val="21"/>
          <w:szCs w:val="21"/>
          <w:highlight w:val="lightGray"/>
          <w:lang w:bidi="ar"/>
        </w:rPr>
        <w:t>意义与对象之间的既定关系陷入质疑之中。从此开始，任何外在对象的存在都变得无关紧要。</w:t>
      </w:r>
      <w:r>
        <w:rPr>
          <w:sz w:val="21"/>
          <w:szCs w:val="21"/>
          <w:highlight w:val="lightGray"/>
          <w:lang w:bidi="ar"/>
        </w:rPr>
        <w:t xml:space="preserve">” </w:t>
      </w:r>
      <w:r>
        <w:rPr>
          <w:rFonts w:hint="eastAsia"/>
          <w:sz w:val="21"/>
          <w:szCs w:val="21"/>
          <w:highlight w:val="lightGray"/>
          <w:lang w:bidi="ar"/>
        </w:rPr>
        <w:t>这正引导姚斯(</w:t>
      </w:r>
      <w:r>
        <w:rPr>
          <w:sz w:val="21"/>
          <w:szCs w:val="21"/>
          <w:highlight w:val="lightGray"/>
          <w:lang w:bidi="ar"/>
        </w:rPr>
        <w:t>Jauss</w:t>
      </w:r>
      <w:r>
        <w:rPr>
          <w:rFonts w:hint="eastAsia"/>
          <w:sz w:val="21"/>
          <w:szCs w:val="21"/>
          <w:highlight w:val="lightGray"/>
          <w:lang w:bidi="ar"/>
        </w:rPr>
        <w:t>)将寓言式风格描述为“无用之美”(</w:t>
      </w:r>
      <w:r>
        <w:rPr>
          <w:sz w:val="21"/>
          <w:szCs w:val="21"/>
          <w:highlight w:val="lightGray"/>
          <w:lang w:bidi="ar"/>
        </w:rPr>
        <w:t>beauté inutil e)</w:t>
      </w:r>
      <w:r>
        <w:rPr>
          <w:rFonts w:hint="eastAsia"/>
          <w:sz w:val="21"/>
          <w:szCs w:val="21"/>
          <w:highlight w:val="lightGray"/>
          <w:lang w:bidi="ar"/>
        </w:rPr>
        <w:t>即</w:t>
      </w:r>
      <w:r>
        <w:rPr>
          <w:sz w:val="21"/>
          <w:szCs w:val="21"/>
          <w:highlight w:val="lightGray"/>
          <w:lang w:bidi="ar"/>
        </w:rPr>
        <w:t>“</w:t>
      </w:r>
      <w:r>
        <w:rPr>
          <w:rFonts w:hint="eastAsia"/>
          <w:sz w:val="21"/>
          <w:szCs w:val="21"/>
          <w:highlight w:val="lightGray"/>
          <w:lang w:bidi="ar"/>
        </w:rPr>
        <w:t>缺失了任何指代外部现实的线索</w:t>
      </w:r>
      <w:r>
        <w:rPr>
          <w:sz w:val="21"/>
          <w:szCs w:val="21"/>
          <w:highlight w:val="lightGray"/>
          <w:lang w:bidi="ar"/>
        </w:rPr>
        <w:t>”</w:t>
      </w:r>
      <w:r>
        <w:rPr>
          <w:rFonts w:hint="eastAsia"/>
          <w:sz w:val="21"/>
          <w:szCs w:val="21"/>
          <w:highlight w:val="lightGray"/>
          <w:lang w:bidi="ar"/>
        </w:rPr>
        <w:t>。</w:t>
      </w:r>
      <w:r>
        <w:rPr>
          <w:sz w:val="21"/>
          <w:szCs w:val="21"/>
          <w:lang w:bidi="ar"/>
        </w:rPr>
        <w:t>“</w:t>
      </w:r>
      <w:r>
        <w:rPr>
          <w:rFonts w:hint="eastAsia"/>
          <w:sz w:val="21"/>
          <w:szCs w:val="21"/>
          <w:lang w:bidi="ar"/>
        </w:rPr>
        <w:t>对象的消失</w:t>
      </w:r>
      <w:r>
        <w:rPr>
          <w:sz w:val="21"/>
          <w:szCs w:val="21"/>
          <w:lang w:bidi="ar"/>
        </w:rPr>
        <w:t>”</w:t>
      </w:r>
      <w:r>
        <w:rPr>
          <w:rFonts w:hint="eastAsia"/>
          <w:sz w:val="21"/>
          <w:szCs w:val="21"/>
          <w:lang w:bidi="ar"/>
        </w:rPr>
        <w:t>已经成为其核心主题。</w:t>
      </w:r>
      <w:r>
        <w:rPr>
          <w:sz w:val="21"/>
          <w:szCs w:val="21"/>
          <w:vertAlign w:val="superscript"/>
          <w:lang w:bidi="ar"/>
        </w:rPr>
        <w:t>[</w:t>
      </w:r>
      <w:r>
        <w:rPr>
          <w:sz w:val="21"/>
          <w:szCs w:val="21"/>
          <w:vertAlign w:val="superscript"/>
          <w:lang w:bidi="ar"/>
        </w:rPr>
        <w:endnoteReference w:id="103"/>
      </w:r>
      <w:r>
        <w:rPr>
          <w:sz w:val="21"/>
          <w:szCs w:val="21"/>
          <w:vertAlign w:val="superscript"/>
          <w:lang w:bidi="ar"/>
        </w:rPr>
        <w:t>]</w:t>
      </w:r>
      <w:r>
        <w:rPr>
          <w:rFonts w:hint="eastAsia"/>
          <w:sz w:val="21"/>
          <w:szCs w:val="21"/>
        </w:rPr>
        <w:t>如果德</w:t>
      </w:r>
      <w:r>
        <w:rPr>
          <w:sz w:val="21"/>
          <w:szCs w:val="21"/>
        </w:rPr>
        <w:t>·</w:t>
      </w:r>
      <w:r>
        <w:rPr>
          <w:rFonts w:hint="eastAsia"/>
          <w:sz w:val="21"/>
          <w:szCs w:val="21"/>
        </w:rPr>
        <w:t>曼对姚斯概念框架的描述是正确的，</w:t>
      </w:r>
      <w:r>
        <w:rPr>
          <w:sz w:val="21"/>
          <w:szCs w:val="21"/>
        </w:rPr>
        <w:t>“</w:t>
      </w:r>
      <w:r>
        <w:rPr>
          <w:rFonts w:hint="eastAsia"/>
          <w:sz w:val="21"/>
          <w:szCs w:val="21"/>
        </w:rPr>
        <w:t>从这一点开始</w:t>
      </w:r>
      <w:r>
        <w:rPr>
          <w:sz w:val="21"/>
          <w:szCs w:val="21"/>
        </w:rPr>
        <w:t>”</w:t>
      </w:r>
      <w:r>
        <w:rPr>
          <w:rFonts w:hint="eastAsia"/>
          <w:sz w:val="21"/>
          <w:szCs w:val="21"/>
        </w:rPr>
        <w:t>，在这一框架内对本雅明思想的任何讨论都是一种歪曲。因为本雅明关心的是拯救历史对象，而不是它们的消失。其使人开始质疑，</w:t>
      </w:r>
      <w:r>
        <w:rPr>
          <w:sz w:val="21"/>
          <w:szCs w:val="21"/>
        </w:rPr>
        <w:t>“</w:t>
      </w:r>
      <w:r>
        <w:rPr>
          <w:rFonts w:hint="eastAsia"/>
          <w:sz w:val="21"/>
          <w:szCs w:val="21"/>
        </w:rPr>
        <w:t>寓言</w:t>
      </w:r>
      <w:r>
        <w:rPr>
          <w:sz w:val="21"/>
          <w:szCs w:val="21"/>
        </w:rPr>
        <w:t>”</w:t>
      </w:r>
      <w:r>
        <w:rPr>
          <w:rFonts w:hint="eastAsia"/>
          <w:sz w:val="21"/>
          <w:szCs w:val="21"/>
        </w:rPr>
        <w:t>这一文学概念是否足以描述</w:t>
      </w:r>
      <w:r>
        <w:rPr>
          <w:sz w:val="21"/>
          <w:szCs w:val="21"/>
        </w:rPr>
        <w:t>“</w:t>
      </w:r>
      <w:r>
        <w:rPr>
          <w:rFonts w:hint="eastAsia"/>
          <w:sz w:val="21"/>
          <w:szCs w:val="21"/>
        </w:rPr>
        <w:t>辩证图像</w:t>
      </w:r>
      <w:r>
        <w:rPr>
          <w:sz w:val="21"/>
          <w:szCs w:val="21"/>
        </w:rPr>
        <w:t>”</w:t>
      </w:r>
      <w:r>
        <w:rPr>
          <w:rFonts w:hint="eastAsia"/>
          <w:sz w:val="21"/>
          <w:szCs w:val="21"/>
        </w:rPr>
        <w:t>真正的意义。</w:t>
      </w:r>
    </w:p>
    <w:p w14:paraId="75DA32BA">
      <w:pPr>
        <w:spacing w:line="360" w:lineRule="auto"/>
        <w:ind w:firstLine="420"/>
        <w:rPr>
          <w:sz w:val="21"/>
          <w:szCs w:val="21"/>
        </w:rPr>
      </w:pPr>
      <w:r>
        <w:rPr>
          <w:rFonts w:hint="eastAsia"/>
          <w:sz w:val="21"/>
          <w:szCs w:val="21"/>
          <w:lang w:bidi="ar"/>
        </w:rPr>
        <w:t>文学理论家彼得</w:t>
      </w:r>
      <w:r>
        <w:rPr>
          <w:sz w:val="21"/>
          <w:szCs w:val="21"/>
          <w:lang w:bidi="ar"/>
        </w:rPr>
        <w:t>·</w:t>
      </w:r>
      <w:r>
        <w:rPr>
          <w:rFonts w:hint="eastAsia"/>
          <w:sz w:val="21"/>
          <w:szCs w:val="21"/>
          <w:lang w:bidi="ar"/>
        </w:rPr>
        <w:t>比尔格(</w:t>
      </w:r>
      <w:r>
        <w:rPr>
          <w:sz w:val="21"/>
          <w:szCs w:val="21"/>
          <w:lang w:bidi="ar"/>
        </w:rPr>
        <w:t>Peter Bürger</w:t>
      </w:r>
      <w:r>
        <w:rPr>
          <w:rFonts w:hint="eastAsia"/>
          <w:sz w:val="21"/>
          <w:szCs w:val="21"/>
          <w:lang w:bidi="ar"/>
        </w:rPr>
        <w:t>)也讨论了本雅明与现代主义及寓言的关系，但他的处理方式却略有不同。作为超现实主义的研究者，比尔格认为先锋派运动代表着艺术内部的一场危机，是早期资产阶级美学的一次激进断裂，而本雅明正是站在这场巨大分野的现代一侧。比尔格借助本雅明本人关于文学传统的理解，摒弃了线性的发展史观</w:t>
      </w:r>
      <w:r>
        <w:rPr>
          <w:sz w:val="21"/>
          <w:szCs w:val="21"/>
          <w:lang w:bidi="ar"/>
        </w:rPr>
        <w:t>——</w:t>
      </w:r>
      <w:r>
        <w:rPr>
          <w:rFonts w:hint="eastAsia"/>
          <w:sz w:val="21"/>
          <w:szCs w:val="21"/>
          <w:lang w:bidi="ar"/>
        </w:rPr>
        <w:t>即这种传统并非连续演进的，而是一个遥远的过去与当下最现代的经验之间的汇聚。</w:t>
      </w:r>
      <w:bookmarkStart w:id="2" w:name="OLE_LINK3"/>
      <w:r>
        <w:rPr>
          <w:rFonts w:hint="eastAsia"/>
          <w:sz w:val="21"/>
          <w:szCs w:val="21"/>
          <w:lang w:bidi="ar"/>
        </w:rPr>
        <w:t>因此，那些直到现代时代才得以实现的对寓言本质的洞见，能跨越中间数个世纪的文学“发展”过程，在回溯式应用时大有效益。</w:t>
      </w:r>
      <w:bookmarkEnd w:id="2"/>
      <w:r>
        <w:rPr>
          <w:rFonts w:hint="eastAsia"/>
          <w:sz w:val="21"/>
          <w:szCs w:val="21"/>
          <w:lang w:bidi="ar"/>
        </w:rPr>
        <w:t>由此，比尔格总结：</w:t>
      </w:r>
      <w:r>
        <w:rPr>
          <w:sz w:val="21"/>
          <w:szCs w:val="21"/>
          <w:lang w:bidi="ar"/>
        </w:rPr>
        <w:t>“……</w:t>
      </w:r>
      <w:r>
        <w:rPr>
          <w:rFonts w:hint="eastAsia"/>
          <w:sz w:val="21"/>
          <w:szCs w:val="21"/>
          <w:lang w:bidi="ar"/>
        </w:rPr>
        <w:t>正是本雅明分析先锋派作品的经验，使得</w:t>
      </w:r>
      <w:r>
        <w:rPr>
          <w:sz w:val="21"/>
          <w:szCs w:val="21"/>
          <w:lang w:bidi="ar"/>
        </w:rPr>
        <w:t>‘</w:t>
      </w:r>
      <w:r>
        <w:rPr>
          <w:rFonts w:hint="eastAsia"/>
          <w:sz w:val="21"/>
          <w:szCs w:val="21"/>
          <w:lang w:bidi="ar"/>
        </w:rPr>
        <w:t>寓言</w:t>
      </w:r>
      <w:r>
        <w:rPr>
          <w:sz w:val="21"/>
          <w:szCs w:val="21"/>
          <w:lang w:bidi="ar"/>
        </w:rPr>
        <w:t>’</w:t>
      </w:r>
      <w:r>
        <w:rPr>
          <w:rFonts w:hint="eastAsia"/>
          <w:sz w:val="21"/>
          <w:szCs w:val="21"/>
          <w:lang w:bidi="ar"/>
        </w:rPr>
        <w:t>这一范畴得以发展，并被应用于巴洛克，而不是反过来。</w:t>
      </w:r>
      <w:r>
        <w:rPr>
          <w:sz w:val="21"/>
          <w:szCs w:val="21"/>
          <w:lang w:bidi="ar"/>
        </w:rPr>
        <w:t>”</w:t>
      </w:r>
      <w:r>
        <w:rPr>
          <w:sz w:val="21"/>
          <w:szCs w:val="21"/>
          <w:vertAlign w:val="superscript"/>
          <w:lang w:bidi="ar"/>
        </w:rPr>
        <w:t>[</w:t>
      </w:r>
      <w:r>
        <w:rPr>
          <w:sz w:val="21"/>
          <w:szCs w:val="21"/>
          <w:vertAlign w:val="superscript"/>
          <w:lang w:bidi="ar"/>
        </w:rPr>
        <w:endnoteReference w:id="104"/>
      </w:r>
      <w:r>
        <w:rPr>
          <w:sz w:val="21"/>
          <w:szCs w:val="21"/>
          <w:vertAlign w:val="superscript"/>
          <w:lang w:bidi="ar"/>
        </w:rPr>
        <w:t>]</w:t>
      </w:r>
      <w:r>
        <w:rPr>
          <w:rFonts w:hint="eastAsia"/>
          <w:sz w:val="21"/>
          <w:szCs w:val="21"/>
        </w:rPr>
        <w:t>本雅明所重视的寓言表达形式中的</w:t>
      </w:r>
      <w:r>
        <w:rPr>
          <w:sz w:val="21"/>
          <w:szCs w:val="21"/>
        </w:rPr>
        <w:t>“</w:t>
      </w:r>
      <w:r>
        <w:rPr>
          <w:rFonts w:hint="eastAsia"/>
          <w:sz w:val="21"/>
          <w:szCs w:val="21"/>
        </w:rPr>
        <w:t>拼贴(蒙太奇)式结构</w:t>
      </w:r>
      <w:r>
        <w:rPr>
          <w:sz w:val="21"/>
          <w:szCs w:val="21"/>
        </w:rPr>
        <w:t>”</w:t>
      </w:r>
      <w:r>
        <w:rPr>
          <w:rFonts w:hint="eastAsia"/>
          <w:sz w:val="21"/>
          <w:szCs w:val="21"/>
        </w:rPr>
        <w:t>，正反映了现代艺术的当代经验。比尔格引用了《德国语悲剧的起源》</w:t>
      </w:r>
      <w:r>
        <w:rPr>
          <w:sz w:val="21"/>
          <w:szCs w:val="21"/>
          <w:vertAlign w:val="superscript"/>
        </w:rPr>
        <w:t>[</w:t>
      </w:r>
      <w:r>
        <w:rPr>
          <w:sz w:val="21"/>
          <w:szCs w:val="21"/>
          <w:vertAlign w:val="superscript"/>
        </w:rPr>
        <w:endnoteReference w:id="105"/>
      </w:r>
      <w:r>
        <w:rPr>
          <w:sz w:val="21"/>
          <w:szCs w:val="21"/>
          <w:vertAlign w:val="superscript"/>
        </w:rPr>
        <w:t>]</w:t>
      </w:r>
      <w:r>
        <w:rPr>
          <w:rFonts w:hint="eastAsia"/>
          <w:sz w:val="21"/>
          <w:szCs w:val="21"/>
        </w:rPr>
        <w:t>一书，并评论道：</w:t>
      </w:r>
    </w:p>
    <w:p w14:paraId="5F8CDDB7">
      <w:pPr>
        <w:spacing w:line="360" w:lineRule="auto"/>
        <w:ind w:firstLine="420"/>
        <w:rPr>
          <w:szCs w:val="20"/>
        </w:rPr>
      </w:pPr>
      <w:r>
        <w:rPr>
          <w:rFonts w:hint="eastAsia" w:eastAsia="楷体"/>
          <w:szCs w:val="20"/>
          <w:lang w:bidi="ar"/>
        </w:rPr>
        <w:t>寓言家从生活整体的语境中抽离出一个元素，使其孤立，剥夺了它原有的功能。因此，寓言本质上是碎片化的</w:t>
      </w:r>
      <w:r>
        <w:rPr>
          <w:rFonts w:eastAsia="楷体"/>
          <w:szCs w:val="20"/>
          <w:lang w:bidi="ar"/>
        </w:rPr>
        <w:t>……</w:t>
      </w:r>
      <w:r>
        <w:rPr>
          <w:rFonts w:hint="eastAsia" w:eastAsia="楷体"/>
          <w:szCs w:val="20"/>
          <w:lang w:bidi="ar"/>
        </w:rPr>
        <w:t>寓言家将这些被孤立的现实碎片重新组合，从而创造出意义。这种意义是被建构出来的，它并不来自于这些碎片原始的语境。</w:t>
      </w:r>
      <w:r>
        <w:rPr>
          <w:rFonts w:eastAsia="楷体"/>
          <w:szCs w:val="20"/>
          <w:vertAlign w:val="superscript"/>
          <w:lang w:bidi="ar"/>
        </w:rPr>
        <w:t>[</w:t>
      </w:r>
      <w:r>
        <w:rPr>
          <w:rFonts w:eastAsia="楷体"/>
          <w:szCs w:val="20"/>
          <w:vertAlign w:val="superscript"/>
          <w:lang w:bidi="ar"/>
        </w:rPr>
        <w:endnoteReference w:id="106"/>
      </w:r>
      <w:r>
        <w:rPr>
          <w:rFonts w:eastAsia="楷体"/>
          <w:szCs w:val="20"/>
          <w:vertAlign w:val="superscript"/>
          <w:lang w:bidi="ar"/>
        </w:rPr>
        <w:t>]</w:t>
      </w:r>
    </w:p>
    <w:p w14:paraId="30EA10FC">
      <w:pPr>
        <w:spacing w:line="360" w:lineRule="auto"/>
        <w:ind w:firstLine="420"/>
        <w:rPr>
          <w:sz w:val="21"/>
          <w:szCs w:val="21"/>
        </w:rPr>
      </w:pPr>
      <w:r>
        <w:rPr>
          <w:rFonts w:hint="eastAsia"/>
          <w:sz w:val="21"/>
          <w:szCs w:val="21"/>
          <w:lang w:bidi="ar"/>
        </w:rPr>
        <w:t>比尔格认为，先锋派蒙太奇的寓言形式并非背离了客观现实，恰恰相反，它是将现实直接引入艺术之中，从而摧毁了艺术作为一个独立领域的地位，也打破了艺术自我封闭的整体性假象。这种对</w:t>
      </w:r>
      <w:r>
        <w:rPr>
          <w:sz w:val="21"/>
          <w:szCs w:val="21"/>
          <w:lang w:bidi="ar"/>
        </w:rPr>
        <w:t>“</w:t>
      </w:r>
      <w:r>
        <w:rPr>
          <w:rFonts w:hint="eastAsia"/>
          <w:sz w:val="21"/>
          <w:szCs w:val="21"/>
          <w:lang w:bidi="ar"/>
        </w:rPr>
        <w:t>艺术作为制度</w:t>
      </w:r>
      <w:r>
        <w:rPr>
          <w:sz w:val="21"/>
          <w:szCs w:val="21"/>
          <w:lang w:bidi="ar"/>
        </w:rPr>
        <w:t>”</w:t>
      </w:r>
      <w:r>
        <w:rPr>
          <w:rFonts w:hint="eastAsia"/>
          <w:sz w:val="21"/>
          <w:szCs w:val="21"/>
          <w:lang w:bidi="ar"/>
        </w:rPr>
        <w:t>(</w:t>
      </w:r>
      <w:r>
        <w:rPr>
          <w:sz w:val="21"/>
          <w:szCs w:val="21"/>
          <w:lang w:bidi="ar"/>
        </w:rPr>
        <w:t>art as an institution</w:t>
      </w:r>
      <w:r>
        <w:rPr>
          <w:rFonts w:hint="eastAsia"/>
          <w:sz w:val="21"/>
          <w:szCs w:val="21"/>
          <w:lang w:bidi="ar"/>
        </w:rPr>
        <w:t>)的攻击，</w:t>
      </w:r>
      <w:r>
        <w:rPr>
          <w:sz w:val="21"/>
          <w:szCs w:val="21"/>
          <w:vertAlign w:val="superscript"/>
          <w:lang w:bidi="ar"/>
        </w:rPr>
        <w:t>[</w:t>
      </w:r>
      <w:r>
        <w:rPr>
          <w:sz w:val="21"/>
          <w:szCs w:val="21"/>
          <w:vertAlign w:val="superscript"/>
          <w:lang w:bidi="ar"/>
        </w:rPr>
        <w:endnoteReference w:id="107"/>
      </w:r>
      <w:r>
        <w:rPr>
          <w:sz w:val="21"/>
          <w:szCs w:val="21"/>
          <w:vertAlign w:val="superscript"/>
          <w:lang w:bidi="ar"/>
        </w:rPr>
        <w:t>]</w:t>
      </w:r>
      <w:r>
        <w:rPr>
          <w:rFonts w:hint="eastAsia"/>
          <w:sz w:val="21"/>
          <w:szCs w:val="21"/>
        </w:rPr>
        <w:t>事实上使得文化自我封闭发展的历史虚构观点(反对姚斯的观点)无法维持：</w:t>
      </w:r>
      <w:r>
        <w:rPr>
          <w:sz w:val="21"/>
          <w:szCs w:val="21"/>
        </w:rPr>
        <w:t>“</w:t>
      </w:r>
      <w:r>
        <w:rPr>
          <w:rFonts w:hint="eastAsia"/>
          <w:sz w:val="21"/>
          <w:szCs w:val="21"/>
        </w:rPr>
        <w:t>将现实的碎片嵌入艺术作品，从根本上改变了这个作品</w:t>
      </w:r>
      <w:r>
        <w:rPr>
          <w:sz w:val="21"/>
          <w:szCs w:val="21"/>
        </w:rPr>
        <w:t>……</w:t>
      </w:r>
      <w:r>
        <w:rPr>
          <w:rFonts w:hint="eastAsia"/>
          <w:sz w:val="21"/>
          <w:szCs w:val="21"/>
        </w:rPr>
        <w:t>这些部分不再是指向现实的符号，它们本身就是现实。</w:t>
      </w:r>
      <w:r>
        <w:rPr>
          <w:sz w:val="21"/>
          <w:szCs w:val="21"/>
        </w:rPr>
        <w:t>”</w:t>
      </w:r>
      <w:r>
        <w:rPr>
          <w:sz w:val="21"/>
          <w:szCs w:val="21"/>
          <w:vertAlign w:val="superscript"/>
        </w:rPr>
        <w:t>[</w:t>
      </w:r>
      <w:r>
        <w:rPr>
          <w:sz w:val="21"/>
          <w:szCs w:val="21"/>
          <w:vertAlign w:val="superscript"/>
        </w:rPr>
        <w:endnoteReference w:id="108"/>
      </w:r>
      <w:r>
        <w:rPr>
          <w:sz w:val="21"/>
          <w:szCs w:val="21"/>
          <w:vertAlign w:val="superscript"/>
        </w:rPr>
        <w:t>]</w:t>
      </w:r>
      <w:r>
        <w:rPr>
          <w:rFonts w:hint="eastAsia"/>
          <w:sz w:val="21"/>
          <w:szCs w:val="21"/>
        </w:rPr>
        <w:t>对比尔格来说，这一运动的核心意义在于它的政治性：</w:t>
      </w:r>
      <w:r>
        <w:rPr>
          <w:sz w:val="21"/>
          <w:szCs w:val="21"/>
        </w:rPr>
        <w:t>“</w:t>
      </w:r>
      <w:r>
        <w:rPr>
          <w:rFonts w:hint="eastAsia"/>
          <w:sz w:val="21"/>
          <w:szCs w:val="21"/>
        </w:rPr>
        <w:t>一种全新的介入式艺术变得可能。</w:t>
      </w:r>
      <w:r>
        <w:rPr>
          <w:sz w:val="21"/>
          <w:szCs w:val="21"/>
        </w:rPr>
        <w:t>”</w:t>
      </w:r>
      <w:r>
        <w:rPr>
          <w:sz w:val="21"/>
          <w:szCs w:val="21"/>
          <w:vertAlign w:val="superscript"/>
        </w:rPr>
        <w:t>[</w:t>
      </w:r>
      <w:r>
        <w:rPr>
          <w:sz w:val="21"/>
          <w:szCs w:val="21"/>
          <w:vertAlign w:val="superscript"/>
        </w:rPr>
        <w:endnoteReference w:id="109"/>
      </w:r>
      <w:r>
        <w:rPr>
          <w:sz w:val="21"/>
          <w:szCs w:val="21"/>
          <w:vertAlign w:val="superscript"/>
        </w:rPr>
        <w:t>]</w:t>
      </w:r>
    </w:p>
    <w:p w14:paraId="3A000ACB">
      <w:pPr>
        <w:spacing w:line="360" w:lineRule="auto"/>
        <w:ind w:firstLine="420" w:firstLineChars="200"/>
        <w:rPr>
          <w:sz w:val="21"/>
          <w:szCs w:val="21"/>
        </w:rPr>
      </w:pPr>
      <w:r>
        <w:rPr>
          <w:rFonts w:hint="eastAsia"/>
          <w:sz w:val="21"/>
          <w:szCs w:val="21"/>
          <w:lang w:bidi="ar"/>
        </w:rPr>
        <w:t>当然，作为政治或道德训诫形式的艺术并不是什么新鲜事，寓言自古以来就是表达这一目的的媒介。但在前资产阶级社会中，艺术与宗教和仪式紧密相连，从未声称自己可以</w:t>
      </w:r>
      <w:r>
        <w:rPr>
          <w:sz w:val="21"/>
          <w:szCs w:val="21"/>
          <w:lang w:bidi="ar"/>
        </w:rPr>
        <w:t>“</w:t>
      </w:r>
      <w:r>
        <w:rPr>
          <w:rFonts w:hint="eastAsia"/>
          <w:sz w:val="21"/>
          <w:szCs w:val="21"/>
          <w:lang w:bidi="ar"/>
        </w:rPr>
        <w:t>独立于现实生活的实践</w:t>
      </w:r>
      <w:r>
        <w:rPr>
          <w:sz w:val="21"/>
          <w:szCs w:val="21"/>
          <w:lang w:bidi="ar"/>
        </w:rPr>
        <w:t>”</w:t>
      </w:r>
      <w:r>
        <w:rPr>
          <w:rFonts w:hint="eastAsia"/>
          <w:sz w:val="21"/>
          <w:szCs w:val="21"/>
          <w:lang w:bidi="ar"/>
        </w:rPr>
        <w:t>之外，因此寓言对</w:t>
      </w:r>
      <w:r>
        <w:rPr>
          <w:sz w:val="21"/>
          <w:szCs w:val="21"/>
          <w:lang w:bidi="ar"/>
        </w:rPr>
        <w:t>“</w:t>
      </w:r>
      <w:r>
        <w:rPr>
          <w:rFonts w:hint="eastAsia"/>
          <w:sz w:val="21"/>
          <w:szCs w:val="21"/>
          <w:lang w:bidi="ar"/>
        </w:rPr>
        <w:t>现实碎片</w:t>
      </w:r>
      <w:r>
        <w:rPr>
          <w:sz w:val="21"/>
          <w:szCs w:val="21"/>
          <w:lang w:bidi="ar"/>
        </w:rPr>
        <w:t>”</w:t>
      </w:r>
      <w:r>
        <w:rPr>
          <w:rFonts w:hint="eastAsia"/>
          <w:sz w:val="21"/>
          <w:szCs w:val="21"/>
          <w:lang w:bidi="ar"/>
        </w:rPr>
        <w:t>的表现，并不具备对艺术制度的挑战性。而正是在资产阶级时代，这种表达方式获得了革命性的效果，因为它的形式本身就包含了来自艺术“曾试图与之隔绝的”现实世界的直接介入。艺术被牵引进入了政治，而这一点不取决于艺术家是否有明确的政治意图。因为决定先锋派艺术政治效果的，并不是作品的内容，而是</w:t>
      </w:r>
      <w:r>
        <w:rPr>
          <w:sz w:val="21"/>
          <w:szCs w:val="21"/>
          <w:lang w:bidi="ar"/>
        </w:rPr>
        <w:t>“</w:t>
      </w:r>
      <w:r>
        <w:rPr>
          <w:rFonts w:hint="eastAsia"/>
          <w:sz w:val="21"/>
          <w:szCs w:val="21"/>
          <w:lang w:bidi="ar"/>
        </w:rPr>
        <w:t>在作品内部使其发挥作用的制度。</w:t>
      </w:r>
      <w:r>
        <w:rPr>
          <w:sz w:val="21"/>
          <w:szCs w:val="21"/>
          <w:lang w:bidi="ar"/>
        </w:rPr>
        <w:t>”</w:t>
      </w:r>
      <w:r>
        <w:rPr>
          <w:sz w:val="21"/>
          <w:szCs w:val="21"/>
          <w:vertAlign w:val="superscript"/>
          <w:lang w:bidi="ar"/>
        </w:rPr>
        <w:t>[</w:t>
      </w:r>
      <w:r>
        <w:rPr>
          <w:sz w:val="21"/>
          <w:szCs w:val="21"/>
          <w:vertAlign w:val="superscript"/>
          <w:lang w:bidi="ar"/>
        </w:rPr>
        <w:endnoteReference w:id="110"/>
      </w:r>
      <w:r>
        <w:rPr>
          <w:sz w:val="21"/>
          <w:szCs w:val="21"/>
          <w:vertAlign w:val="superscript"/>
          <w:lang w:bidi="ar"/>
        </w:rPr>
        <w:t>]</w:t>
      </w:r>
    </w:p>
    <w:p w14:paraId="743F087F">
      <w:pPr>
        <w:spacing w:line="360" w:lineRule="auto"/>
        <w:ind w:firstLine="420" w:firstLineChars="200"/>
        <w:rPr>
          <w:sz w:val="21"/>
          <w:szCs w:val="21"/>
        </w:rPr>
      </w:pPr>
      <w:r>
        <w:rPr>
          <w:rFonts w:hint="eastAsia"/>
          <w:sz w:val="21"/>
          <w:szCs w:val="21"/>
          <w:lang w:bidi="ar"/>
        </w:rPr>
        <w:t>此外，先锋派打破了再现与现实之间的边界，这使得现代艺术作品的政治影响可以避免陷入教条主义，且无需依赖某种统一的政治立场。它为观众提供了一个可以进行实证检验的空间。</w:t>
      </w:r>
    </w:p>
    <w:p w14:paraId="434BE452">
      <w:pPr>
        <w:spacing w:line="360" w:lineRule="auto"/>
        <w:ind w:firstLine="400" w:firstLineChars="200"/>
        <w:rPr>
          <w:rFonts w:eastAsia="楷体"/>
          <w:szCs w:val="20"/>
        </w:rPr>
      </w:pPr>
      <w:r>
        <w:rPr>
          <w:rFonts w:hint="eastAsia" w:eastAsia="楷体"/>
          <w:szCs w:val="20"/>
          <w:lang w:bidi="ar"/>
        </w:rPr>
        <w:t>在先锋派的作品中，单个符号不再主要指向作品的整体，而是指向现实。观众可以自由地将每一个符号理解为对现实生活实践的一个重要陈述，或者作为一种政治指令。这一点对于艺术中</w:t>
      </w:r>
      <w:r>
        <w:rPr>
          <w:rFonts w:eastAsia="楷体"/>
          <w:szCs w:val="20"/>
          <w:lang w:bidi="ar"/>
        </w:rPr>
        <w:t>“</w:t>
      </w:r>
      <w:r>
        <w:rPr>
          <w:rFonts w:hint="eastAsia" w:eastAsia="楷体"/>
          <w:szCs w:val="20"/>
          <w:lang w:bidi="ar"/>
        </w:rPr>
        <w:t>介入</w:t>
      </w:r>
      <w:r>
        <w:rPr>
          <w:rFonts w:eastAsia="楷体"/>
          <w:szCs w:val="20"/>
          <w:lang w:bidi="ar"/>
        </w:rPr>
        <w:t>”</w:t>
      </w:r>
      <w:r>
        <w:rPr>
          <w:rFonts w:hint="eastAsia" w:eastAsia="楷体"/>
          <w:szCs w:val="20"/>
          <w:lang w:bidi="ar"/>
        </w:rPr>
        <w:t>的地位具有深远的影响。当作品不再被理解为有机的整体时，单个的政治主题也就不再是作品整体的附属部分，而可以单独产生效果。</w:t>
      </w:r>
      <w:r>
        <w:rPr>
          <w:rFonts w:eastAsia="楷体"/>
          <w:szCs w:val="20"/>
          <w:vertAlign w:val="superscript"/>
          <w:lang w:bidi="ar"/>
        </w:rPr>
        <w:t>[</w:t>
      </w:r>
      <w:r>
        <w:rPr>
          <w:rFonts w:eastAsia="楷体"/>
          <w:szCs w:val="20"/>
          <w:vertAlign w:val="superscript"/>
          <w:lang w:bidi="ar"/>
        </w:rPr>
        <w:endnoteReference w:id="111"/>
      </w:r>
      <w:r>
        <w:rPr>
          <w:rFonts w:eastAsia="楷体"/>
          <w:szCs w:val="20"/>
          <w:vertAlign w:val="superscript"/>
          <w:lang w:bidi="ar"/>
        </w:rPr>
        <w:t>]</w:t>
      </w:r>
    </w:p>
    <w:p w14:paraId="2FC277C9">
      <w:pPr>
        <w:spacing w:line="360" w:lineRule="auto"/>
        <w:ind w:firstLine="420" w:firstLineChars="200"/>
        <w:rPr>
          <w:sz w:val="21"/>
          <w:szCs w:val="21"/>
        </w:rPr>
      </w:pPr>
      <w:r>
        <w:rPr>
          <w:rFonts w:hint="eastAsia"/>
          <w:sz w:val="21"/>
          <w:szCs w:val="21"/>
          <w:lang w:bidi="ar"/>
        </w:rPr>
        <w:t>然而，比尔格也认识到，尽管先锋派在形式上具有革命性，但它作为政治实践仍是不充分的。先锋派虽然挑战了艺术的既有制度，但并未能真正摧毁它。</w:t>
      </w:r>
      <w:r>
        <w:rPr>
          <w:sz w:val="21"/>
          <w:szCs w:val="21"/>
          <w:vertAlign w:val="superscript"/>
          <w:lang w:bidi="ar"/>
        </w:rPr>
        <w:t>[</w:t>
      </w:r>
      <w:r>
        <w:rPr>
          <w:sz w:val="21"/>
          <w:szCs w:val="21"/>
          <w:vertAlign w:val="superscript"/>
          <w:lang w:bidi="ar"/>
        </w:rPr>
        <w:endnoteReference w:id="112"/>
      </w:r>
      <w:r>
        <w:rPr>
          <w:sz w:val="21"/>
          <w:szCs w:val="21"/>
          <w:vertAlign w:val="superscript"/>
          <w:lang w:bidi="ar"/>
        </w:rPr>
        <w:t>]</w:t>
      </w:r>
      <w:r>
        <w:rPr>
          <w:rFonts w:hint="eastAsia"/>
          <w:sz w:val="21"/>
          <w:szCs w:val="21"/>
        </w:rPr>
        <w:t>相反，它最终被制度所同化。比尔格认为，</w:t>
      </w:r>
      <w:r>
        <w:rPr>
          <w:sz w:val="21"/>
          <w:szCs w:val="21"/>
        </w:rPr>
        <w:t>“</w:t>
      </w:r>
      <w:r>
        <w:rPr>
          <w:rFonts w:hint="eastAsia"/>
          <w:sz w:val="21"/>
          <w:szCs w:val="21"/>
        </w:rPr>
        <w:t>我们这个时代最重要的唯物主义作家布莱希特</w:t>
      </w:r>
      <w:r>
        <w:rPr>
          <w:sz w:val="21"/>
          <w:szCs w:val="21"/>
        </w:rPr>
        <w:t>(Brecht)”</w:t>
      </w:r>
      <w:r>
        <w:rPr>
          <w:rFonts w:hint="eastAsia"/>
          <w:sz w:val="21"/>
          <w:szCs w:val="21"/>
        </w:rPr>
        <w:t>反而更具现实感(例如比起超现实主义者)，因为他将先锋派的蒙太奇原则应用于一个更聚焦的目的，即将文化作为一个制度</w:t>
      </w:r>
      <w:r>
        <w:rPr>
          <w:sz w:val="21"/>
          <w:szCs w:val="21"/>
        </w:rPr>
        <w:t>“</w:t>
      </w:r>
      <w:r>
        <w:rPr>
          <w:rFonts w:hint="eastAsia"/>
          <w:sz w:val="21"/>
          <w:szCs w:val="21"/>
        </w:rPr>
        <w:t>重新功能化</w:t>
      </w:r>
      <w:r>
        <w:rPr>
          <w:sz w:val="21"/>
          <w:szCs w:val="21"/>
        </w:rPr>
        <w:t>”(refunctioning)</w:t>
      </w:r>
      <w:r>
        <w:rPr>
          <w:rFonts w:hint="eastAsia"/>
          <w:sz w:val="21"/>
          <w:szCs w:val="21"/>
        </w:rPr>
        <w:t>。</w:t>
      </w:r>
      <w:r>
        <w:rPr>
          <w:sz w:val="21"/>
          <w:szCs w:val="21"/>
          <w:vertAlign w:val="superscript"/>
        </w:rPr>
        <w:t>[</w:t>
      </w:r>
      <w:r>
        <w:rPr>
          <w:sz w:val="21"/>
          <w:szCs w:val="21"/>
          <w:vertAlign w:val="superscript"/>
        </w:rPr>
        <w:endnoteReference w:id="113"/>
      </w:r>
      <w:r>
        <w:rPr>
          <w:sz w:val="21"/>
          <w:szCs w:val="21"/>
          <w:vertAlign w:val="superscript"/>
        </w:rPr>
        <w:t>]</w:t>
      </w:r>
      <w:r>
        <w:rPr>
          <w:sz w:val="21"/>
          <w:szCs w:val="21"/>
        </w:rPr>
        <w:t xml:space="preserve"> </w:t>
      </w:r>
      <w:r>
        <w:rPr>
          <w:rFonts w:hint="eastAsia"/>
          <w:sz w:val="21"/>
          <w:szCs w:val="21"/>
        </w:rPr>
        <w:t>正是这个制度，比尔格坚持认为，</w:t>
      </w:r>
      <w:r>
        <w:rPr>
          <w:sz w:val="21"/>
          <w:szCs w:val="21"/>
        </w:rPr>
        <w:t>“</w:t>
      </w:r>
      <w:r>
        <w:rPr>
          <w:rFonts w:hint="eastAsia"/>
          <w:sz w:val="21"/>
          <w:szCs w:val="21"/>
        </w:rPr>
        <w:t>决定了先锋派作品可能产生的政治效果的尺度</w:t>
      </w:r>
      <w:r>
        <w:rPr>
          <w:sz w:val="21"/>
          <w:szCs w:val="21"/>
        </w:rPr>
        <w:t>”</w:t>
      </w:r>
      <w:r>
        <w:rPr>
          <w:rFonts w:hint="eastAsia"/>
          <w:sz w:val="21"/>
          <w:szCs w:val="21"/>
        </w:rPr>
        <w:t>，并且</w:t>
      </w:r>
      <w:r>
        <w:rPr>
          <w:sz w:val="21"/>
          <w:szCs w:val="21"/>
        </w:rPr>
        <w:t>“</w:t>
      </w:r>
      <w:r>
        <w:rPr>
          <w:rFonts w:hint="eastAsia"/>
          <w:sz w:val="21"/>
          <w:szCs w:val="21"/>
        </w:rPr>
        <w:t>在资产阶级社会中，继续将艺术界定为</w:t>
      </w:r>
      <w:r>
        <w:rPr>
          <w:sz w:val="21"/>
          <w:szCs w:val="21"/>
        </w:rPr>
        <w:t>……</w:t>
      </w:r>
      <w:r>
        <w:rPr>
          <w:rFonts w:hint="eastAsia"/>
          <w:sz w:val="21"/>
          <w:szCs w:val="21"/>
        </w:rPr>
        <w:t>一个与现实生活实践相区隔的领域。</w:t>
      </w:r>
      <w:r>
        <w:rPr>
          <w:sz w:val="21"/>
          <w:szCs w:val="21"/>
        </w:rPr>
        <w:t>”</w:t>
      </w:r>
      <w:r>
        <w:rPr>
          <w:sz w:val="21"/>
          <w:szCs w:val="21"/>
          <w:vertAlign w:val="superscript"/>
        </w:rPr>
        <w:t>[</w:t>
      </w:r>
      <w:r>
        <w:rPr>
          <w:sz w:val="21"/>
          <w:szCs w:val="21"/>
          <w:vertAlign w:val="superscript"/>
        </w:rPr>
        <w:endnoteReference w:id="114"/>
      </w:r>
      <w:r>
        <w:rPr>
          <w:sz w:val="21"/>
          <w:szCs w:val="21"/>
          <w:vertAlign w:val="superscript"/>
        </w:rPr>
        <w:t>]</w:t>
      </w:r>
      <w:r>
        <w:rPr>
          <w:rFonts w:hint="eastAsia"/>
          <w:sz w:val="21"/>
          <w:szCs w:val="21"/>
          <w:lang w:bidi="ar"/>
        </w:rPr>
        <w:t>比尔格总结认为，先锋派试图将现实引入艺术之中，与资产阶级制度则试图维持艺术独立性的张力在资产阶级社会中无法得到根本解决。这也使他走向了与阿多诺相似的文化悲观主义。</w:t>
      </w:r>
    </w:p>
    <w:p w14:paraId="18E44B9C">
      <w:pPr>
        <w:spacing w:line="360" w:lineRule="auto"/>
        <w:ind w:firstLine="420"/>
        <w:rPr>
          <w:sz w:val="21"/>
          <w:szCs w:val="21"/>
        </w:rPr>
      </w:pPr>
      <w:r>
        <w:rPr>
          <w:rFonts w:hint="eastAsia"/>
          <w:sz w:val="21"/>
          <w:szCs w:val="21"/>
          <w:lang w:bidi="ar"/>
        </w:rPr>
        <w:t>那么，问题在于，本雅明借助蒙太奇的建构性原则，是否使他与先锋派美学站在了同一阵营？这取决于他的工作</w:t>
      </w:r>
      <w:r>
        <w:rPr>
          <w:sz w:val="21"/>
          <w:szCs w:val="21"/>
          <w:vertAlign w:val="superscript"/>
          <w:lang w:bidi="ar"/>
        </w:rPr>
        <w:t>[</w:t>
      </w:r>
      <w:r>
        <w:rPr>
          <w:sz w:val="21"/>
          <w:szCs w:val="21"/>
          <w:vertAlign w:val="superscript"/>
          <w:lang w:bidi="ar"/>
        </w:rPr>
        <w:endnoteReference w:id="115"/>
      </w:r>
      <w:r>
        <w:rPr>
          <w:sz w:val="21"/>
          <w:szCs w:val="21"/>
          <w:vertAlign w:val="superscript"/>
          <w:lang w:bidi="ar"/>
        </w:rPr>
        <w:t>]</w:t>
      </w:r>
      <w:r>
        <w:rPr>
          <w:rFonts w:hint="eastAsia"/>
          <w:sz w:val="21"/>
          <w:szCs w:val="21"/>
        </w:rPr>
        <w:t>是否可以被归类为</w:t>
      </w:r>
      <w:r>
        <w:rPr>
          <w:sz w:val="21"/>
          <w:szCs w:val="21"/>
        </w:rPr>
        <w:t>“</w:t>
      </w:r>
      <w:r>
        <w:rPr>
          <w:rFonts w:hint="eastAsia"/>
          <w:sz w:val="21"/>
          <w:szCs w:val="21"/>
        </w:rPr>
        <w:t>美学</w:t>
      </w:r>
      <w:r>
        <w:rPr>
          <w:sz w:val="21"/>
          <w:szCs w:val="21"/>
        </w:rPr>
        <w:t>”</w:t>
      </w:r>
      <w:r>
        <w:rPr>
          <w:rFonts w:hint="eastAsia"/>
          <w:sz w:val="21"/>
          <w:szCs w:val="21"/>
        </w:rPr>
        <w:t>的范畴。但比尔格的讨论让我们看到，先锋派的核心机制</w:t>
      </w:r>
      <w:r>
        <w:rPr>
          <w:sz w:val="21"/>
          <w:szCs w:val="21"/>
        </w:rPr>
        <w:t>——</w:t>
      </w:r>
      <w:r>
        <w:rPr>
          <w:rFonts w:hint="eastAsia"/>
          <w:sz w:val="21"/>
          <w:szCs w:val="21"/>
        </w:rPr>
        <w:t>尤其体现在蒙太奇这种形式原则中</w:t>
      </w:r>
      <w:r>
        <w:rPr>
          <w:sz w:val="21"/>
          <w:szCs w:val="21"/>
        </w:rPr>
        <w:t>——</w:t>
      </w:r>
      <w:r>
        <w:rPr>
          <w:rFonts w:hint="eastAsia"/>
          <w:sz w:val="21"/>
          <w:szCs w:val="21"/>
        </w:rPr>
        <w:t>存在一种不可避免的摇摆：一方面是客观</w:t>
      </w:r>
      <w:r>
        <w:rPr>
          <w:sz w:val="21"/>
          <w:szCs w:val="21"/>
        </w:rPr>
        <w:t>“</w:t>
      </w:r>
      <w:r>
        <w:rPr>
          <w:rFonts w:hint="eastAsia"/>
          <w:sz w:val="21"/>
          <w:szCs w:val="21"/>
        </w:rPr>
        <w:t>现实</w:t>
      </w:r>
      <w:r>
        <w:rPr>
          <w:sz w:val="21"/>
          <w:szCs w:val="21"/>
        </w:rPr>
        <w:t>”</w:t>
      </w:r>
      <w:r>
        <w:rPr>
          <w:rFonts w:hint="eastAsia"/>
          <w:sz w:val="21"/>
          <w:szCs w:val="21"/>
        </w:rPr>
        <w:t>对艺术作品的侵入，另一方面则是这项技术对现实对象的意义的主观控制。</w:t>
      </w:r>
    </w:p>
    <w:p w14:paraId="58F634FE">
      <w:pPr>
        <w:spacing w:line="360" w:lineRule="auto"/>
        <w:ind w:firstLine="420"/>
        <w:rPr>
          <w:sz w:val="21"/>
          <w:szCs w:val="21"/>
        </w:rPr>
      </w:pPr>
      <w:r>
        <w:rPr>
          <w:rFonts w:hint="eastAsia"/>
          <w:sz w:val="21"/>
          <w:szCs w:val="21"/>
          <w:lang w:bidi="ar"/>
        </w:rPr>
        <w:t>在蒙太奇中，与在寓言中大体一样，</w:t>
      </w:r>
      <w:r>
        <w:rPr>
          <w:sz w:val="21"/>
          <w:szCs w:val="21"/>
          <w:lang w:bidi="ar"/>
        </w:rPr>
        <w:t>“</w:t>
      </w:r>
      <w:r>
        <w:rPr>
          <w:rFonts w:hint="eastAsia"/>
          <w:sz w:val="21"/>
          <w:szCs w:val="21"/>
          <w:lang w:bidi="ar"/>
        </w:rPr>
        <w:t>各个部分作为符号拥有更大的自主性</w:t>
      </w:r>
      <w:r>
        <w:rPr>
          <w:sz w:val="21"/>
          <w:szCs w:val="21"/>
          <w:lang w:bidi="ar"/>
        </w:rPr>
        <w:t>”</w:t>
      </w:r>
      <w:r>
        <w:rPr>
          <w:sz w:val="21"/>
          <w:szCs w:val="21"/>
          <w:vertAlign w:val="superscript"/>
          <w:lang w:bidi="ar"/>
        </w:rPr>
        <w:t>[</w:t>
      </w:r>
      <w:r>
        <w:rPr>
          <w:sz w:val="21"/>
          <w:szCs w:val="21"/>
          <w:vertAlign w:val="superscript"/>
          <w:lang w:bidi="ar"/>
        </w:rPr>
        <w:endnoteReference w:id="116"/>
      </w:r>
      <w:r>
        <w:rPr>
          <w:sz w:val="21"/>
          <w:szCs w:val="21"/>
          <w:vertAlign w:val="superscript"/>
          <w:lang w:bidi="ar"/>
        </w:rPr>
        <w:t>]</w:t>
      </w:r>
      <w:r>
        <w:rPr>
          <w:rFonts w:hint="eastAsia"/>
          <w:sz w:val="21"/>
          <w:szCs w:val="21"/>
        </w:rPr>
        <w:t>，这种自主性会导致两种截然相反的结果，并由此产生了认识论上的不稳定性。一方面，它允许创作者操控意义，从而使艺术的</w:t>
      </w:r>
      <w:r>
        <w:rPr>
          <w:sz w:val="21"/>
          <w:szCs w:val="21"/>
        </w:rPr>
        <w:t>“</w:t>
      </w:r>
      <w:r>
        <w:rPr>
          <w:rFonts w:hint="eastAsia"/>
          <w:sz w:val="21"/>
          <w:szCs w:val="21"/>
        </w:rPr>
        <w:t>(现实)介入</w:t>
      </w:r>
      <w:r>
        <w:rPr>
          <w:sz w:val="21"/>
          <w:szCs w:val="21"/>
        </w:rPr>
        <w:t>”</w:t>
      </w:r>
      <w:r>
        <w:rPr>
          <w:rFonts w:hint="eastAsia"/>
          <w:sz w:val="21"/>
          <w:szCs w:val="21"/>
        </w:rPr>
        <w:t>与政治宣传变得无法区分(这一指责经常被施加到马克思主义者，尤其是布莱希特身上)。另一方面，它也可能使艺术家倾向于认为随意拼接的</w:t>
      </w:r>
      <w:r>
        <w:rPr>
          <w:sz w:val="21"/>
          <w:szCs w:val="21"/>
        </w:rPr>
        <w:t>“</w:t>
      </w:r>
      <w:r>
        <w:rPr>
          <w:rFonts w:hint="eastAsia"/>
          <w:sz w:val="21"/>
          <w:szCs w:val="21"/>
        </w:rPr>
        <w:t>现成物</w:t>
      </w:r>
      <w:r>
        <w:rPr>
          <w:sz w:val="21"/>
          <w:szCs w:val="21"/>
        </w:rPr>
        <w:t>”</w:t>
      </w:r>
      <w:r>
        <w:rPr>
          <w:rFonts w:hint="eastAsia"/>
          <w:sz w:val="21"/>
          <w:szCs w:val="21"/>
        </w:rPr>
        <w:t>(超现实主义者所谓的</w:t>
      </w:r>
      <w:r>
        <w:rPr>
          <w:sz w:val="21"/>
          <w:szCs w:val="21"/>
        </w:rPr>
        <w:t>objets trouvés</w:t>
      </w:r>
      <w:r>
        <w:rPr>
          <w:rFonts w:hint="eastAsia"/>
          <w:sz w:val="21"/>
          <w:szCs w:val="21"/>
        </w:rPr>
        <w:t>)自带魔法般的意义，而这正是比尔格所称的</w:t>
      </w:r>
      <w:r>
        <w:rPr>
          <w:sz w:val="21"/>
          <w:szCs w:val="21"/>
        </w:rPr>
        <w:t>“</w:t>
      </w:r>
      <w:r>
        <w:rPr>
          <w:rFonts w:hint="eastAsia"/>
          <w:sz w:val="21"/>
          <w:szCs w:val="21"/>
        </w:rPr>
        <w:t>对</w:t>
      </w:r>
      <w:r>
        <w:rPr>
          <w:sz w:val="21"/>
          <w:szCs w:val="21"/>
        </w:rPr>
        <w:t>‘</w:t>
      </w:r>
      <w:r>
        <w:rPr>
          <w:rFonts w:hint="eastAsia"/>
          <w:sz w:val="21"/>
          <w:szCs w:val="21"/>
        </w:rPr>
        <w:t>偶然</w:t>
      </w:r>
      <w:r>
        <w:rPr>
          <w:sz w:val="21"/>
          <w:szCs w:val="21"/>
        </w:rPr>
        <w:t>’</w:t>
      </w:r>
      <w:r>
        <w:rPr>
          <w:rFonts w:hint="eastAsia"/>
          <w:sz w:val="21"/>
          <w:szCs w:val="21"/>
        </w:rPr>
        <w:t>这一范畴的意识形态性解读</w:t>
      </w:r>
      <w:r>
        <w:rPr>
          <w:sz w:val="21"/>
          <w:szCs w:val="21"/>
        </w:rPr>
        <w:t>”</w:t>
      </w:r>
      <w:r>
        <w:rPr>
          <w:rFonts w:hint="eastAsia"/>
          <w:sz w:val="21"/>
          <w:szCs w:val="21"/>
        </w:rPr>
        <w:t>，其建立于</w:t>
      </w:r>
      <w:r>
        <w:rPr>
          <w:sz w:val="21"/>
          <w:szCs w:val="21"/>
        </w:rPr>
        <w:t>“</w:t>
      </w:r>
      <w:r>
        <w:rPr>
          <w:rFonts w:hint="eastAsia"/>
          <w:sz w:val="21"/>
          <w:szCs w:val="21"/>
        </w:rPr>
        <w:t>资产阶级个体的消极顺从。</w:t>
      </w:r>
      <w:r>
        <w:rPr>
          <w:sz w:val="21"/>
          <w:szCs w:val="21"/>
        </w:rPr>
        <w:t>”</w:t>
      </w:r>
      <w:r>
        <w:rPr>
          <w:sz w:val="21"/>
          <w:szCs w:val="21"/>
          <w:vertAlign w:val="superscript"/>
        </w:rPr>
        <w:t>[</w:t>
      </w:r>
      <w:r>
        <w:rPr>
          <w:sz w:val="21"/>
          <w:szCs w:val="21"/>
          <w:vertAlign w:val="superscript"/>
        </w:rPr>
        <w:endnoteReference w:id="117"/>
      </w:r>
      <w:r>
        <w:rPr>
          <w:sz w:val="21"/>
          <w:szCs w:val="21"/>
          <w:vertAlign w:val="superscript"/>
        </w:rPr>
        <w:t>]</w:t>
      </w:r>
      <w:r>
        <w:rPr>
          <w:rFonts w:hint="eastAsia"/>
          <w:sz w:val="21"/>
          <w:szCs w:val="21"/>
        </w:rPr>
        <w:t>在第一种情况中，认识论似乎正面临着</w:t>
      </w:r>
      <w:r>
        <w:rPr>
          <w:sz w:val="21"/>
          <w:szCs w:val="21"/>
        </w:rPr>
        <w:t>“</w:t>
      </w:r>
      <w:r>
        <w:rPr>
          <w:rFonts w:hint="eastAsia"/>
          <w:sz w:val="21"/>
          <w:szCs w:val="21"/>
        </w:rPr>
        <w:t>对象的消失</w:t>
      </w:r>
      <w:r>
        <w:rPr>
          <w:sz w:val="21"/>
          <w:szCs w:val="21"/>
        </w:rPr>
        <w:t>”</w:t>
      </w:r>
      <w:r>
        <w:rPr>
          <w:rFonts w:hint="eastAsia"/>
          <w:sz w:val="21"/>
          <w:szCs w:val="21"/>
        </w:rPr>
        <w:t>，因为指称本身变得完全武断；而在第二种情况中，</w:t>
      </w:r>
      <w:r>
        <w:rPr>
          <w:sz w:val="21"/>
          <w:szCs w:val="21"/>
        </w:rPr>
        <w:t>“</w:t>
      </w:r>
      <w:r>
        <w:rPr>
          <w:rFonts w:hint="eastAsia"/>
          <w:sz w:val="21"/>
          <w:szCs w:val="21"/>
        </w:rPr>
        <w:t>主体的消失</w:t>
      </w:r>
      <w:r>
        <w:rPr>
          <w:sz w:val="21"/>
          <w:szCs w:val="21"/>
        </w:rPr>
        <w:t>”</w:t>
      </w:r>
      <w:r>
        <w:rPr>
          <w:rFonts w:hint="eastAsia"/>
          <w:sz w:val="21"/>
          <w:szCs w:val="21"/>
        </w:rPr>
        <w:t>成为了问题。如果对象和主体都消失了，那么剩下的就只有语言及其文本性痕迹</w:t>
      </w:r>
      <w:r>
        <w:rPr>
          <w:sz w:val="21"/>
          <w:szCs w:val="21"/>
        </w:rPr>
        <w:t>——</w:t>
      </w:r>
      <w:r>
        <w:rPr>
          <w:rFonts w:hint="eastAsia"/>
          <w:sz w:val="21"/>
          <w:szCs w:val="21"/>
        </w:rPr>
        <w:t>事实上，这正是当代某些结构主义者、解构主义者和后现代主义者所立足的认识论基础，也正是他们将本雅明认领为自己的先驱的原因。</w:t>
      </w:r>
    </w:p>
    <w:p w14:paraId="5DA32C1F">
      <w:pPr>
        <w:spacing w:line="360" w:lineRule="auto"/>
        <w:ind w:firstLine="420"/>
        <w:rPr>
          <w:rFonts w:hint="eastAsia"/>
          <w:sz w:val="21"/>
          <w:szCs w:val="21"/>
        </w:rPr>
        <w:sectPr>
          <w:endnotePr>
            <w:numFmt w:val="decimal"/>
            <w:numRestart w:val="eachSect"/>
          </w:endnotePr>
          <w:pgSz w:w="11906" w:h="16838"/>
          <w:pgMar w:top="1440" w:right="1800" w:bottom="1440" w:left="1800" w:header="851" w:footer="992" w:gutter="0"/>
          <w:cols w:space="425" w:num="1"/>
          <w:docGrid w:type="lines" w:linePitch="312" w:charSpace="0"/>
        </w:sectPr>
      </w:pPr>
      <w:r>
        <w:rPr>
          <w:rFonts w:hint="eastAsia"/>
          <w:sz w:val="21"/>
          <w:szCs w:val="21"/>
          <w:lang w:bidi="ar"/>
        </w:rPr>
        <w:t>那么，这种认领是合理的吗？</w:t>
      </w:r>
    </w:p>
    <w:p w14:paraId="5FDDA6FE">
      <w:pPr>
        <w:widowControl/>
        <w:jc w:val="left"/>
        <w:rPr>
          <w:rFonts w:ascii="Calibri" w:hAnsi="Calibri"/>
          <w:b/>
          <w:bCs/>
          <w:sz w:val="32"/>
          <w:szCs w:val="32"/>
        </w:rPr>
      </w:pPr>
      <w:r>
        <w:rPr>
          <w:rFonts w:hint="eastAsia"/>
          <w:b/>
          <w:bCs/>
          <w:sz w:val="32"/>
          <w:szCs w:val="32"/>
          <w:lang w:bidi="ar"/>
        </w:rPr>
        <w:t>尾注-</w:t>
      </w:r>
      <w:r>
        <w:rPr>
          <w:b/>
          <w:bCs/>
          <w:sz w:val="32"/>
          <w:szCs w:val="32"/>
          <w:lang w:bidi="ar"/>
        </w:rPr>
        <w:t>-I</w:t>
      </w:r>
      <w:r>
        <w:rPr>
          <w:rFonts w:hint="eastAsia"/>
          <w:b/>
          <w:bCs/>
          <w:sz w:val="32"/>
          <w:szCs w:val="32"/>
          <w:lang w:bidi="ar"/>
        </w:rPr>
        <w:t>n</w:t>
      </w:r>
      <w:r>
        <w:rPr>
          <w:b/>
          <w:bCs/>
          <w:sz w:val="32"/>
          <w:szCs w:val="32"/>
          <w:lang w:bidi="ar"/>
        </w:rPr>
        <w:t>troduction</w:t>
      </w:r>
    </w:p>
    <w:sectPr>
      <w:endnotePr>
        <w:numFmt w:val="decimal"/>
        <w:numRestart w:val="eachSect"/>
      </w:endnotePr>
      <w:type w:val="continuous"/>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逍 之" w:date="2025-07-26T00:12:00Z" w:initials="逍">
    <w:p w14:paraId="6E053420">
      <w:pPr>
        <w:pStyle w:val="11"/>
        <w:rPr>
          <w:rFonts w:hint="eastAsia"/>
        </w:rPr>
      </w:pPr>
      <w:r>
        <w:rPr>
          <w:rFonts w:hint="eastAsia"/>
        </w:rPr>
        <w:t>老师好，我们在批注中遇到一些不太确定翻译得是否正确的地方，已经全部用灰色荧光笔标出了~</w:t>
      </w:r>
    </w:p>
  </w:comment>
  <w:comment w:id="1" w:author="Nightzha" w:date="2025-07-18T10:49:00Z" w:initials="">
    <w:p w14:paraId="5936BE70">
      <w:pPr>
        <w:pStyle w:val="11"/>
        <w:rPr>
          <w:lang w:eastAsia="zh"/>
        </w:rPr>
      </w:pPr>
      <w:bookmarkStart w:id="3" w:name="_T3767437781_716250289"/>
      <w:r>
        <w:rPr>
          <w:rFonts w:hint="eastAsia"/>
          <w:lang w:eastAsia="zh"/>
        </w:rPr>
        <w:t xml:space="preserve">我理解的这里的“模型性质”就是上文缩影，原文为：The case for the model-like nature of the first Baudelaire essay is </w:t>
      </w:r>
    </w:p>
    <w:p w14:paraId="638237A9">
      <w:pPr>
        <w:pStyle w:val="11"/>
        <w:rPr>
          <w:lang w:eastAsia="zh"/>
        </w:rPr>
      </w:pPr>
      <w:r>
        <w:rPr>
          <w:rFonts w:hint="eastAsia"/>
          <w:lang w:eastAsia="zh"/>
        </w:rPr>
        <w:t>in fact strengthened by......，如果实在难以理解就加一个脚注，表示这里指上文xxx观点？</w:t>
      </w:r>
      <w:bookmarkEnd w:id="3"/>
    </w:p>
  </w:comment>
  <w:comment w:id="2" w:author="逍 之" w:date="2025-07-23T22:32:00Z" w:initials="逍">
    <w:p w14:paraId="55A17E1A">
      <w:pPr>
        <w:pStyle w:val="11"/>
      </w:pPr>
      <w:r>
        <w:rPr>
          <w:rFonts w:hint="eastAsia"/>
        </w:rPr>
        <w:t>这个词在原文中有包含但不限于</w:t>
      </w:r>
      <w:r>
        <w:t>”</w:t>
      </w:r>
      <w:r>
        <w:rPr>
          <w:rFonts w:hint="eastAsia"/>
        </w:rPr>
        <w:t>P</w:t>
      </w:r>
      <w:r>
        <w:t>aris Passages”</w:t>
      </w:r>
      <w:r>
        <w:rPr>
          <w:rFonts w:hint="eastAsia"/>
        </w:rPr>
        <w:t>,</w:t>
      </w:r>
      <w:r>
        <w:t xml:space="preserve"> “Arcades Project”</w:t>
      </w:r>
      <w:r>
        <w:rPr>
          <w:rFonts w:hint="eastAsia"/>
        </w:rPr>
        <w:t>的表述，我们统一翻译成了《拱廊街项目》，不知道是不是要跟老师统一一下？</w:t>
      </w:r>
    </w:p>
  </w:comment>
  <w:comment w:id="3" w:author="逍 之" w:date="2025-07-24T21:51:00Z" w:initials="逍">
    <w:p w14:paraId="27181FFB">
      <w:pPr>
        <w:pStyle w:val="11"/>
      </w:pPr>
      <w:r>
        <w:rPr>
          <w:rFonts w:hint="eastAsia"/>
        </w:rPr>
        <w:t>或者说辩证图像通过空间的延展维度提供了历史时间的维度？</w:t>
      </w:r>
    </w:p>
  </w:comment>
  <w:comment w:id="4" w:author="逍 之" w:date="2025-07-25T00:03:00Z" w:initials="逍">
    <w:p w14:paraId="5D0E9191">
      <w:pPr>
        <w:pStyle w:val="11"/>
      </w:pPr>
      <w:r>
        <w:rPr>
          <w:rFonts w:hint="eastAsia"/>
        </w:rPr>
        <w:t>不太清楚这里的l</w:t>
      </w:r>
      <w:r>
        <w:t>evies against Benjamin</w:t>
      </w:r>
      <w:r>
        <w:rPr>
          <w:rFonts w:hint="eastAsia"/>
        </w:rPr>
        <w:t>是什么意思</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E053420" w15:done="0"/>
  <w15:commentEx w15:paraId="638237A9" w15:done="0"/>
  <w15:commentEx w15:paraId="55A17E1A" w15:done="0"/>
  <w15:commentEx w15:paraId="27181FFB" w15:done="0"/>
  <w15:commentEx w15:paraId="5D0E919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236">
    <w:p>
      <w:r>
        <w:separator/>
      </w:r>
    </w:p>
  </w:endnote>
  <w:endnote w:type="continuationSeparator" w:id="237">
    <w:p>
      <w:r>
        <w:continuationSeparator/>
      </w:r>
    </w:p>
  </w:endnote>
  <w:endnote w:id="0">
    <w:p w14:paraId="4EB5924F">
      <w:pPr>
        <w:spacing w:line="360" w:lineRule="auto"/>
        <w:rPr>
          <w:rFonts w:hint="eastAsia" w:ascii="Calibri" w:hAnsi="Calibri" w:cs="宋体"/>
          <w:lang w:bidi="ar"/>
        </w:rPr>
      </w:pPr>
      <w:r>
        <w:rPr>
          <w:rStyle w:val="23"/>
        </w:rPr>
        <w:t>[</w:t>
      </w:r>
      <w:r>
        <w:rPr>
          <w:rStyle w:val="23"/>
        </w:rPr>
        <w:endnoteRef/>
      </w:r>
      <w:r>
        <w:rPr>
          <w:rStyle w:val="23"/>
        </w:rPr>
        <w:t>]</w:t>
      </w:r>
      <w:r>
        <w:t xml:space="preserve"> </w:t>
      </w:r>
      <w:r>
        <w:rPr>
          <w:rFonts w:hint="eastAsia" w:ascii="Calibri" w:hAnsi="Calibri" w:cs="宋体"/>
          <w:lang w:bidi="ar"/>
        </w:rPr>
        <w:t>参见编辑注释，V, p. 1262。由于“波德莱尔”材料没有被影印，“</w:t>
      </w:r>
      <w:r>
        <w:rPr>
          <w:lang w:bidi="ar"/>
        </w:rPr>
        <w:t>J</w:t>
      </w:r>
      <w:r>
        <w:rPr>
          <w:rFonts w:hint="eastAsia" w:ascii="Calibri" w:hAnsi="Calibri" w:cs="宋体"/>
          <w:lang w:bidi="ar"/>
        </w:rPr>
        <w:t>”卷宗无法像其他卷宗那样通过相同方式进行日期确定，（而其他汇编中只有1937年12月之后的材料未被影印）。编辑没有解释《卷宗</w:t>
      </w:r>
      <w:r>
        <w:rPr>
          <w:rFonts w:eastAsia="楷体"/>
          <w:lang w:bidi="ar"/>
        </w:rPr>
        <w:t>J</w:t>
      </w:r>
      <w:r>
        <w:rPr>
          <w:rFonts w:hint="eastAsia" w:ascii="Calibri" w:hAnsi="Calibri" w:cs="宋体"/>
          <w:lang w:bidi="ar"/>
        </w:rPr>
        <w:t>》这种特殊状态的原因。“然而，可以推测，直到三十年代中期，当本雅明构想了一部波德莱尔的“独立著作”，这份手稿才真正的发展起来。</w:t>
      </w:r>
    </w:p>
  </w:endnote>
  <w:endnote w:id="1">
    <w:p w14:paraId="49F398E9">
      <w:pPr>
        <w:pStyle w:val="12"/>
        <w:spacing w:line="360" w:lineRule="auto"/>
        <w:rPr>
          <w:rFonts w:ascii="Calibri" w:hAnsi="Calibri" w:eastAsia="宋体" w:cs="宋体"/>
          <w:lang w:bidi="ar"/>
        </w:rPr>
      </w:pPr>
      <w:r>
        <w:rPr>
          <w:rStyle w:val="23"/>
          <w:rFonts w:hint="default"/>
        </w:rPr>
        <w:t>[</w:t>
      </w:r>
      <w:r>
        <w:rPr>
          <w:rStyle w:val="23"/>
          <w:rFonts w:hint="default"/>
        </w:rPr>
        <w:endnoteRef/>
      </w:r>
      <w:r>
        <w:rPr>
          <w:rStyle w:val="23"/>
          <w:rFonts w:hint="default"/>
        </w:rPr>
        <w:t>]</w:t>
      </w:r>
      <w:r>
        <w:rPr>
          <w:rFonts w:hint="default"/>
        </w:rPr>
        <w:t xml:space="preserve"> </w:t>
      </w:r>
      <w:r>
        <w:rPr>
          <w:rFonts w:hint="default" w:ascii="Times New Roman" w:hAnsi="Times New Roman"/>
        </w:rPr>
        <w:t>Letter, Benjamin to Horkheimer, 16 April 1938, V, p. 1164.</w:t>
      </w:r>
      <w:r>
        <w:t xml:space="preserve"> </w:t>
      </w:r>
      <w:r>
        <w:rPr>
          <w:rFonts w:ascii="Calibri" w:hAnsi="Calibri" w:eastAsia="宋体" w:cs="宋体"/>
          <w:lang w:bidi="ar"/>
        </w:rPr>
        <w:t>在1937年12月至1938年1月间，本雅明和“特迪”（</w:t>
      </w:r>
      <w:bookmarkStart w:id="4" w:name="OLE_LINK5"/>
      <w:r>
        <w:rPr>
          <w:rFonts w:ascii="Calibri" w:hAnsi="Calibri" w:eastAsia="宋体" w:cs="宋体"/>
          <w:lang w:bidi="ar"/>
        </w:rPr>
        <w:t>阿多诺</w:t>
      </w:r>
      <w:bookmarkEnd w:id="4"/>
      <w:r>
        <w:rPr>
          <w:rFonts w:ascii="Calibri" w:hAnsi="Calibri" w:eastAsia="宋体" w:cs="宋体"/>
          <w:lang w:bidi="ar"/>
        </w:rPr>
        <w:t>）共住于圣雷莫时，在对波德莱尔研究的讨论中，他已经“预见”到该研究与《拱廊计划》（Passagen-Werk）之间的某种“倾向性”关联。</w:t>
      </w:r>
    </w:p>
  </w:endnote>
  <w:endnote w:id="2">
    <w:p w14:paraId="7E9597D7">
      <w:pPr>
        <w:pStyle w:val="12"/>
        <w:spacing w:line="360" w:lineRule="auto"/>
        <w:rPr>
          <w:rFonts w:ascii="宋体" w:hAnsi="宋体" w:eastAsia="宋体"/>
        </w:rPr>
      </w:pPr>
      <w:r>
        <w:rPr>
          <w:rStyle w:val="23"/>
          <w:rFonts w:hint="default"/>
        </w:rPr>
        <w:t>[</w:t>
      </w:r>
      <w:r>
        <w:rPr>
          <w:rStyle w:val="23"/>
          <w:rFonts w:hint="default"/>
        </w:rPr>
        <w:endnoteRef/>
      </w:r>
      <w:r>
        <w:rPr>
          <w:rStyle w:val="23"/>
          <w:rFonts w:hint="default"/>
        </w:rPr>
        <w:t>]</w:t>
      </w:r>
      <w:r>
        <w:rPr>
          <w:rFonts w:hint="default"/>
        </w:rPr>
        <w:t xml:space="preserve"> </w:t>
      </w:r>
      <w:r>
        <w:rPr>
          <w:rFonts w:hint="default" w:ascii="Times New Roman" w:hAnsi="Times New Roman"/>
        </w:rPr>
        <w:t>Letter, Adorno to Benjamin, 10 November 1938, I, p. 1096.</w:t>
      </w:r>
      <w:r>
        <w:rPr>
          <w:rFonts w:hint="default" w:ascii="宋体" w:hAnsi="宋体" w:eastAsia="宋体"/>
        </w:rPr>
        <w:t xml:space="preserve"> </w:t>
      </w:r>
      <w:r>
        <w:rPr>
          <w:rFonts w:ascii="宋体" w:hAnsi="宋体" w:eastAsia="宋体"/>
        </w:rPr>
        <w:t>阿多诺试图为本雅明辩解，说他是因为误解了研究所的立场，将马克思主义范畴未经中介地运用，这只是“为了向马克思主义致敬”。</w:t>
      </w:r>
    </w:p>
  </w:endnote>
  <w:endnote w:id="3">
    <w:p w14:paraId="31EB4395">
      <w:pPr>
        <w:pStyle w:val="12"/>
        <w:spacing w:line="360" w:lineRule="auto"/>
      </w:pPr>
      <w:r>
        <w:rPr>
          <w:rStyle w:val="23"/>
          <w:rFonts w:hint="default"/>
        </w:rPr>
        <w:t>[</w:t>
      </w:r>
      <w:r>
        <w:rPr>
          <w:rStyle w:val="23"/>
          <w:rFonts w:hint="default"/>
        </w:rPr>
        <w:endnoteRef/>
      </w:r>
      <w:r>
        <w:rPr>
          <w:rStyle w:val="23"/>
          <w:rFonts w:hint="default"/>
        </w:rPr>
        <w:t>]</w:t>
      </w:r>
      <w:r>
        <w:rPr>
          <w:rFonts w:hint="default"/>
        </w:rPr>
        <w:t xml:space="preserve"> </w:t>
      </w:r>
      <w:r>
        <w:rPr>
          <w:rFonts w:ascii="宋体" w:hAnsi="宋体" w:eastAsia="宋体"/>
        </w:rPr>
        <w:t>这一发现是在1982年春天被宣布的——正是在《拱廊计划》作为本雅明《全集》第五卷出版前夕，被本雅明作品意大利版主编阿甘本公布。</w:t>
      </w:r>
      <w:r>
        <w:rPr>
          <w:rFonts w:hint="default" w:ascii="Times New Roman" w:hAnsi="Times New Roman"/>
        </w:rPr>
        <w:t>See Giorgio Agamben, “Un importante ritrovamento di manoscritti di Walter Benjamin,” Aut. . . Aut . . . (189/90 [1982]), pp. 4–6.</w:t>
      </w:r>
    </w:p>
  </w:endnote>
  <w:endnote w:id="4">
    <w:p w14:paraId="05507AF1">
      <w:pPr>
        <w:pStyle w:val="12"/>
        <w:spacing w:line="360" w:lineRule="auto"/>
        <w:rPr>
          <w:rFonts w:ascii="宋体" w:hAnsi="宋体" w:eastAsia="宋体"/>
        </w:rPr>
      </w:pPr>
      <w:r>
        <w:rPr>
          <w:rStyle w:val="23"/>
          <w:rFonts w:hint="default"/>
        </w:rPr>
        <w:t>[</w:t>
      </w:r>
      <w:r>
        <w:rPr>
          <w:rStyle w:val="23"/>
          <w:rFonts w:hint="default"/>
        </w:rPr>
        <w:endnoteRef/>
      </w:r>
      <w:r>
        <w:rPr>
          <w:rStyle w:val="23"/>
          <w:rFonts w:hint="default"/>
        </w:rPr>
        <w:t>]</w:t>
      </w:r>
      <w:r>
        <w:rPr>
          <w:rFonts w:hint="default"/>
        </w:rPr>
        <w:t xml:space="preserve"> </w:t>
      </w:r>
      <w:r>
        <w:rPr>
          <w:rFonts w:ascii="宋体" w:hAnsi="宋体" w:eastAsia="宋体"/>
        </w:rPr>
        <w:t>本雅明的做法如下：他首先通读了全部《拱廊计划》资料，用符号和颜色代码（见注释7）标出所有与“波德莱尔”相关的条目。然后，他根据代码所代表的思想或类别，把这些条目分类，并在此语境下添加简</w:t>
      </w:r>
      <w:bookmarkStart w:id="5" w:name="_GoBack"/>
      <w:bookmarkEnd w:id="5"/>
      <w:r>
        <w:rPr>
          <w:rFonts w:ascii="宋体" w:hAnsi="宋体" w:eastAsia="宋体"/>
        </w:rPr>
        <w:t>短注释。之所以认为其意义并不固定，就是因为有若干条目被归入了多个代码类别。</w:t>
      </w:r>
    </w:p>
  </w:endnote>
  <w:endnote w:id="5">
    <w:p w14:paraId="3FFF62AA">
      <w:pPr>
        <w:pStyle w:val="12"/>
        <w:spacing w:line="360" w:lineRule="auto"/>
        <w:rPr>
          <w:rFonts w:ascii="宋体" w:hAnsi="宋体" w:eastAsia="宋体"/>
        </w:rPr>
      </w:pPr>
      <w:r>
        <w:rPr>
          <w:rStyle w:val="23"/>
          <w:rFonts w:hint="default"/>
        </w:rPr>
        <w:t>[</w:t>
      </w:r>
      <w:r>
        <w:rPr>
          <w:rStyle w:val="23"/>
          <w:rFonts w:hint="default"/>
        </w:rPr>
        <w:endnoteRef/>
      </w:r>
      <w:r>
        <w:rPr>
          <w:rStyle w:val="23"/>
          <w:rFonts w:hint="default"/>
        </w:rPr>
        <w:t>]</w:t>
      </w:r>
      <w:r>
        <w:rPr>
          <w:rFonts w:hint="default"/>
        </w:rPr>
        <w:t xml:space="preserve"> </w:t>
      </w:r>
      <w:r>
        <w:rPr>
          <w:rFonts w:ascii="宋体" w:hAnsi="宋体" w:eastAsia="宋体"/>
        </w:rPr>
        <w:t>尽管第二篇论文的历史材料同样取自《拱廊计划》，但有趣的是，这一新版中许多新内容，特别是对弗洛伊德和柏格森的理论引用，以及对迪尔泰、克劳斯、瓦莱里和普鲁斯特的援引，在《拱廊计划》中并未出现过。（弗洛伊德的《超越快乐原则》和柏格森的《物质与记忆》曾被本雅明视为“辩证性阐明卡夫卡”的关键“支点”，这是他在上世纪30年代末正在进行的研究，作为移民以色列后谋生的可能途径之一</w:t>
      </w:r>
      <w:r>
        <w:rPr>
          <w:rFonts w:hint="default" w:ascii="Times New Roman" w:hAnsi="Times New Roman" w:eastAsia="宋体"/>
        </w:rPr>
        <w:t>[see II, p. 1255])</w:t>
      </w:r>
      <w:r>
        <w:rPr>
          <w:rFonts w:ascii="宋体" w:hAnsi="宋体" w:eastAsia="宋体"/>
        </w:rPr>
        <w:t>.</w:t>
      </w:r>
    </w:p>
  </w:endnote>
  <w:endnote w:id="6">
    <w:p w14:paraId="53CDB993">
      <w:pPr>
        <w:pStyle w:val="12"/>
        <w:spacing w:line="360" w:lineRule="auto"/>
        <w:rPr>
          <w:rFonts w:ascii="Times New Roman" w:hAnsi="Times New Roman" w:eastAsia="宋体"/>
        </w:rPr>
      </w:pPr>
      <w:r>
        <w:rPr>
          <w:rStyle w:val="23"/>
          <w:rFonts w:hint="default"/>
        </w:rPr>
        <w:t>[</w:t>
      </w:r>
      <w:r>
        <w:rPr>
          <w:rStyle w:val="23"/>
          <w:rFonts w:hint="default"/>
        </w:rPr>
        <w:endnoteRef/>
      </w:r>
      <w:r>
        <w:rPr>
          <w:rStyle w:val="23"/>
          <w:rFonts w:hint="default"/>
        </w:rPr>
        <w:t>]</w:t>
      </w:r>
      <w:r>
        <w:rPr>
          <w:rFonts w:hint="default"/>
        </w:rPr>
        <w:t xml:space="preserve"> </w:t>
      </w:r>
      <w:r>
        <w:rPr>
          <w:rFonts w:ascii="Times New Roman" w:hAnsi="Times New Roman" w:eastAsia="宋体"/>
        </w:rPr>
        <w:t>关于这个文件夹，阿甘本</w:t>
      </w:r>
      <w:r>
        <w:rPr>
          <w:rFonts w:hint="default" w:ascii="Times New Roman" w:hAnsi="Times New Roman" w:eastAsia="宋体"/>
        </w:rPr>
        <w:t>(</w:t>
      </w:r>
      <w:r>
        <w:rPr>
          <w:rFonts w:ascii="Times New Roman" w:hAnsi="Times New Roman" w:eastAsia="宋体"/>
        </w:rPr>
        <w:t>Agamben</w:t>
      </w:r>
      <w:r>
        <w:rPr>
          <w:rFonts w:hint="default" w:ascii="Times New Roman" w:hAnsi="Times New Roman" w:eastAsia="宋体"/>
        </w:rPr>
        <w:t>)</w:t>
      </w:r>
      <w:r>
        <w:rPr>
          <w:rFonts w:ascii="Times New Roman" w:hAnsi="Times New Roman" w:eastAsia="宋体"/>
        </w:rPr>
        <w:t>最初写下了具有误导性的标题“《&lt;拱廊计划&gt;的卡片与笔记（1983–40）》”</w:t>
      </w:r>
      <w:r>
        <w:rPr>
          <w:rFonts w:hint="default" w:ascii="Times New Roman" w:hAnsi="Times New Roman" w:eastAsia="宋体"/>
        </w:rPr>
        <w:t>(“Fiches et notes pour le ‘Passagen-Werk’ (1983–40).”)</w:t>
      </w:r>
      <w:r>
        <w:rPr>
          <w:rFonts w:ascii="Times New Roman" w:hAnsi="Times New Roman" w:eastAsia="宋体"/>
        </w:rPr>
        <w:t>。泰德曼后来合理地补充了，“以及《夏尔·波德莱尔：高度资本主义时代的抒情诗人》”。阿甘本最初宣称这些笔记在《拱廊计划》正式出版前就已使其过时，这种说法实属无据。此次发现真正揭示的是本雅明用以标注在不同《拱廊计划》条目旁的神秘“颜色符号”(described by Tiedemann, V, pp. 1264–77)。档案材料为这些颜色符号提供了关键的解读，它们用于波德莱尔书稿的分类代码，并指明了这些按颜色编码的条目应如何归类。</w:t>
      </w:r>
    </w:p>
  </w:endnote>
  <w:endnote w:id="7">
    <w:p w14:paraId="414A3CC2">
      <w:pPr>
        <w:pStyle w:val="12"/>
        <w:spacing w:line="360" w:lineRule="auto"/>
      </w:pPr>
      <w:r>
        <w:rPr>
          <w:rStyle w:val="23"/>
          <w:rFonts w:hint="default"/>
        </w:rPr>
        <w:t>[</w:t>
      </w:r>
      <w:r>
        <w:rPr>
          <w:rStyle w:val="23"/>
          <w:rFonts w:hint="default"/>
        </w:rPr>
        <w:endnoteRef/>
      </w:r>
      <w:r>
        <w:rPr>
          <w:rStyle w:val="23"/>
          <w:rFonts w:hint="default"/>
        </w:rPr>
        <w:t>]</w:t>
      </w:r>
      <w:r>
        <w:rPr>
          <w:rFonts w:hint="default"/>
        </w:rPr>
        <w:t xml:space="preserve"> </w:t>
      </w:r>
      <w:r>
        <w:rPr>
          <w:rFonts w:hint="default" w:ascii="Times New Roman" w:hAnsi="Times New Roman" w:eastAsia="宋体"/>
        </w:rPr>
        <w:t>Michael Espagne and Michael Werner, “Vom Passagen-Projekt zum ‘Baudelaire’: Neue Handschriften zum Spätwerk Walter Benjamin,” Deutsche Vierteljahrsschrift für Literaturwissenschaft und Geistesgeschichte 4 [1984]): 593–657.</w:t>
      </w:r>
      <w:r>
        <w:t xml:space="preserve"> </w:t>
      </w:r>
      <w:r>
        <w:rPr>
          <w:rFonts w:ascii="Times New Roman" w:hAnsi="Times New Roman" w:eastAsia="宋体"/>
        </w:rPr>
        <w:t>就我个人查阅该发现的经历而言，他们的报道极为出色且准确；我的分歧，更多在于对其解释，如下文所述。</w:t>
      </w:r>
    </w:p>
  </w:endnote>
  <w:endnote w:id="8">
    <w:p w14:paraId="3373FF03">
      <w:pPr>
        <w:pStyle w:val="12"/>
        <w:spacing w:line="360" w:lineRule="auto"/>
      </w:pPr>
      <w:r>
        <w:rPr>
          <w:rStyle w:val="23"/>
          <w:rFonts w:hint="default"/>
        </w:rPr>
        <w:t>[</w:t>
      </w:r>
      <w:r>
        <w:rPr>
          <w:rStyle w:val="23"/>
          <w:rFonts w:hint="default"/>
        </w:rPr>
        <w:endnoteRef/>
      </w:r>
      <w:r>
        <w:rPr>
          <w:rStyle w:val="23"/>
          <w:rFonts w:hint="default"/>
        </w:rPr>
        <w:t>]</w:t>
      </w:r>
      <w:r>
        <w:rPr>
          <w:rFonts w:hint="default"/>
        </w:rPr>
        <w:t xml:space="preserve"> </w:t>
      </w:r>
      <w:r>
        <w:rPr>
          <w:rFonts w:hint="default" w:ascii="Times New Roman" w:hAnsi="Times New Roman"/>
        </w:rPr>
        <w:t>Espagne and Werner, p. 648.</w:t>
      </w:r>
    </w:p>
  </w:endnote>
  <w:endnote w:id="9">
    <w:p w14:paraId="3AE92217">
      <w:pPr>
        <w:pStyle w:val="12"/>
        <w:spacing w:line="360" w:lineRule="auto"/>
      </w:pPr>
      <w:r>
        <w:rPr>
          <w:rStyle w:val="23"/>
          <w:rFonts w:hint="default"/>
        </w:rPr>
        <w:t>[</w:t>
      </w:r>
      <w:r>
        <w:rPr>
          <w:rStyle w:val="23"/>
          <w:rFonts w:hint="default"/>
        </w:rPr>
        <w:endnoteRef/>
      </w:r>
      <w:r>
        <w:rPr>
          <w:rStyle w:val="23"/>
          <w:rFonts w:hint="default"/>
        </w:rPr>
        <w:t>]</w:t>
      </w:r>
      <w:r>
        <w:rPr>
          <w:rFonts w:hint="default"/>
        </w:rPr>
        <w:t xml:space="preserve"> </w:t>
      </w:r>
      <w:r>
        <w:rPr>
          <w:rFonts w:ascii="宋体" w:hAnsi="宋体" w:eastAsia="宋体"/>
        </w:rPr>
        <w:t>关于“失败的可能原因之一：辩证图像”（同上，第622页）的观点，将在下文第二节中讨论。</w:t>
      </w:r>
    </w:p>
  </w:endnote>
  <w:endnote w:id="10">
    <w:p w14:paraId="4E7FB7C4">
      <w:pPr>
        <w:pStyle w:val="12"/>
        <w:spacing w:line="360" w:lineRule="auto"/>
      </w:pPr>
      <w:r>
        <w:rPr>
          <w:rStyle w:val="23"/>
          <w:rFonts w:hint="default"/>
        </w:rPr>
        <w:t>[</w:t>
      </w:r>
      <w:r>
        <w:rPr>
          <w:rStyle w:val="23"/>
          <w:rFonts w:hint="default"/>
        </w:rPr>
        <w:endnoteRef/>
      </w:r>
      <w:r>
        <w:rPr>
          <w:rStyle w:val="23"/>
          <w:rFonts w:hint="default"/>
        </w:rPr>
        <w:t>]</w:t>
      </w:r>
      <w:r>
        <w:rPr>
          <w:rFonts w:hint="default"/>
        </w:rPr>
        <w:t xml:space="preserve"> </w:t>
      </w:r>
      <w:r>
        <w:rPr>
          <w:rFonts w:ascii="宋体" w:hAnsi="宋体" w:eastAsia="宋体"/>
        </w:rPr>
        <w:t>“对本雅明来说，《拱廊计划》作为19世纪“原史”的哲学总结的预期，由于他不得不靠新闻工作维持生计</w:t>
      </w:r>
      <w:r>
        <w:rPr>
          <w:rFonts w:hint="default" w:ascii="Times New Roman" w:hAnsi="Times New Roman" w:eastAsia="宋体"/>
        </w:rPr>
        <w:t>[journalistische Brotarbeit]</w:t>
      </w:r>
      <w:r>
        <w:rPr>
          <w:rFonts w:ascii="宋体" w:hAnsi="宋体" w:eastAsia="宋体"/>
        </w:rPr>
        <w:t>，自1936/37年以后这一理想愈发推迟。因此，波德莱尔书稿的计划，实际上代表了以“缩影”形式，将《拱廊计划》中最为核心的思想和素材安全留存的努力，这缘于历史情势日益严峻及对本雅明生存的直接威胁。”</w:t>
      </w:r>
      <w:r>
        <w:t xml:space="preserve"> </w:t>
      </w:r>
      <w:r>
        <w:rPr>
          <w:rFonts w:hint="default" w:ascii="Times New Roman" w:hAnsi="Times New Roman" w:eastAsia="宋体"/>
        </w:rPr>
        <w:t>(Espagne and Werner, p. 596)</w:t>
      </w:r>
      <w:r>
        <w:rPr>
          <w:rFonts w:ascii="宋体" w:hAnsi="宋体" w:eastAsia="宋体"/>
        </w:rPr>
        <w:t>在他们的叙述行间（尤其明示于第598页），作者再次将法兰克福学派研究所作为“元凶”，暗示该所强迫本雅明写波德莱尔论文，而他本人的真实兴趣另有所属。</w:t>
      </w:r>
    </w:p>
  </w:endnote>
  <w:endnote w:id="11">
    <w:p w14:paraId="75F48023">
      <w:pPr>
        <w:pStyle w:val="12"/>
        <w:spacing w:line="360" w:lineRule="auto"/>
        <w:rPr>
          <w:rFonts w:ascii="宋体" w:hAnsi="宋体" w:eastAsia="宋体"/>
        </w:rPr>
      </w:pPr>
      <w:r>
        <w:rPr>
          <w:rStyle w:val="23"/>
          <w:rFonts w:hint="default"/>
        </w:rPr>
        <w:t>[</w:t>
      </w:r>
      <w:r>
        <w:rPr>
          <w:rStyle w:val="23"/>
          <w:rFonts w:hint="default"/>
        </w:rPr>
        <w:endnoteRef/>
      </w:r>
      <w:r>
        <w:rPr>
          <w:rStyle w:val="23"/>
          <w:rFonts w:hint="default"/>
        </w:rPr>
        <w:t>]</w:t>
      </w:r>
      <w:r>
        <w:rPr>
          <w:rFonts w:hint="default"/>
        </w:rPr>
        <w:t xml:space="preserve"> </w:t>
      </w:r>
      <w:r>
        <w:rPr>
          <w:rFonts w:hint="default" w:ascii="Times New Roman" w:hAnsi="Times New Roman" w:eastAsia="宋体"/>
        </w:rPr>
        <w:t xml:space="preserve">Espagne </w:t>
      </w:r>
      <w:r>
        <w:rPr>
          <w:rFonts w:hint="default" w:ascii="宋体" w:hAnsi="宋体" w:eastAsia="宋体"/>
        </w:rPr>
        <w:t xml:space="preserve">和 </w:t>
      </w:r>
      <w:r>
        <w:rPr>
          <w:rFonts w:hint="default" w:ascii="Times New Roman" w:hAnsi="Times New Roman" w:eastAsia="宋体"/>
        </w:rPr>
        <w:t>Werner</w:t>
      </w:r>
      <w:r>
        <w:rPr>
          <w:rFonts w:hint="default" w:ascii="宋体" w:hAnsi="宋体" w:eastAsia="宋体"/>
        </w:rPr>
        <w:t xml:space="preserve"> 认为：“将《拱廊计划》的资料与波德莱尔文本（乃至《历史论纲》）分隔开来，在今天难以成立。”（同上，第597页）这确实</w:t>
      </w:r>
      <w:r>
        <w:rPr>
          <w:rFonts w:ascii="宋体" w:hAnsi="宋体" w:eastAsia="宋体"/>
        </w:rPr>
        <w:t>有理</w:t>
      </w:r>
      <w:r>
        <w:rPr>
          <w:rFonts w:hint="default" w:ascii="宋体" w:hAnsi="宋体" w:eastAsia="宋体"/>
        </w:rPr>
        <w:t>。但不仅如此，这一点其实适用于1927–40年间本雅明的所有写作。正如我们在第六章讨论寓言时所表明的，《拱廊计划》同本雅明对德意志悲剧剧作的早期研究也不可分割。波德莱尔“书稿”同样无法与本雅明更早期对这位诗人“巴黎风景组诗”及《恶之花》其他章节（见III，第7–82页）的翻译工作区隔开来。本雅明对其哲学思想极度忠诚，甚至近乎强迫与痴迷，这种整体上的聚焦，使其著作即便碎片化，亦具备非凡的思想凝聚力。</w:t>
      </w:r>
    </w:p>
  </w:endnote>
  <w:endnote w:id="12">
    <w:p w14:paraId="7C36515B">
      <w:pPr>
        <w:pStyle w:val="12"/>
        <w:spacing w:line="360" w:lineRule="auto"/>
      </w:pPr>
      <w:r>
        <w:rPr>
          <w:rStyle w:val="23"/>
          <w:rFonts w:hint="default"/>
        </w:rPr>
        <w:t>[</w:t>
      </w:r>
      <w:r>
        <w:rPr>
          <w:rStyle w:val="23"/>
          <w:rFonts w:hint="default"/>
        </w:rPr>
        <w:endnoteRef/>
      </w:r>
      <w:r>
        <w:rPr>
          <w:rStyle w:val="23"/>
          <w:rFonts w:hint="default"/>
        </w:rPr>
        <w:t>]</w:t>
      </w:r>
      <w:r>
        <w:rPr>
          <w:rFonts w:hint="default"/>
        </w:rPr>
        <w:t xml:space="preserve"> </w:t>
      </w:r>
      <w:r>
        <w:rPr>
          <w:rFonts w:hint="default" w:ascii="Times New Roman" w:hAnsi="Times New Roman"/>
        </w:rPr>
        <w:t>Letter, Benjamin to Pollock, 28 August 1938, I, p. 1086.</w:t>
      </w:r>
    </w:p>
  </w:endnote>
  <w:endnote w:id="13">
    <w:p w14:paraId="6F905B64">
      <w:pPr>
        <w:pStyle w:val="12"/>
        <w:spacing w:line="360" w:lineRule="auto"/>
      </w:pPr>
      <w:r>
        <w:rPr>
          <w:rStyle w:val="23"/>
          <w:rFonts w:hint="default"/>
        </w:rPr>
        <w:t>[</w:t>
      </w:r>
      <w:r>
        <w:rPr>
          <w:rStyle w:val="23"/>
          <w:rFonts w:hint="default"/>
        </w:rPr>
        <w:endnoteRef/>
      </w:r>
      <w:r>
        <w:rPr>
          <w:rStyle w:val="23"/>
          <w:rFonts w:hint="default"/>
        </w:rPr>
        <w:t>]</w:t>
      </w:r>
      <w:r>
        <w:rPr>
          <w:rFonts w:hint="default"/>
        </w:rPr>
        <w:t xml:space="preserve"> </w:t>
      </w:r>
      <w:r>
        <w:rPr>
          <w:rFonts w:hint="default" w:ascii="Times New Roman" w:hAnsi="Times New Roman" w:eastAsia="宋体"/>
        </w:rPr>
        <w:t xml:space="preserve">Espagne </w:t>
      </w:r>
      <w:r>
        <w:rPr>
          <w:rFonts w:ascii="宋体" w:hAnsi="宋体" w:eastAsia="宋体"/>
        </w:rPr>
        <w:t xml:space="preserve">与 </w:t>
      </w:r>
      <w:r>
        <w:rPr>
          <w:rFonts w:hint="default" w:ascii="Times New Roman" w:hAnsi="Times New Roman" w:eastAsia="宋体"/>
        </w:rPr>
        <w:t>Werner</w:t>
      </w:r>
      <w:r>
        <w:rPr>
          <w:rFonts w:ascii="宋体" w:hAnsi="宋体" w:eastAsia="宋体"/>
        </w:rPr>
        <w:t xml:space="preserve"> 在其文章中忽略了这封与他们结论相反的信件。他们总体上也未重视已在六卷本《全集》编辑注释中发表的这些信件。</w:t>
      </w:r>
    </w:p>
  </w:endnote>
  <w:endnote w:id="14">
    <w:p w14:paraId="3A96222B">
      <w:pPr>
        <w:pStyle w:val="12"/>
        <w:spacing w:line="360" w:lineRule="auto"/>
        <w:rPr>
          <w:rFonts w:ascii="Times New Roman" w:hAnsi="Times New Roman" w:eastAsia="宋体"/>
        </w:rPr>
      </w:pPr>
      <w:r>
        <w:rPr>
          <w:rStyle w:val="23"/>
          <w:rFonts w:hint="default"/>
        </w:rPr>
        <w:t>[</w:t>
      </w:r>
      <w:r>
        <w:rPr>
          <w:rStyle w:val="23"/>
          <w:rFonts w:hint="default"/>
        </w:rPr>
        <w:endnoteRef/>
      </w:r>
      <w:r>
        <w:rPr>
          <w:rStyle w:val="23"/>
          <w:rFonts w:hint="default"/>
        </w:rPr>
        <w:t>]</w:t>
      </w:r>
      <w:r>
        <w:rPr>
          <w:rFonts w:hint="default"/>
        </w:rPr>
        <w:t xml:space="preserve"> </w:t>
      </w:r>
      <w:r>
        <w:rPr>
          <w:rFonts w:hint="default" w:ascii="Times New Roman" w:hAnsi="Times New Roman"/>
        </w:rPr>
        <w:t>Letter, Benjamin to Horkheimer, 28 September 1938, V, p. 1167.</w:t>
      </w:r>
      <w:r>
        <w:t xml:space="preserve"> </w:t>
      </w:r>
      <w:r>
        <w:rPr>
          <w:rFonts w:ascii="宋体" w:hAnsi="宋体" w:eastAsia="宋体"/>
        </w:rPr>
        <w:t>参见他一周后致阿多诺信件中的说法：“决定性的，正如我[对霍克海默]所阐释的是，只有将波德莱尔论文作为波德莱尔著作的一部分，才能承担它对《拱廊计划》项目的责任。”</w:t>
      </w:r>
      <w:r>
        <w:rPr>
          <w:rFonts w:hint="default" w:ascii="Times New Roman" w:hAnsi="Times New Roman" w:eastAsia="宋体"/>
        </w:rPr>
        <w:t>(letter, Benjamin to Adorno, 4 October 1938, V, p. 1168).</w:t>
      </w:r>
    </w:p>
  </w:endnote>
  <w:endnote w:id="15">
    <w:p w14:paraId="1EC9AF58">
      <w:pPr>
        <w:pStyle w:val="12"/>
        <w:spacing w:line="360" w:lineRule="auto"/>
      </w:pPr>
      <w:r>
        <w:rPr>
          <w:rStyle w:val="23"/>
          <w:rFonts w:hint="default"/>
        </w:rPr>
        <w:t>[</w:t>
      </w:r>
      <w:r>
        <w:rPr>
          <w:rStyle w:val="23"/>
          <w:rFonts w:hint="default"/>
        </w:rPr>
        <w:endnoteRef/>
      </w:r>
      <w:r>
        <w:rPr>
          <w:rStyle w:val="23"/>
          <w:rFonts w:hint="default"/>
        </w:rPr>
        <w:t>]</w:t>
      </w:r>
      <w:r>
        <w:rPr>
          <w:rFonts w:hint="default"/>
        </w:rPr>
        <w:t xml:space="preserve"> </w:t>
      </w:r>
      <w:r>
        <w:rPr>
          <w:rFonts w:ascii="宋体" w:hAnsi="宋体" w:eastAsia="宋体"/>
        </w:rPr>
        <w:t>这完全是对事实的合理解释（</w:t>
      </w:r>
      <w:r>
        <w:rPr>
          <w:rFonts w:hint="default" w:ascii="Times New Roman" w:hAnsi="Times New Roman" w:eastAsia="宋体"/>
        </w:rPr>
        <w:t>Espagne</w:t>
      </w:r>
      <w:r>
        <w:rPr>
          <w:rFonts w:ascii="宋体" w:hAnsi="宋体" w:eastAsia="宋体"/>
        </w:rPr>
        <w:t xml:space="preserve"> 与</w:t>
      </w:r>
      <w:r>
        <w:rPr>
          <w:rFonts w:hint="default" w:ascii="Times New Roman" w:hAnsi="Times New Roman" w:eastAsia="宋体"/>
        </w:rPr>
        <w:t xml:space="preserve"> Werner</w:t>
      </w:r>
      <w:r>
        <w:rPr>
          <w:rFonts w:ascii="宋体" w:hAnsi="宋体" w:eastAsia="宋体"/>
        </w:rPr>
        <w:t xml:space="preserve"> 提出以支持他们的相反立场）：1939年修订版纲要中，“所有新的概念化尝试……均源自波德莱尔研究的理论成果。”（</w:t>
      </w:r>
      <w:r>
        <w:rPr>
          <w:rFonts w:hint="default" w:ascii="Times New Roman" w:hAnsi="Times New Roman" w:eastAsia="宋体"/>
        </w:rPr>
        <w:t>Espagne</w:t>
      </w:r>
      <w:r>
        <w:rPr>
          <w:rFonts w:ascii="宋体" w:hAnsi="宋体" w:eastAsia="宋体"/>
        </w:rPr>
        <w:t xml:space="preserve"> 与 </w:t>
      </w:r>
      <w:r>
        <w:rPr>
          <w:rFonts w:hint="default" w:ascii="Times New Roman" w:hAnsi="Times New Roman" w:eastAsia="宋体"/>
        </w:rPr>
        <w:t>Werner</w:t>
      </w:r>
      <w:r>
        <w:rPr>
          <w:rFonts w:ascii="宋体" w:hAnsi="宋体" w:eastAsia="宋体"/>
        </w:rPr>
        <w:t>，第601页）</w:t>
      </w:r>
    </w:p>
  </w:endnote>
  <w:endnote w:id="16">
    <w:p w14:paraId="62BFFF68">
      <w:pPr>
        <w:pStyle w:val="12"/>
        <w:spacing w:line="360" w:lineRule="auto"/>
      </w:pPr>
      <w:r>
        <w:rPr>
          <w:rStyle w:val="23"/>
          <w:rFonts w:hint="default"/>
        </w:rPr>
        <w:t>[</w:t>
      </w:r>
      <w:r>
        <w:rPr>
          <w:rStyle w:val="23"/>
          <w:rFonts w:hint="default"/>
        </w:rPr>
        <w:endnoteRef/>
      </w:r>
      <w:r>
        <w:rPr>
          <w:rStyle w:val="23"/>
          <w:rFonts w:hint="default"/>
        </w:rPr>
        <w:t>]</w:t>
      </w:r>
      <w:r>
        <w:rPr>
          <w:rFonts w:hint="default"/>
        </w:rPr>
        <w:t xml:space="preserve"> </w:t>
      </w:r>
      <w:r>
        <w:rPr>
          <w:rFonts w:ascii="宋体" w:hAnsi="宋体" w:eastAsia="宋体"/>
        </w:rPr>
        <w:t>这一假设有助于解释1939年纲要中某些形式上的变化。“章节”被精简为六章，原有的第二章“达盖尔与西洋景”被删去（见下文注18）。余下五章以字母（A-E）标记，而罗马数字则作为每章子部分重新出现，每章又被分为三部分（这一过程导致了文章段落的必要重组）。这一变动原可被视为微不足道，但对于“D章（波德莱尔或巴黎街道）”而言，材料经过1935年纲要的“彻底改写”（V，第1171页），新出现的三个子部分在倾向上——尽管实质未必完全一致——与波德莱尔“书稿”所指定的三“部分”用同一罗马数字编号正好对应。即，在巴塔耶档案中发现的后者所列I、II、III部，作为“辩证展示的瞬间”，与1939年纲要第四章摘要中的三个部分直接平行：I）波德莱尔诗歌中的寓言阐释模式；II）都市幻景及其作品所反映出的文学大生产的社会经济语境；III）寓言作为社会现实表达，服从于马克思商品形式的标志。</w:t>
      </w:r>
    </w:p>
  </w:endnote>
  <w:endnote w:id="17">
    <w:p w14:paraId="47EF919C">
      <w:pPr>
        <w:pStyle w:val="12"/>
        <w:spacing w:line="360" w:lineRule="auto"/>
      </w:pPr>
      <w:r>
        <w:rPr>
          <w:rStyle w:val="23"/>
          <w:rFonts w:hint="default"/>
        </w:rPr>
        <w:t>[</w:t>
      </w:r>
      <w:r>
        <w:rPr>
          <w:rStyle w:val="23"/>
          <w:rFonts w:hint="default"/>
        </w:rPr>
        <w:endnoteRef/>
      </w:r>
      <w:r>
        <w:rPr>
          <w:rStyle w:val="23"/>
          <w:rFonts w:hint="default"/>
        </w:rPr>
        <w:t>]</w:t>
      </w:r>
      <w:r>
        <w:rPr>
          <w:rFonts w:hint="default"/>
        </w:rPr>
        <w:t xml:space="preserve"> </w:t>
      </w:r>
      <w:r>
        <w:rPr>
          <w:rFonts w:ascii="宋体" w:hAnsi="宋体" w:eastAsia="宋体"/>
        </w:rPr>
        <w:t xml:space="preserve">某种意义上，这正是“达盖尔或西洋景”一章早已记叙的事，这一章在1939年纲要中被“删除”，其理由为“其核心部分基本已在〈艺术品〉论文中之法文译本涵盖” </w:t>
      </w:r>
      <w:r>
        <w:rPr>
          <w:rFonts w:hint="default" w:ascii="Times New Roman" w:hAnsi="Times New Roman" w:eastAsia="宋体"/>
        </w:rPr>
        <w:t>(letter, Benjamin to Horkheimer, 13 March 1939, V, p. 1171).</w:t>
      </w:r>
    </w:p>
  </w:endnote>
  <w:endnote w:id="18">
    <w:p w14:paraId="1060F12C">
      <w:pPr>
        <w:pStyle w:val="12"/>
        <w:spacing w:line="360" w:lineRule="auto"/>
      </w:pPr>
      <w:r>
        <w:rPr>
          <w:rStyle w:val="23"/>
          <w:rFonts w:hint="default"/>
        </w:rPr>
        <w:t>[</w:t>
      </w:r>
      <w:r>
        <w:rPr>
          <w:rStyle w:val="23"/>
          <w:rFonts w:hint="default"/>
        </w:rPr>
        <w:endnoteRef/>
      </w:r>
      <w:r>
        <w:rPr>
          <w:rStyle w:val="23"/>
          <w:rFonts w:hint="default"/>
        </w:rPr>
        <w:t>]</w:t>
      </w:r>
      <w:r>
        <w:rPr>
          <w:rFonts w:hint="default"/>
        </w:rPr>
        <w:t xml:space="preserve"> </w:t>
      </w:r>
      <w:r>
        <w:rPr>
          <w:rFonts w:hint="default" w:ascii="Times New Roman" w:hAnsi="Times New Roman"/>
        </w:rPr>
        <w:t>Letter, Benjamin to Horkheimer, 28 September 1939, upon completing the first Baudelaire essay (V, p. 1168).</w:t>
      </w:r>
      <w:r>
        <w:t xml:space="preserve"> </w:t>
      </w:r>
      <w:r>
        <w:rPr>
          <w:rFonts w:ascii="宋体" w:hAnsi="宋体" w:eastAsia="宋体"/>
        </w:rPr>
        <w:t>自1934年起，他就考虑为法国共产主义杂志《世界》单独写一篇关于奥斯曼的文章（V，第1098页）。</w:t>
      </w:r>
    </w:p>
  </w:endnote>
  <w:endnote w:id="19">
    <w:p w14:paraId="0F34E499">
      <w:pPr>
        <w:pStyle w:val="12"/>
        <w:spacing w:line="360" w:lineRule="auto"/>
      </w:pPr>
      <w:r>
        <w:rPr>
          <w:rStyle w:val="23"/>
          <w:rFonts w:hint="default"/>
        </w:rPr>
        <w:t>[</w:t>
      </w:r>
      <w:r>
        <w:rPr>
          <w:rStyle w:val="23"/>
          <w:rFonts w:hint="default"/>
        </w:rPr>
        <w:endnoteRef/>
      </w:r>
      <w:r>
        <w:rPr>
          <w:rStyle w:val="23"/>
          <w:rFonts w:hint="default"/>
        </w:rPr>
        <w:t>]</w:t>
      </w:r>
      <w:r>
        <w:rPr>
          <w:rFonts w:hint="default"/>
        </w:rPr>
        <w:t xml:space="preserve"> </w:t>
      </w:r>
      <w:r>
        <w:rPr>
          <w:rFonts w:hint="default" w:ascii="Times New Roman" w:hAnsi="Times New Roman"/>
        </w:rPr>
        <w:t>Benjamin, letter to Horkheimer, 28 September 1939, Walter Benjamin, Briefe, eds. Gershom Scholem and Theodor W. Adorno, 2 vols. (Frankfurt am Main: Suhrkamp Verlag, 1978), vol. 2, p. 774.</w:t>
      </w:r>
    </w:p>
  </w:endnote>
  <w:endnote w:id="20">
    <w:p w14:paraId="419C724B">
      <w:pPr>
        <w:pStyle w:val="12"/>
        <w:spacing w:line="360" w:lineRule="auto"/>
      </w:pPr>
      <w:r>
        <w:rPr>
          <w:rStyle w:val="23"/>
          <w:rFonts w:hint="default"/>
        </w:rPr>
        <w:t>[</w:t>
      </w:r>
      <w:r>
        <w:rPr>
          <w:rStyle w:val="23"/>
          <w:rFonts w:hint="default"/>
        </w:rPr>
        <w:endnoteRef/>
      </w:r>
      <w:r>
        <w:rPr>
          <w:rStyle w:val="23"/>
          <w:rFonts w:hint="default"/>
        </w:rPr>
        <w:t>]</w:t>
      </w:r>
      <w:r>
        <w:rPr>
          <w:rFonts w:hint="default"/>
        </w:rPr>
        <w:t xml:space="preserve"> </w:t>
      </w:r>
      <w:r>
        <w:rPr>
          <w:rFonts w:hint="default" w:ascii="Times New Roman" w:hAnsi="Times New Roman"/>
        </w:rPr>
        <w:t>Letter, Benjamin to Adorno, 4 October 1938, Briefe, vol. 2, p. 778.</w:t>
      </w:r>
    </w:p>
  </w:endnote>
  <w:endnote w:id="21">
    <w:p w14:paraId="76EC5979">
      <w:pPr>
        <w:pStyle w:val="12"/>
        <w:spacing w:line="360" w:lineRule="auto"/>
      </w:pPr>
      <w:r>
        <w:rPr>
          <w:rStyle w:val="23"/>
          <w:rFonts w:hint="default"/>
        </w:rPr>
        <w:t>[</w:t>
      </w:r>
      <w:r>
        <w:rPr>
          <w:rStyle w:val="23"/>
          <w:rFonts w:hint="default"/>
        </w:rPr>
        <w:endnoteRef/>
      </w:r>
      <w:r>
        <w:rPr>
          <w:rStyle w:val="23"/>
          <w:rFonts w:hint="default"/>
        </w:rPr>
        <w:t>]</w:t>
      </w:r>
      <w:r>
        <w:rPr>
          <w:rFonts w:hint="default"/>
        </w:rPr>
        <w:t xml:space="preserve"> </w:t>
      </w:r>
      <w:r>
        <w:rPr>
          <w:rFonts w:hint="default" w:ascii="Times New Roman" w:hAnsi="Times New Roman"/>
        </w:rPr>
        <w:t>All quotations from letter, Benjamin to Horkheimer, 28 September 1938, Briefe, vol. 2, pp. 774–75.</w:t>
      </w:r>
    </w:p>
  </w:endnote>
  <w:endnote w:id="22">
    <w:p w14:paraId="258A7D45">
      <w:pPr>
        <w:pStyle w:val="12"/>
        <w:spacing w:line="360" w:lineRule="auto"/>
      </w:pPr>
      <w:r>
        <w:rPr>
          <w:rStyle w:val="23"/>
          <w:rFonts w:hint="default"/>
        </w:rPr>
        <w:t>[</w:t>
      </w:r>
      <w:r>
        <w:rPr>
          <w:rStyle w:val="23"/>
          <w:rFonts w:hint="default"/>
        </w:rPr>
        <w:endnoteRef/>
      </w:r>
      <w:r>
        <w:rPr>
          <w:rStyle w:val="23"/>
          <w:rFonts w:hint="default"/>
        </w:rPr>
        <w:t>]</w:t>
      </w:r>
      <w:r>
        <w:rPr>
          <w:rFonts w:hint="default"/>
        </w:rPr>
        <w:t xml:space="preserve"> </w:t>
      </w:r>
      <w:r>
        <w:rPr>
          <w:rFonts w:hint="default" w:ascii="Times New Roman" w:hAnsi="Times New Roman"/>
        </w:rPr>
        <w:t>“Zentralpark” (1938–39), I, p. 677.</w:t>
      </w:r>
    </w:p>
  </w:endnote>
  <w:endnote w:id="23">
    <w:p w14:paraId="22755386">
      <w:pPr>
        <w:pStyle w:val="12"/>
        <w:spacing w:line="360" w:lineRule="auto"/>
      </w:pPr>
      <w:r>
        <w:rPr>
          <w:rStyle w:val="23"/>
          <w:rFonts w:hint="default"/>
        </w:rPr>
        <w:t>[</w:t>
      </w:r>
      <w:r>
        <w:rPr>
          <w:rStyle w:val="23"/>
          <w:rFonts w:hint="default"/>
        </w:rPr>
        <w:endnoteRef/>
      </w:r>
      <w:r>
        <w:rPr>
          <w:rStyle w:val="23"/>
          <w:rFonts w:hint="default"/>
        </w:rPr>
        <w:t>]</w:t>
      </w:r>
      <w:r>
        <w:rPr>
          <w:rFonts w:hint="default"/>
        </w:rPr>
        <w:t xml:space="preserve"> </w:t>
      </w:r>
      <w:r>
        <w:rPr>
          <w:rFonts w:hint="default" w:ascii="Times New Roman" w:hAnsi="Times New Roman"/>
        </w:rPr>
        <w:t>See above, chapter 6, section 4.</w:t>
      </w:r>
    </w:p>
  </w:endnote>
  <w:endnote w:id="24">
    <w:p w14:paraId="27C510BB">
      <w:pPr>
        <w:pStyle w:val="12"/>
        <w:spacing w:line="360" w:lineRule="auto"/>
      </w:pPr>
      <w:r>
        <w:rPr>
          <w:rStyle w:val="23"/>
          <w:rFonts w:hint="default"/>
        </w:rPr>
        <w:t>[</w:t>
      </w:r>
      <w:r>
        <w:rPr>
          <w:rStyle w:val="23"/>
          <w:rFonts w:hint="default"/>
        </w:rPr>
        <w:endnoteRef/>
      </w:r>
      <w:r>
        <w:rPr>
          <w:rStyle w:val="23"/>
          <w:rFonts w:hint="default"/>
        </w:rPr>
        <w:t>]</w:t>
      </w:r>
      <w:r>
        <w:rPr>
          <w:rFonts w:hint="default"/>
        </w:rPr>
        <w:t xml:space="preserve"> </w:t>
      </w:r>
      <w:r>
        <w:rPr>
          <w:rFonts w:hint="default" w:ascii="Times New Roman" w:hAnsi="Times New Roman" w:eastAsia="Noto Sans SC Thin"/>
        </w:rPr>
        <w:t>Letter, Benjamin to Horkheimer, 28 September 1938, Briefe, vol. 2, p. 774.</w:t>
      </w:r>
    </w:p>
  </w:endnote>
  <w:endnote w:id="25">
    <w:p w14:paraId="25048664">
      <w:pPr>
        <w:pStyle w:val="12"/>
        <w:spacing w:line="360" w:lineRule="auto"/>
      </w:pPr>
      <w:r>
        <w:rPr>
          <w:rStyle w:val="23"/>
          <w:rFonts w:hint="default"/>
        </w:rPr>
        <w:t>[</w:t>
      </w:r>
      <w:r>
        <w:rPr>
          <w:rStyle w:val="23"/>
          <w:rFonts w:hint="default"/>
        </w:rPr>
        <w:endnoteRef/>
      </w:r>
      <w:r>
        <w:rPr>
          <w:rStyle w:val="23"/>
          <w:rFonts w:hint="default"/>
        </w:rPr>
        <w:t>]</w:t>
      </w:r>
      <w:r>
        <w:rPr>
          <w:rFonts w:hint="default"/>
        </w:rPr>
        <w:t xml:space="preserve"> </w:t>
      </w:r>
      <w:r>
        <w:rPr>
          <w:rFonts w:hint="default" w:ascii="Times New Roman" w:hAnsi="Times New Roman"/>
        </w:rPr>
        <w:t>Letter, Benjamin to Adorno, 4 October 1938, V, p. 1168.</w:t>
      </w:r>
    </w:p>
  </w:endnote>
  <w:endnote w:id="26">
    <w:p w14:paraId="60D1BAF9">
      <w:pPr>
        <w:pStyle w:val="12"/>
        <w:spacing w:line="360" w:lineRule="auto"/>
      </w:pPr>
      <w:r>
        <w:rPr>
          <w:rStyle w:val="23"/>
          <w:rFonts w:hint="default"/>
        </w:rPr>
        <w:t>[</w:t>
      </w:r>
      <w:r>
        <w:rPr>
          <w:rStyle w:val="23"/>
          <w:rFonts w:hint="default"/>
        </w:rPr>
        <w:endnoteRef/>
      </w:r>
      <w:r>
        <w:rPr>
          <w:rStyle w:val="23"/>
          <w:rFonts w:hint="default"/>
        </w:rPr>
        <w:t>]</w:t>
      </w:r>
      <w:r>
        <w:rPr>
          <w:rFonts w:hint="default"/>
        </w:rPr>
        <w:t xml:space="preserve"> </w:t>
      </w:r>
      <w:r>
        <w:rPr>
          <w:rFonts w:ascii="宋体" w:hAnsi="宋体" w:eastAsia="宋体"/>
        </w:rPr>
        <w:t>我决定在第四章中，依据最早笔记中“十九世纪即地狱”的主题，讨论布朗基文本。那些认为布朗基材料表明本雅明在三十年代末有重大思想转变的人，可能并不会赞同。但实际上，布朗基的宇宙论并非一种新方向，而只是对本雅明早期论点的确认。</w:t>
      </w:r>
    </w:p>
  </w:endnote>
  <w:endnote w:id="27">
    <w:p w14:paraId="0AF665AA">
      <w:pPr>
        <w:pStyle w:val="12"/>
        <w:spacing w:line="360" w:lineRule="auto"/>
        <w:rPr>
          <w:rFonts w:ascii="宋体" w:hAnsi="宋体" w:eastAsia="宋体"/>
        </w:rPr>
      </w:pPr>
      <w:r>
        <w:rPr>
          <w:rStyle w:val="23"/>
          <w:rFonts w:hint="default"/>
        </w:rPr>
        <w:t>[</w:t>
      </w:r>
      <w:r>
        <w:rPr>
          <w:rStyle w:val="23"/>
          <w:rFonts w:hint="default"/>
        </w:rPr>
        <w:endnoteRef/>
      </w:r>
      <w:r>
        <w:rPr>
          <w:rStyle w:val="23"/>
          <w:rFonts w:hint="default"/>
        </w:rPr>
        <w:t>]</w:t>
      </w:r>
      <w:r>
        <w:rPr>
          <w:rFonts w:hint="default"/>
        </w:rPr>
        <w:t xml:space="preserve"> </w:t>
      </w:r>
      <w:r>
        <w:rPr>
          <w:rFonts w:hint="default" w:ascii="Times New Roman" w:hAnsi="Times New Roman"/>
        </w:rPr>
        <w:t>Letter, Benjamin to Horkheimer, 13 March 1959, V, p. 1171.</w:t>
      </w:r>
      <w:r>
        <w:t xml:space="preserve"> </w:t>
      </w:r>
      <w:r>
        <w:rPr>
          <w:rFonts w:ascii="宋体" w:hAnsi="宋体" w:eastAsia="宋体"/>
        </w:rPr>
        <w:t>历史人物路易·菲利普——“资产阶级之王”——在《拱廊计划》中从未占据重要地位。此人未为任何手稿</w:t>
      </w:r>
      <w:r>
        <w:rPr>
          <w:rFonts w:hint="default" w:ascii="Times New Roman" w:hAnsi="Times New Roman" w:eastAsia="宋体"/>
        </w:rPr>
        <w:t>（Konvolut）</w:t>
      </w:r>
      <w:r>
        <w:rPr>
          <w:rFonts w:ascii="宋体" w:hAnsi="宋体" w:eastAsia="宋体"/>
        </w:rPr>
        <w:t>冠名，也未在任何条目中以概念连贯的方式被提及。他似乎仅仅代表着1848年前拱廊繁荣时期的历史时代</w:t>
      </w:r>
      <w:r>
        <w:rPr>
          <w:rFonts w:hint="default" w:ascii="Times New Roman" w:hAnsi="Times New Roman" w:eastAsia="宋体"/>
        </w:rPr>
        <w:t>(V, p. 1216 [1935 exposé note no. 10]).</w:t>
      </w:r>
    </w:p>
  </w:endnote>
  <w:endnote w:id="28">
    <w:p w14:paraId="352EEAA2">
      <w:pPr>
        <w:pStyle w:val="12"/>
        <w:spacing w:line="360" w:lineRule="auto"/>
      </w:pPr>
      <w:r>
        <w:rPr>
          <w:rStyle w:val="23"/>
          <w:rFonts w:hint="default"/>
        </w:rPr>
        <w:t>[</w:t>
      </w:r>
      <w:r>
        <w:rPr>
          <w:rStyle w:val="23"/>
          <w:rFonts w:hint="default"/>
        </w:rPr>
        <w:endnoteRef/>
      </w:r>
      <w:r>
        <w:rPr>
          <w:rStyle w:val="23"/>
          <w:rFonts w:hint="default"/>
        </w:rPr>
        <w:t>]</w:t>
      </w:r>
      <w:r>
        <w:rPr>
          <w:rFonts w:hint="default"/>
        </w:rPr>
        <w:t xml:space="preserve"> </w:t>
      </w:r>
      <w:r>
        <w:rPr>
          <w:rFonts w:ascii="宋体" w:hAnsi="宋体" w:eastAsia="宋体"/>
        </w:rPr>
        <w:t>辩证图像的“当下时间”</w:t>
      </w:r>
      <w:r>
        <w:rPr>
          <w:rFonts w:hint="default" w:ascii="Times New Roman" w:hAnsi="Times New Roman" w:eastAsia="宋体"/>
        </w:rPr>
        <w:t>（now-time）</w:t>
      </w:r>
      <w:r>
        <w:rPr>
          <w:rFonts w:ascii="宋体" w:hAnsi="宋体" w:eastAsia="宋体"/>
        </w:rPr>
        <w:t>“一方面作为《拱廊计划》的终结点，构成商品形式持续现象学；另一方面，则是一个石化过程，即连续性的爆裂”： “辩证图像所蕴含的不连续性印刻于文本结构之中，即便它本应作为最终基石而起作用。所谓自然改良的理论，实际上只是商品拜物教的一种半途而废的乌托邦式替代方案”（</w:t>
      </w:r>
      <w:r>
        <w:rPr>
          <w:rFonts w:hint="default" w:ascii="Times New Roman" w:hAnsi="Times New Roman" w:eastAsia="宋体"/>
        </w:rPr>
        <w:t>Espagne</w:t>
      </w:r>
      <w:r>
        <w:rPr>
          <w:rFonts w:ascii="宋体" w:hAnsi="宋体" w:eastAsia="宋体"/>
        </w:rPr>
        <w:t>与</w:t>
      </w:r>
      <w:r>
        <w:rPr>
          <w:rFonts w:hint="default" w:ascii="Times New Roman" w:hAnsi="Times New Roman" w:eastAsia="宋体"/>
        </w:rPr>
        <w:t>Werner</w:t>
      </w:r>
      <w:r>
        <w:rPr>
          <w:rFonts w:ascii="宋体" w:hAnsi="宋体" w:eastAsia="宋体"/>
        </w:rPr>
        <w:t>，第622–23页）。作者认为，在波德莱尔“书稿”中，这两极被维系于“一种试探性与暂时性的均衡状态”，“具有某种自我否定的特性”（同上，第624页）。</w:t>
      </w:r>
    </w:p>
  </w:endnote>
  <w:endnote w:id="29">
    <w:p w14:paraId="4519EF26">
      <w:pPr>
        <w:pStyle w:val="12"/>
        <w:spacing w:line="360" w:lineRule="auto"/>
        <w:rPr>
          <w:rFonts w:hint="default" w:ascii="Times New Roman" w:hAnsi="Times New Roman"/>
        </w:rPr>
      </w:pPr>
      <w:r>
        <w:rPr>
          <w:rStyle w:val="23"/>
          <w:rFonts w:hint="default"/>
        </w:rPr>
        <w:t>[</w:t>
      </w:r>
      <w:r>
        <w:rPr>
          <w:rStyle w:val="23"/>
          <w:rFonts w:hint="default"/>
        </w:rPr>
        <w:endnoteRef/>
      </w:r>
      <w:r>
        <w:rPr>
          <w:rStyle w:val="23"/>
          <w:rFonts w:hint="default"/>
        </w:rPr>
        <w:t>]</w:t>
      </w:r>
      <w:r>
        <w:rPr>
          <w:rFonts w:hint="default"/>
        </w:rPr>
        <w:t xml:space="preserve"> </w:t>
      </w:r>
      <w:r>
        <w:rPr>
          <w:rFonts w:hint="default" w:ascii="Times New Roman" w:hAnsi="Times New Roman"/>
        </w:rPr>
        <w:t>S</w:t>
      </w:r>
      <w:r>
        <w:rPr>
          <w:rFonts w:hint="default" w:ascii="Times New Roman" w:hAnsi="Times New Roman" w:eastAsia="Noto Serif SC Black"/>
        </w:rPr>
        <w:t>ee above, chapter I, section 4.</w:t>
      </w:r>
    </w:p>
  </w:endnote>
  <w:endnote w:id="30">
    <w:p w14:paraId="5682CA28">
      <w:pPr>
        <w:pStyle w:val="12"/>
        <w:spacing w:line="360" w:lineRule="auto"/>
      </w:pPr>
      <w:r>
        <w:rPr>
          <w:rStyle w:val="23"/>
          <w:rFonts w:hint="default"/>
        </w:rPr>
        <w:t>[</w:t>
      </w:r>
      <w:r>
        <w:rPr>
          <w:rStyle w:val="23"/>
          <w:rFonts w:hint="default"/>
        </w:rPr>
        <w:endnoteRef/>
      </w:r>
      <w:r>
        <w:rPr>
          <w:rStyle w:val="23"/>
          <w:rFonts w:hint="default"/>
        </w:rPr>
        <w:t>]</w:t>
      </w:r>
      <w:r>
        <w:rPr>
          <w:rFonts w:hint="default"/>
        </w:rPr>
        <w:t xml:space="preserve"> </w:t>
      </w:r>
      <w:r>
        <w:rPr>
          <w:rFonts w:hint="default" w:ascii="宋体" w:hAnsi="宋体" w:eastAsia="宋体"/>
        </w:rPr>
        <w:t>详见下文第七章的详细讨论。</w:t>
      </w:r>
    </w:p>
  </w:endnote>
  <w:endnote w:id="31">
    <w:p w14:paraId="60BBED8C">
      <w:pPr>
        <w:pStyle w:val="12"/>
        <w:spacing w:line="360" w:lineRule="auto"/>
      </w:pPr>
      <w:r>
        <w:rPr>
          <w:rStyle w:val="23"/>
          <w:rFonts w:hint="default"/>
        </w:rPr>
        <w:t>[</w:t>
      </w:r>
      <w:r>
        <w:rPr>
          <w:rStyle w:val="23"/>
          <w:rFonts w:hint="default"/>
        </w:rPr>
        <w:endnoteRef/>
      </w:r>
      <w:r>
        <w:rPr>
          <w:rStyle w:val="23"/>
          <w:rFonts w:hint="default"/>
        </w:rPr>
        <w:t>]</w:t>
      </w:r>
      <w:r>
        <w:rPr>
          <w:rFonts w:hint="default"/>
        </w:rPr>
        <w:t xml:space="preserve"> </w:t>
      </w:r>
      <w:r>
        <w:rPr>
          <w:rFonts w:ascii="宋体" w:hAnsi="宋体" w:eastAsia="宋体"/>
        </w:rPr>
        <w:t xml:space="preserve">他称之为“静止状态中的辩证法” </w:t>
      </w:r>
      <w:r>
        <w:rPr>
          <w:rFonts w:hint="default" w:ascii="Times New Roman" w:hAnsi="Times New Roman" w:eastAsia="宋体"/>
        </w:rPr>
        <w:t>(V, p. 577 [N2a, 3])</w:t>
      </w:r>
      <w:r>
        <w:t xml:space="preserve"> </w:t>
      </w:r>
      <w:r>
        <w:rPr>
          <w:rFonts w:ascii="Times New Roman" w:hAnsi="Times New Roman" w:eastAsia="宋体"/>
        </w:rPr>
        <w:t>。详见下文第七章第二节。</w:t>
      </w:r>
    </w:p>
  </w:endnote>
  <w:endnote w:id="32">
    <w:p w14:paraId="7A3ECBA9">
      <w:pPr>
        <w:pStyle w:val="12"/>
        <w:spacing w:line="360" w:lineRule="auto"/>
      </w:pPr>
      <w:r>
        <w:rPr>
          <w:rStyle w:val="23"/>
          <w:rFonts w:hint="default"/>
        </w:rPr>
        <w:t>[</w:t>
      </w:r>
      <w:r>
        <w:rPr>
          <w:rStyle w:val="23"/>
          <w:rFonts w:hint="default"/>
        </w:rPr>
        <w:endnoteRef/>
      </w:r>
      <w:r>
        <w:rPr>
          <w:rStyle w:val="23"/>
          <w:rFonts w:hint="default"/>
        </w:rPr>
        <w:t>]</w:t>
      </w:r>
      <w:r>
        <w:rPr>
          <w:rFonts w:hint="default"/>
        </w:rPr>
        <w:t xml:space="preserve"> </w:t>
      </w:r>
      <w:r>
        <w:rPr>
          <w:rFonts w:hint="default" w:ascii="Times New Roman" w:hAnsi="Times New Roman"/>
        </w:rPr>
        <w:t>V, p. 1011 (G°, 19).</w:t>
      </w:r>
      <w:r>
        <w:t xml:space="preserve"> </w:t>
      </w:r>
      <w:r>
        <w:rPr>
          <w:rFonts w:ascii="宋体" w:hAnsi="宋体" w:eastAsia="宋体"/>
        </w:rPr>
        <w:t>在这个世界里，旧的（地狱之时）在新的中重现，但这种重复乃是“严格意义上的不连续性”：“不断再现的新，并非旧物的残留，也不是过去的回返，而是单一与同一被无数间断穿越的存在”（同上）。</w:t>
      </w:r>
    </w:p>
  </w:endnote>
  <w:endnote w:id="33">
    <w:p w14:paraId="633B9C67">
      <w:pPr>
        <w:pStyle w:val="12"/>
        <w:spacing w:line="360" w:lineRule="auto"/>
      </w:pPr>
      <w:r>
        <w:rPr>
          <w:rStyle w:val="23"/>
          <w:rFonts w:hint="default"/>
        </w:rPr>
        <w:t>[</w:t>
      </w:r>
      <w:r>
        <w:rPr>
          <w:rStyle w:val="23"/>
          <w:rFonts w:hint="default"/>
        </w:rPr>
        <w:endnoteRef/>
      </w:r>
      <w:r>
        <w:rPr>
          <w:rStyle w:val="23"/>
          <w:rFonts w:hint="default"/>
        </w:rPr>
        <w:t>]</w:t>
      </w:r>
      <w:r>
        <w:rPr>
          <w:rFonts w:hint="default"/>
        </w:rPr>
        <w:t xml:space="preserve"> </w:t>
      </w:r>
      <w:r>
        <w:rPr>
          <w:rFonts w:ascii="宋体" w:hAnsi="宋体" w:eastAsia="宋体"/>
        </w:rPr>
        <w:t>他致信肖莱姆称，《拱廊计划》“书稿”的“内在结构”与悼亡剧的研究相类，“在这里，传统概念的展开同样位于中心位置。如果在那里是悼亡剧的概念，那么在这里则是商品的拜物特征”。</w:t>
      </w:r>
      <w:r>
        <w:rPr>
          <w:rFonts w:hint="default" w:ascii="Times New Roman" w:hAnsi="Times New Roman" w:eastAsia="宋体"/>
        </w:rPr>
        <w:t>(letter, 20 May 1935, V, p. 1112).</w:t>
      </w:r>
    </w:p>
  </w:endnote>
  <w:endnote w:id="34">
    <w:p w14:paraId="0B821EF9">
      <w:pPr>
        <w:pStyle w:val="12"/>
        <w:spacing w:line="360" w:lineRule="auto"/>
        <w:rPr>
          <w:lang w:val="fr-CA"/>
        </w:rPr>
      </w:pPr>
      <w:r>
        <w:rPr>
          <w:rStyle w:val="23"/>
          <w:rFonts w:hint="default"/>
        </w:rPr>
        <w:t>[</w:t>
      </w:r>
      <w:r>
        <w:rPr>
          <w:rStyle w:val="23"/>
          <w:rFonts w:hint="default"/>
        </w:rPr>
        <w:endnoteRef/>
      </w:r>
      <w:r>
        <w:rPr>
          <w:rStyle w:val="23"/>
          <w:rFonts w:hint="default"/>
        </w:rPr>
        <w:t>]</w:t>
      </w:r>
      <w:r>
        <w:rPr>
          <w:rFonts w:hint="default"/>
        </w:rPr>
        <w:t xml:space="preserve"> </w:t>
      </w:r>
      <w:r>
        <w:rPr>
          <w:rFonts w:ascii="宋体" w:hAnsi="宋体" w:eastAsia="宋体"/>
        </w:rPr>
        <w:t>“踪迹”（trace）的概念，在早期笔记中首次出现</w:t>
      </w:r>
      <w:r>
        <w:rPr>
          <w:rFonts w:hint="default" w:ascii="Times New Roman" w:hAnsi="Times New Roman" w:eastAsia="宋体"/>
        </w:rPr>
        <w:t>(V, p. 1048 [c°, 1]),</w:t>
      </w:r>
      <w:r>
        <w:t xml:space="preserve"> </w:t>
      </w:r>
      <w:r>
        <w:rPr>
          <w:rFonts w:ascii="Times New Roman" w:hAnsi="Times New Roman" w:eastAsia="宋体"/>
        </w:rPr>
        <w:t>在I组手稿中得到了进一步发展。</w:t>
      </w:r>
      <w:r>
        <w:rPr>
          <w:rFonts w:ascii="Times New Roman" w:hAnsi="Times New Roman" w:eastAsia="宋体"/>
          <w:lang w:val="fr-CA"/>
        </w:rPr>
        <w:t>(“das Interieur, Spur”).</w:t>
      </w:r>
    </w:p>
  </w:endnote>
  <w:endnote w:id="35">
    <w:p w14:paraId="286F2784">
      <w:pPr>
        <w:pStyle w:val="12"/>
        <w:spacing w:line="360" w:lineRule="auto"/>
        <w:rPr>
          <w:lang w:val="fr-CA"/>
        </w:rPr>
      </w:pPr>
      <w:r>
        <w:rPr>
          <w:rStyle w:val="23"/>
          <w:rFonts w:hint="default"/>
        </w:rPr>
        <w:t>[</w:t>
      </w:r>
      <w:r>
        <w:rPr>
          <w:rStyle w:val="23"/>
          <w:rFonts w:hint="default"/>
        </w:rPr>
        <w:endnoteRef/>
      </w:r>
      <w:r>
        <w:rPr>
          <w:rStyle w:val="23"/>
          <w:rFonts w:hint="default"/>
        </w:rPr>
        <w:t>]</w:t>
      </w:r>
      <w:r>
        <w:rPr>
          <w:rFonts w:hint="default"/>
          <w:lang w:val="fr-CA"/>
        </w:rPr>
        <w:t xml:space="preserve"> </w:t>
      </w:r>
      <w:r>
        <w:rPr>
          <w:rFonts w:ascii="宋体" w:hAnsi="宋体" w:eastAsia="宋体"/>
        </w:rPr>
        <w:t>《拱廊计划》中出现的拾荒者</w:t>
      </w:r>
      <w:r>
        <w:rPr>
          <w:rFonts w:ascii="宋体" w:hAnsi="宋体" w:eastAsia="宋体"/>
          <w:lang w:val="fr-CA"/>
        </w:rPr>
        <w:t>（chiffonnier）</w:t>
      </w:r>
      <w:r>
        <w:rPr>
          <w:rFonts w:ascii="宋体" w:hAnsi="宋体" w:eastAsia="宋体"/>
        </w:rPr>
        <w:t>形象</w:t>
      </w:r>
      <w:r>
        <w:rPr>
          <w:rFonts w:ascii="宋体" w:hAnsi="宋体" w:eastAsia="宋体"/>
          <w:lang w:val="fr-CA"/>
        </w:rPr>
        <w:t>，</w:t>
      </w:r>
      <w:r>
        <w:rPr>
          <w:rFonts w:ascii="宋体" w:hAnsi="宋体" w:eastAsia="宋体"/>
        </w:rPr>
        <w:t>被</w:t>
      </w:r>
      <w:r>
        <w:rPr>
          <w:rFonts w:ascii="宋体" w:hAnsi="宋体" w:eastAsia="宋体"/>
          <w:lang w:val="fr-CA"/>
        </w:rPr>
        <w:t>Irving Wohlfarth</w:t>
      </w:r>
      <w:r>
        <w:rPr>
          <w:rFonts w:ascii="宋体" w:hAnsi="宋体" w:eastAsia="宋体"/>
        </w:rPr>
        <w:t>视为理解本雅明方法的关键</w:t>
      </w:r>
      <w:r>
        <w:rPr>
          <w:rFonts w:ascii="宋体" w:hAnsi="宋体" w:eastAsia="宋体"/>
          <w:lang w:val="fr-CA"/>
        </w:rPr>
        <w:t>，</w:t>
      </w:r>
      <w:r>
        <w:rPr>
          <w:rFonts w:ascii="宋体" w:hAnsi="宋体" w:eastAsia="宋体"/>
        </w:rPr>
        <w:t>参见其文</w:t>
      </w:r>
      <w:r>
        <w:rPr>
          <w:rFonts w:hint="default" w:ascii="Times New Roman" w:hAnsi="Times New Roman" w:eastAsia="宋体"/>
          <w:lang w:val="fr-CA"/>
        </w:rPr>
        <w:t>“The Historian as Chiffonnier,” New German Critique, 39 (fall 1986), pp. 142–68.</w:t>
      </w:r>
    </w:p>
  </w:endnote>
  <w:endnote w:id="36">
    <w:p w14:paraId="5DF64776">
      <w:pPr>
        <w:pStyle w:val="12"/>
        <w:spacing w:line="360" w:lineRule="auto"/>
      </w:pPr>
      <w:r>
        <w:rPr>
          <w:rStyle w:val="23"/>
          <w:rFonts w:hint="default"/>
        </w:rPr>
        <w:t>[</w:t>
      </w:r>
      <w:r>
        <w:rPr>
          <w:rStyle w:val="23"/>
          <w:rFonts w:hint="default"/>
        </w:rPr>
        <w:endnoteRef/>
      </w:r>
      <w:r>
        <w:rPr>
          <w:rStyle w:val="23"/>
          <w:rFonts w:hint="default"/>
        </w:rPr>
        <w:t>]</w:t>
      </w:r>
      <w:r>
        <w:rPr>
          <w:rFonts w:hint="default"/>
        </w:rPr>
        <w:t xml:space="preserve"> </w:t>
      </w:r>
      <w:r>
        <w:rPr>
          <w:rFonts w:hint="default" w:ascii="Times New Roman" w:hAnsi="Times New Roman"/>
        </w:rPr>
        <w:t>Gershom Scholem, Walter Benjamin: The Story of a Friendship (London: Faber &amp; Faber, 1981), p. 197.</w:t>
      </w:r>
    </w:p>
  </w:endnote>
  <w:endnote w:id="37">
    <w:p w14:paraId="063A1AB3">
      <w:pPr>
        <w:pStyle w:val="12"/>
        <w:spacing w:line="360" w:lineRule="auto"/>
      </w:pPr>
      <w:r>
        <w:rPr>
          <w:rStyle w:val="23"/>
          <w:rFonts w:hint="default"/>
        </w:rPr>
        <w:t>[</w:t>
      </w:r>
      <w:r>
        <w:rPr>
          <w:rStyle w:val="23"/>
          <w:rFonts w:hint="default"/>
        </w:rPr>
        <w:endnoteRef/>
      </w:r>
      <w:r>
        <w:rPr>
          <w:rStyle w:val="23"/>
          <w:rFonts w:hint="default"/>
        </w:rPr>
        <w:t>]</w:t>
      </w:r>
      <w:r>
        <w:rPr>
          <w:rFonts w:hint="default"/>
        </w:rPr>
        <w:t xml:space="preserve"> </w:t>
      </w:r>
      <w:r>
        <w:rPr>
          <w:rFonts w:hint="default" w:ascii="Times New Roman" w:hAnsi="Times New Roman"/>
        </w:rPr>
        <w:t>“Der Begriff der Kunstkritik in der deutschen Romantik,” I, p. 41 (ital. Benjamin’s).</w:t>
      </w:r>
    </w:p>
  </w:endnote>
  <w:endnote w:id="38">
    <w:p w14:paraId="49DDB9FF">
      <w:pPr>
        <w:pStyle w:val="12"/>
        <w:spacing w:line="360" w:lineRule="auto"/>
      </w:pPr>
      <w:r>
        <w:rPr>
          <w:rStyle w:val="23"/>
          <w:rFonts w:hint="default"/>
        </w:rPr>
        <w:t>[</w:t>
      </w:r>
      <w:r>
        <w:rPr>
          <w:rStyle w:val="23"/>
          <w:rFonts w:hint="default"/>
        </w:rPr>
        <w:endnoteRef/>
      </w:r>
      <w:r>
        <w:rPr>
          <w:rStyle w:val="23"/>
          <w:rFonts w:hint="default"/>
        </w:rPr>
        <w:t>]</w:t>
      </w:r>
      <w:r>
        <w:rPr>
          <w:rFonts w:hint="default"/>
        </w:rPr>
        <w:t xml:space="preserve"> </w:t>
      </w:r>
      <w:r>
        <w:rPr>
          <w:rFonts w:ascii="宋体" w:hAnsi="宋体" w:eastAsia="宋体"/>
        </w:rPr>
        <w:t>参见《卡尔·克劳斯论文》的补遗，其中关键词按照原始坐标图方式排列</w:t>
      </w:r>
      <w:r>
        <w:rPr>
          <w:rFonts w:hint="default" w:ascii="Times New Roman" w:hAnsi="Times New Roman" w:eastAsia="宋体"/>
        </w:rPr>
        <w:t>(II, p. 1090).</w:t>
      </w:r>
      <w:r>
        <w:t xml:space="preserve"> </w:t>
      </w:r>
      <w:r>
        <w:rPr>
          <w:rFonts w:ascii="Times New Roman" w:hAnsi="Times New Roman" w:eastAsia="宋体"/>
        </w:rPr>
        <w:t>本雅明在1935年6月10日致阿多诺的信中，将自己的写作模式称作“以同心圆逼近中心” (V, p. 1121).</w:t>
      </w:r>
    </w:p>
  </w:endnote>
  <w:endnote w:id="39">
    <w:p w14:paraId="3FF94D6A">
      <w:pPr>
        <w:pStyle w:val="12"/>
        <w:spacing w:line="360" w:lineRule="auto"/>
      </w:pPr>
      <w:r>
        <w:rPr>
          <w:rStyle w:val="23"/>
          <w:rFonts w:hint="default"/>
        </w:rPr>
        <w:t>[</w:t>
      </w:r>
      <w:r>
        <w:rPr>
          <w:rStyle w:val="23"/>
          <w:rFonts w:hint="default"/>
        </w:rPr>
        <w:endnoteRef/>
      </w:r>
      <w:r>
        <w:rPr>
          <w:rStyle w:val="23"/>
          <w:rFonts w:hint="default"/>
        </w:rPr>
        <w:t>]</w:t>
      </w:r>
      <w:r>
        <w:rPr>
          <w:rFonts w:hint="default"/>
        </w:rPr>
        <w:t xml:space="preserve"> </w:t>
      </w:r>
      <w:r>
        <w:rPr>
          <w:rFonts w:hint="default" w:ascii="Times New Roman" w:hAnsi="Times New Roman"/>
        </w:rPr>
        <w:t>I, p. 1177.</w:t>
      </w:r>
    </w:p>
  </w:endnote>
  <w:endnote w:id="40">
    <w:p w14:paraId="7D8989B7">
      <w:pPr>
        <w:pStyle w:val="12"/>
        <w:tabs>
          <w:tab w:val="left" w:pos="7267"/>
        </w:tabs>
        <w:spacing w:line="360" w:lineRule="auto"/>
      </w:pPr>
      <w:r>
        <w:rPr>
          <w:rStyle w:val="23"/>
          <w:rFonts w:hint="default"/>
        </w:rPr>
        <w:t>[</w:t>
      </w:r>
      <w:r>
        <w:rPr>
          <w:rStyle w:val="23"/>
          <w:rFonts w:hint="default"/>
        </w:rPr>
        <w:endnoteRef/>
      </w:r>
      <w:r>
        <w:rPr>
          <w:rStyle w:val="23"/>
          <w:rFonts w:hint="default"/>
        </w:rPr>
        <w:t>]</w:t>
      </w:r>
      <w:r>
        <w:rPr>
          <w:rFonts w:hint="default"/>
        </w:rPr>
        <w:t xml:space="preserve"> </w:t>
      </w:r>
      <w:r>
        <w:rPr>
          <w:rFonts w:ascii="宋体" w:hAnsi="宋体" w:eastAsia="宋体"/>
        </w:rPr>
        <w:t>这不仅包括同心圆</w:t>
      </w:r>
      <w:r>
        <w:rPr>
          <w:rFonts w:hint="default" w:ascii="Times New Roman" w:hAnsi="Times New Roman" w:eastAsia="宋体"/>
        </w:rPr>
        <w:t>(see the “further schemata” for the Krauss essay, II, p. 1092)</w:t>
      </w:r>
      <w:r>
        <w:t xml:space="preserve"> </w:t>
      </w:r>
      <w:r>
        <w:rPr>
          <w:rFonts w:ascii="Times New Roman" w:hAnsi="Times New Roman" w:eastAsia="宋体"/>
        </w:rPr>
        <w:t>而且，如同波德莱尔“著作”一系列笔记一样，还包括页面上以圆圈隔离、互不关联的简要思想簇</w:t>
      </w:r>
      <w:r>
        <w:rPr>
          <w:rFonts w:hint="default" w:ascii="Times New Roman" w:hAnsi="Times New Roman" w:eastAsia="宋体"/>
        </w:rPr>
        <w:tab/>
      </w:r>
      <w:r>
        <w:rPr>
          <w:rFonts w:ascii="Times New Roman" w:hAnsi="Times New Roman" w:eastAsia="宋体"/>
        </w:rPr>
        <w:t>(see Envelope 5, Benjamin papers, Bataille Archive, Bibliothèque Nationale, Paris).</w:t>
      </w:r>
    </w:p>
  </w:endnote>
  <w:endnote w:id="41">
    <w:p w14:paraId="0417C010">
      <w:pPr>
        <w:pStyle w:val="12"/>
        <w:spacing w:line="360" w:lineRule="auto"/>
      </w:pPr>
      <w:r>
        <w:rPr>
          <w:rStyle w:val="23"/>
          <w:rFonts w:hint="default"/>
        </w:rPr>
        <w:t>[</w:t>
      </w:r>
      <w:r>
        <w:rPr>
          <w:rStyle w:val="23"/>
          <w:rFonts w:hint="default"/>
        </w:rPr>
        <w:endnoteRef/>
      </w:r>
      <w:r>
        <w:rPr>
          <w:rStyle w:val="23"/>
          <w:rFonts w:hint="default"/>
        </w:rPr>
        <w:t>]</w:t>
      </w:r>
      <w:r>
        <w:rPr>
          <w:rFonts w:hint="default"/>
        </w:rPr>
        <w:t xml:space="preserve"> </w:t>
      </w:r>
      <w:r>
        <w:rPr>
          <w:rFonts w:hint="default" w:ascii="Times New Roman" w:hAnsi="Times New Roman"/>
        </w:rPr>
        <w:t>They cite parts of the fourth paragraph of this note. See Espagne and Werner, p. 605.</w:t>
      </w:r>
    </w:p>
  </w:endnote>
  <w:endnote w:id="42">
    <w:p w14:paraId="205C470D">
      <w:pPr>
        <w:pStyle w:val="12"/>
        <w:pBdr>
          <w:bottom w:val="single" w:color="auto" w:sz="6" w:space="1"/>
        </w:pBdr>
        <w:spacing w:line="360" w:lineRule="auto"/>
        <w:rPr>
          <w:rFonts w:hint="default" w:ascii="Times New Roman" w:hAnsi="Times New Roman"/>
          <w:lang w:val="fr-CA"/>
        </w:rPr>
      </w:pPr>
      <w:r>
        <w:rPr>
          <w:rStyle w:val="23"/>
          <w:rFonts w:hint="default"/>
        </w:rPr>
        <w:t>[</w:t>
      </w:r>
      <w:r>
        <w:rPr>
          <w:rStyle w:val="23"/>
          <w:rFonts w:hint="default"/>
        </w:rPr>
        <w:endnoteRef/>
      </w:r>
      <w:r>
        <w:rPr>
          <w:rStyle w:val="23"/>
          <w:rFonts w:hint="default"/>
        </w:rPr>
        <w:t>]</w:t>
      </w:r>
      <w:r>
        <w:rPr>
          <w:rFonts w:hint="default"/>
          <w:lang w:val="fr-CA"/>
        </w:rPr>
        <w:t xml:space="preserve"> </w:t>
      </w:r>
      <w:r>
        <w:rPr>
          <w:rFonts w:hint="default" w:ascii="Times New Roman" w:hAnsi="Times New Roman"/>
          <w:lang w:val="fr-CA"/>
        </w:rPr>
        <w:t>Note, Envelope 5, Benjamin Papers, Bataille Archive, Bibliothèque Nationale, Paris.</w:t>
      </w:r>
    </w:p>
    <w:p w14:paraId="19DA022A">
      <w:pPr>
        <w:widowControl/>
        <w:jc w:val="left"/>
        <w:rPr>
          <w:rFonts w:hint="eastAsia" w:ascii="Calibri" w:hAnsi="Calibri"/>
          <w:b/>
          <w:bCs/>
          <w:sz w:val="32"/>
          <w:szCs w:val="32"/>
        </w:rPr>
      </w:pPr>
      <w:r>
        <w:rPr>
          <w:rFonts w:hint="eastAsia"/>
          <w:b/>
          <w:bCs/>
          <w:sz w:val="32"/>
          <w:szCs w:val="32"/>
          <w:lang w:bidi="ar"/>
        </w:rPr>
        <w:t>尾注-</w:t>
      </w:r>
      <w:r>
        <w:rPr>
          <w:b/>
          <w:bCs/>
          <w:sz w:val="32"/>
          <w:szCs w:val="32"/>
          <w:lang w:bidi="ar"/>
        </w:rPr>
        <w:t>-7 Is This Philisophy?</w:t>
      </w:r>
    </w:p>
  </w:endnote>
  <w:endnote w:id="43">
    <w:p w14:paraId="1D86C224">
      <w:pPr>
        <w:pStyle w:val="12"/>
        <w:widowControl/>
        <w:spacing w:line="360" w:lineRule="auto"/>
        <w:rPr>
          <w:rFonts w:hint="default" w:ascii="Times New Roman" w:hAnsi="Times New Roman" w:eastAsia="宋体"/>
          <w:lang w:val="fr-CA"/>
        </w:rPr>
      </w:pPr>
      <w:r>
        <w:rPr>
          <w:vertAlign w:val="superscript"/>
          <w:lang w:val="fr-CA" w:bidi="ar"/>
        </w:rPr>
        <w:t>[</w:t>
      </w:r>
      <w:r>
        <w:rPr>
          <w:vertAlign w:val="superscript"/>
          <w:lang w:bidi="ar"/>
        </w:rPr>
        <w:endnoteRef/>
      </w:r>
      <w:r>
        <w:rPr>
          <w:vertAlign w:val="superscript"/>
          <w:lang w:val="fr-CA" w:bidi="ar"/>
        </w:rPr>
        <w:t>]</w:t>
      </w:r>
      <w:r>
        <w:rPr>
          <w:lang w:val="fr-CA" w:bidi="ar"/>
        </w:rPr>
        <w:t xml:space="preserve"> </w:t>
      </w:r>
      <w:r>
        <w:rPr>
          <w:rFonts w:ascii="Times New Roman" w:hAnsi="Times New Roman" w:eastAsia="宋体"/>
          <w:lang w:val="fr-CA" w:bidi="ar"/>
        </w:rPr>
        <w:t>V, p. 575 (N2, 4).</w:t>
      </w:r>
    </w:p>
  </w:endnote>
  <w:endnote w:id="44">
    <w:p w14:paraId="204E45F8">
      <w:pPr>
        <w:pStyle w:val="12"/>
        <w:widowControl/>
        <w:spacing w:line="360" w:lineRule="auto"/>
        <w:rPr>
          <w:rFonts w:hint="default" w:ascii="Times New Roman" w:hAnsi="Times New Roman" w:eastAsia="宋体"/>
        </w:rPr>
      </w:pPr>
      <w:r>
        <w:rPr>
          <w:rFonts w:ascii="Times New Roman" w:hAnsi="Times New Roman" w:eastAsia="宋体"/>
          <w:vertAlign w:val="superscript"/>
          <w:lang w:bidi="ar"/>
        </w:rPr>
        <w:t>[</w:t>
      </w:r>
      <w:r>
        <w:rPr>
          <w:rFonts w:ascii="Times New Roman" w:hAnsi="Times New Roman" w:eastAsia="宋体"/>
          <w:vertAlign w:val="superscript"/>
          <w:lang w:bidi="ar"/>
        </w:rPr>
        <w:endnoteRef/>
      </w:r>
      <w:r>
        <w:rPr>
          <w:rFonts w:ascii="Times New Roman" w:hAnsi="Times New Roman" w:eastAsia="宋体"/>
          <w:vertAlign w:val="superscript"/>
          <w:lang w:bidi="ar"/>
        </w:rPr>
        <w:t>]</w:t>
      </w:r>
      <w:r>
        <w:rPr>
          <w:rFonts w:ascii="Times New Roman" w:hAnsi="Times New Roman" w:eastAsia="宋体"/>
          <w:lang w:bidi="ar"/>
        </w:rPr>
        <w:t xml:space="preserve"> Letter, Adorno to Benjamin, 20 May 1935, Envelope 5, Benjamin Papers, Gcorges Bataille Archive, Bibliothèque Nationale, Paris.</w:t>
      </w:r>
    </w:p>
  </w:endnote>
  <w:endnote w:id="45">
    <w:p w14:paraId="1B5C5230">
      <w:pPr>
        <w:pStyle w:val="12"/>
        <w:widowControl/>
        <w:spacing w:line="360" w:lineRule="auto"/>
        <w:rPr>
          <w:rFonts w:hint="default" w:ascii="Times New Roman" w:hAnsi="Times New Roman" w:eastAsia="宋体"/>
          <w:szCs w:val="21"/>
        </w:rPr>
      </w:pPr>
      <w:r>
        <w:rPr>
          <w:rFonts w:ascii="Times New Roman" w:hAnsi="Times New Roman" w:eastAsia="宋体"/>
          <w:vertAlign w:val="superscript"/>
          <w:lang w:bidi="ar"/>
        </w:rPr>
        <w:t>[</w:t>
      </w:r>
      <w:r>
        <w:rPr>
          <w:rFonts w:ascii="Times New Roman" w:hAnsi="Times New Roman" w:eastAsia="宋体"/>
          <w:vertAlign w:val="superscript"/>
          <w:lang w:bidi="ar"/>
        </w:rPr>
        <w:endnoteRef/>
      </w:r>
      <w:r>
        <w:rPr>
          <w:rFonts w:ascii="Times New Roman" w:hAnsi="Times New Roman" w:eastAsia="宋体"/>
          <w:vertAlign w:val="superscript"/>
          <w:lang w:bidi="ar"/>
        </w:rPr>
        <w:t>]</w:t>
      </w:r>
      <w:r>
        <w:rPr>
          <w:rFonts w:ascii="Times New Roman" w:hAnsi="Times New Roman" w:eastAsia="宋体"/>
          <w:lang w:bidi="ar"/>
        </w:rPr>
        <w:t xml:space="preserve"> “</w:t>
      </w:r>
      <w:r>
        <w:rPr>
          <w:rFonts w:ascii="Times New Roman" w:hAnsi="Times New Roman" w:eastAsia="宋体"/>
          <w:szCs w:val="21"/>
          <w:lang w:bidi="ar"/>
        </w:rPr>
        <w:t>在没有任何对他产生偏见的意思下，我必须在此停下，恰是在此处。”（阿多诺致本雅明的信，1935年5月20日).</w:t>
      </w:r>
    </w:p>
  </w:endnote>
  <w:endnote w:id="46">
    <w:p w14:paraId="78227695">
      <w:pPr>
        <w:spacing w:line="360" w:lineRule="auto"/>
        <w:rPr>
          <w:szCs w:val="21"/>
        </w:rPr>
      </w:pPr>
      <w:r>
        <w:rPr>
          <w:rFonts w:hint="eastAsia"/>
          <w:szCs w:val="21"/>
          <w:vertAlign w:val="superscript"/>
          <w:lang w:bidi="ar"/>
        </w:rPr>
        <w:t>[</w:t>
      </w:r>
      <w:r>
        <w:rPr>
          <w:rFonts w:hint="eastAsia"/>
          <w:szCs w:val="21"/>
          <w:vertAlign w:val="superscript"/>
          <w:lang w:bidi="ar"/>
        </w:rPr>
        <w:endnoteRef/>
      </w:r>
      <w:r>
        <w:rPr>
          <w:rFonts w:hint="eastAsia"/>
          <w:szCs w:val="21"/>
          <w:vertAlign w:val="superscript"/>
          <w:lang w:bidi="ar"/>
        </w:rPr>
        <w:t>]</w:t>
      </w:r>
      <w:r>
        <w:rPr>
          <w:rFonts w:hint="eastAsia"/>
          <w:szCs w:val="21"/>
          <w:lang w:bidi="ar"/>
        </w:rPr>
        <w:t xml:space="preserve"> “我认为，该作品按其真正构想的方式被研究所接受的可能性，几乎微乎其微；不过，如果我错了，我当然会非常高兴。”（阿多诺致本雅明的信，1935年5月20日）</w:t>
      </w:r>
    </w:p>
  </w:endnote>
  <w:endnote w:id="47">
    <w:p w14:paraId="5A3959FD">
      <w:pPr>
        <w:pStyle w:val="12"/>
        <w:widowControl/>
        <w:spacing w:line="360" w:lineRule="auto"/>
        <w:rPr>
          <w:rFonts w:hint="default" w:ascii="Times New Roman" w:hAnsi="Times New Roman" w:eastAsia="宋体"/>
        </w:rPr>
      </w:pPr>
      <w:r>
        <w:rPr>
          <w:rFonts w:ascii="Times New Roman" w:hAnsi="Times New Roman" w:eastAsia="宋体"/>
          <w:vertAlign w:val="superscript"/>
        </w:rPr>
        <w:t>[</w:t>
      </w:r>
      <w:r>
        <w:rPr>
          <w:rFonts w:ascii="Times New Roman" w:hAnsi="Times New Roman" w:eastAsia="宋体"/>
          <w:vertAlign w:val="superscript"/>
        </w:rPr>
        <w:endnoteRef/>
      </w:r>
      <w:r>
        <w:rPr>
          <w:rFonts w:ascii="Times New Roman" w:hAnsi="Times New Roman" w:eastAsia="宋体"/>
          <w:vertAlign w:val="superscript"/>
        </w:rPr>
        <w:t>]</w:t>
      </w:r>
      <w:r>
        <w:rPr>
          <w:rFonts w:ascii="Times New Roman" w:hAnsi="Times New Roman" w:eastAsia="宋体"/>
        </w:rPr>
        <w:t xml:space="preserve"> 阿多诺认为，布莱希特和法兰克福学派研究所所采用的马克思主义概念“过于抽象”，在他们的分析中起着类似“机械降神”（deus ex machina）的作用（阿多诺致本雅明的信，1935年5月20日）。阿多诺本人直到1938年才成为研究所的正式成员，但他已经在这封信中提醒说，“对我们来说，思考必须以我们自身的范畴为出发点。”他鼓励本雅明要“忠实于你自己的‘原史’（Urgeschichte）来写《拱廊计划》”，因为正是在这种方式中——“我最深切的信念是，这部作品如果要真正站得住脚，恰恰应当作为一部马克思主义作品。”（同上）</w:t>
      </w:r>
    </w:p>
  </w:endnote>
  <w:endnote w:id="48">
    <w:p w14:paraId="78646DD7">
      <w:pPr>
        <w:pStyle w:val="12"/>
        <w:widowControl/>
        <w:spacing w:line="360" w:lineRule="auto"/>
        <w:rPr>
          <w:rFonts w:hint="default" w:ascii="Times New Roman" w:hAnsi="Times New Roman" w:eastAsia="宋体"/>
        </w:rPr>
      </w:pPr>
      <w:r>
        <w:rPr>
          <w:rFonts w:ascii="Times New Roman" w:hAnsi="Times New Roman" w:eastAsia="宋体"/>
          <w:vertAlign w:val="superscript"/>
          <w:lang w:bidi="ar"/>
        </w:rPr>
        <w:t>[</w:t>
      </w:r>
      <w:r>
        <w:rPr>
          <w:rFonts w:ascii="Times New Roman" w:hAnsi="Times New Roman" w:eastAsia="宋体"/>
          <w:vertAlign w:val="superscript"/>
          <w:lang w:bidi="ar"/>
        </w:rPr>
        <w:endnoteRef/>
      </w:r>
      <w:r>
        <w:rPr>
          <w:rFonts w:ascii="Times New Roman" w:hAnsi="Times New Roman" w:eastAsia="宋体"/>
          <w:vertAlign w:val="superscript"/>
          <w:lang w:bidi="ar"/>
        </w:rPr>
        <w:t>]</w:t>
      </w:r>
      <w:r>
        <w:rPr>
          <w:rFonts w:ascii="Times New Roman" w:hAnsi="Times New Roman" w:eastAsia="宋体"/>
          <w:lang w:bidi="ar"/>
        </w:rPr>
        <w:t xml:space="preserve"> Letter, Karplus to Benjamin, 28 May 1935, V, p. 1115. 卡尔普斯（Karplus）自20年代在柏林起便是本雅明的亲密友人。她曾与阿多诺、霍克海默（Horkheimer）和拉齐斯（Lacis）一同参与了1929年在柯尼希斯坦（Königstein）的讨论会——在那次聚会中，本雅明首次朗读了他为《拱廊计划》（Passagen-Werk）所写的初步笔记。到了1935年，她与阿多诺相处甚密，并于1937年与他结婚。</w:t>
      </w:r>
    </w:p>
  </w:endnote>
  <w:endnote w:id="49">
    <w:p w14:paraId="62016D5A">
      <w:pPr>
        <w:pStyle w:val="12"/>
        <w:widowControl/>
        <w:spacing w:line="360" w:lineRule="auto"/>
        <w:rPr>
          <w:rFonts w:hint="default" w:ascii="Times New Roman" w:hAnsi="Times New Roman" w:eastAsia="宋体"/>
        </w:rPr>
      </w:pPr>
      <w:r>
        <w:rPr>
          <w:rFonts w:ascii="Times New Roman" w:hAnsi="Times New Roman" w:eastAsia="宋体"/>
          <w:vertAlign w:val="superscript"/>
          <w:lang w:bidi="ar"/>
        </w:rPr>
        <w:t>[</w:t>
      </w:r>
      <w:r>
        <w:rPr>
          <w:rFonts w:ascii="Times New Roman" w:hAnsi="Times New Roman" w:eastAsia="宋体"/>
          <w:vertAlign w:val="superscript"/>
          <w:lang w:bidi="ar"/>
        </w:rPr>
        <w:endnoteRef/>
      </w:r>
      <w:r>
        <w:rPr>
          <w:rFonts w:ascii="Times New Roman" w:hAnsi="Times New Roman" w:eastAsia="宋体"/>
          <w:vertAlign w:val="superscript"/>
          <w:lang w:bidi="ar"/>
        </w:rPr>
        <w:t>]</w:t>
      </w:r>
      <w:r>
        <w:rPr>
          <w:rFonts w:ascii="Times New Roman" w:hAnsi="Times New Roman" w:eastAsia="宋体"/>
          <w:lang w:bidi="ar"/>
        </w:rPr>
        <w:t xml:space="preserve"> 请见本雅明给阿多诺的回信31 May 1935, V, p. 1115.</w:t>
      </w:r>
    </w:p>
  </w:endnote>
  <w:endnote w:id="50">
    <w:p w14:paraId="5030027A">
      <w:pPr>
        <w:pStyle w:val="12"/>
        <w:widowControl/>
        <w:spacing w:line="360" w:lineRule="auto"/>
        <w:rPr>
          <w:rFonts w:hint="default" w:ascii="Times New Roman" w:hAnsi="Times New Roman" w:eastAsia="宋体"/>
        </w:rPr>
      </w:pPr>
      <w:r>
        <w:rPr>
          <w:rFonts w:ascii="Times New Roman" w:hAnsi="Times New Roman" w:eastAsia="宋体"/>
          <w:vertAlign w:val="superscript"/>
        </w:rPr>
        <w:t>[</w:t>
      </w:r>
      <w:r>
        <w:rPr>
          <w:rFonts w:ascii="Times New Roman" w:hAnsi="Times New Roman" w:eastAsia="宋体"/>
          <w:vertAlign w:val="superscript"/>
        </w:rPr>
        <w:endnoteRef/>
      </w:r>
      <w:r>
        <w:rPr>
          <w:rFonts w:ascii="Times New Roman" w:hAnsi="Times New Roman" w:eastAsia="宋体"/>
          <w:vertAlign w:val="superscript"/>
        </w:rPr>
        <w:t>]</w:t>
      </w:r>
      <w:r>
        <w:rPr>
          <w:rFonts w:ascii="Times New Roman" w:hAnsi="Times New Roman" w:eastAsia="宋体"/>
        </w:rPr>
        <w:t xml:space="preserve"> Lettcr, Benjamin to Scholem, 20 May 1935, V, p. 1112.</w:t>
      </w:r>
    </w:p>
  </w:endnote>
  <w:endnote w:id="51">
    <w:p w14:paraId="2BC78E58">
      <w:pPr>
        <w:pStyle w:val="12"/>
        <w:widowControl/>
        <w:spacing w:line="360" w:lineRule="auto"/>
        <w:rPr>
          <w:rFonts w:hint="default" w:ascii="Times New Roman" w:hAnsi="Times New Roman" w:eastAsia="宋体"/>
        </w:rPr>
      </w:pPr>
      <w:r>
        <w:rPr>
          <w:rFonts w:ascii="Times New Roman" w:hAnsi="Times New Roman" w:eastAsia="宋体"/>
          <w:vertAlign w:val="superscript"/>
          <w:lang w:bidi="ar"/>
        </w:rPr>
        <w:t>[</w:t>
      </w:r>
      <w:r>
        <w:rPr>
          <w:rFonts w:ascii="Times New Roman" w:hAnsi="Times New Roman" w:eastAsia="宋体"/>
          <w:vertAlign w:val="superscript"/>
          <w:lang w:bidi="ar"/>
        </w:rPr>
        <w:endnoteRef/>
      </w:r>
      <w:r>
        <w:rPr>
          <w:rFonts w:ascii="Times New Roman" w:hAnsi="Times New Roman" w:eastAsia="宋体"/>
          <w:vertAlign w:val="superscript"/>
          <w:lang w:bidi="ar"/>
        </w:rPr>
        <w:t>]</w:t>
      </w:r>
      <w:r>
        <w:rPr>
          <w:rFonts w:ascii="Times New Roman" w:hAnsi="Times New Roman" w:eastAsia="宋体"/>
          <w:lang w:bidi="ar"/>
        </w:rPr>
        <w:t xml:space="preserve"> Letter, Benjamin to Adorno, 31 May 1935, V, p. 1118.</w:t>
      </w:r>
    </w:p>
  </w:endnote>
  <w:endnote w:id="52">
    <w:p w14:paraId="2B301470">
      <w:pPr>
        <w:pStyle w:val="12"/>
        <w:widowControl/>
        <w:spacing w:line="360" w:lineRule="auto"/>
        <w:rPr>
          <w:rFonts w:hint="default" w:ascii="Times New Roman" w:hAnsi="Times New Roman" w:eastAsia="宋体"/>
        </w:rPr>
      </w:pPr>
      <w:r>
        <w:rPr>
          <w:rFonts w:ascii="Times New Roman" w:hAnsi="Times New Roman" w:eastAsia="宋体"/>
          <w:vertAlign w:val="superscript"/>
          <w:lang w:bidi="ar"/>
        </w:rPr>
        <w:t>[</w:t>
      </w:r>
      <w:r>
        <w:rPr>
          <w:rFonts w:ascii="Times New Roman" w:hAnsi="Times New Roman" w:eastAsia="宋体"/>
          <w:vertAlign w:val="superscript"/>
          <w:lang w:bidi="ar"/>
        </w:rPr>
        <w:endnoteRef/>
      </w:r>
      <w:r>
        <w:rPr>
          <w:rFonts w:ascii="Times New Roman" w:hAnsi="Times New Roman" w:eastAsia="宋体"/>
          <w:vertAlign w:val="superscript"/>
          <w:lang w:bidi="ar"/>
        </w:rPr>
        <w:t>]</w:t>
      </w:r>
      <w:r>
        <w:rPr>
          <w:rFonts w:ascii="Times New Roman" w:hAnsi="Times New Roman" w:eastAsia="宋体"/>
          <w:lang w:bidi="ar"/>
        </w:rPr>
        <w:t xml:space="preserve"> 这一卷（Konvolut）包含了一些在本雅明《拱廊计划》初期阶段所写的笔记（特别是早期笔记中的 0° 系列），它们清楚地表明：从项目开始到他最后一篇文本《历史哲学论纲》（《关于历史概念的论纲》，1940年）之间，在方法论上存在明显的延续性。 </w:t>
      </w:r>
    </w:p>
    <w:p w14:paraId="743CD8D0">
      <w:pPr>
        <w:pStyle w:val="12"/>
        <w:widowControl/>
        <w:spacing w:line="360" w:lineRule="auto"/>
        <w:rPr>
          <w:rFonts w:hint="default" w:ascii="Times New Roman" w:hAnsi="Times New Roman" w:eastAsia="宋体"/>
        </w:rPr>
      </w:pPr>
      <w:r>
        <w:rPr>
          <w:rFonts w:ascii="Times New Roman" w:hAnsi="Times New Roman" w:eastAsia="宋体"/>
        </w:rPr>
        <w:t>译注：Konvolut：指《拱廊计划》中本雅明分类整理的大量笔记与引文集合，常用希腊字母或数字编号。</w:t>
      </w:r>
    </w:p>
  </w:endnote>
  <w:endnote w:id="53">
    <w:p w14:paraId="5CE863CD">
      <w:pPr>
        <w:pStyle w:val="12"/>
        <w:widowControl/>
        <w:spacing w:line="360" w:lineRule="auto"/>
        <w:rPr>
          <w:rFonts w:hint="default" w:ascii="Times New Roman" w:hAnsi="Times New Roman" w:eastAsia="宋体"/>
          <w:lang w:val="fr-CA"/>
        </w:rPr>
      </w:pPr>
      <w:r>
        <w:rPr>
          <w:rFonts w:ascii="Times New Roman" w:hAnsi="Times New Roman" w:eastAsia="宋体"/>
          <w:vertAlign w:val="superscript"/>
          <w:lang w:val="fr-CA"/>
        </w:rPr>
        <w:t>[</w:t>
      </w:r>
      <w:r>
        <w:rPr>
          <w:rFonts w:ascii="Times New Roman" w:hAnsi="Times New Roman" w:eastAsia="宋体"/>
          <w:vertAlign w:val="superscript"/>
        </w:rPr>
        <w:endnoteRef/>
      </w:r>
      <w:r>
        <w:rPr>
          <w:rFonts w:ascii="Times New Roman" w:hAnsi="Times New Roman" w:eastAsia="宋体"/>
          <w:vertAlign w:val="superscript"/>
          <w:lang w:val="fr-CA"/>
        </w:rPr>
        <w:t>]</w:t>
      </w:r>
      <w:r>
        <w:rPr>
          <w:rFonts w:ascii="Times New Roman" w:hAnsi="Times New Roman" w:eastAsia="宋体"/>
          <w:lang w:val="fr-CA"/>
        </w:rPr>
        <w:t xml:space="preserve"> V, p.575(N2,6).</w:t>
      </w:r>
    </w:p>
  </w:endnote>
  <w:endnote w:id="54">
    <w:p w14:paraId="23F337E0">
      <w:pPr>
        <w:pStyle w:val="12"/>
        <w:widowControl/>
        <w:spacing w:line="360" w:lineRule="auto"/>
        <w:rPr>
          <w:rFonts w:hint="default" w:ascii="Times New Roman" w:hAnsi="Times New Roman" w:eastAsia="宋体"/>
          <w:lang w:val="fr-CA"/>
        </w:rPr>
      </w:pPr>
      <w:r>
        <w:rPr>
          <w:rFonts w:ascii="Times New Roman" w:hAnsi="Times New Roman" w:eastAsia="宋体"/>
          <w:vertAlign w:val="superscript"/>
          <w:lang w:val="fr-CA"/>
        </w:rPr>
        <w:t>[</w:t>
      </w:r>
      <w:r>
        <w:rPr>
          <w:rFonts w:ascii="Times New Roman" w:hAnsi="Times New Roman" w:eastAsia="宋体"/>
          <w:vertAlign w:val="superscript"/>
        </w:rPr>
        <w:endnoteRef/>
      </w:r>
      <w:r>
        <w:rPr>
          <w:rFonts w:ascii="Times New Roman" w:hAnsi="Times New Roman" w:eastAsia="宋体"/>
          <w:vertAlign w:val="superscript"/>
          <w:lang w:val="fr-CA"/>
        </w:rPr>
        <w:t>]</w:t>
      </w:r>
      <w:r>
        <w:rPr>
          <w:rFonts w:ascii="Times New Roman" w:hAnsi="Times New Roman" w:eastAsia="宋体"/>
          <w:lang w:val="fr-CA"/>
        </w:rPr>
        <w:t xml:space="preserve"> V, p.574 (Nla, 8).</w:t>
      </w:r>
    </w:p>
  </w:endnote>
  <w:endnote w:id="55">
    <w:p w14:paraId="4D524541">
      <w:pPr>
        <w:pStyle w:val="12"/>
        <w:widowControl/>
        <w:spacing w:line="360" w:lineRule="auto"/>
        <w:rPr>
          <w:rFonts w:hint="default" w:ascii="Times New Roman" w:hAnsi="Times New Roman" w:eastAsia="宋体"/>
          <w:lang w:val="fr-CA"/>
        </w:rPr>
      </w:pPr>
      <w:r>
        <w:rPr>
          <w:rFonts w:ascii="Times New Roman" w:hAnsi="Times New Roman" w:eastAsia="宋体"/>
          <w:vertAlign w:val="superscript"/>
          <w:lang w:val="fr-CA" w:bidi="ar"/>
        </w:rPr>
        <w:t>[</w:t>
      </w:r>
      <w:r>
        <w:rPr>
          <w:rFonts w:ascii="Times New Roman" w:hAnsi="Times New Roman" w:eastAsia="宋体"/>
          <w:vertAlign w:val="superscript"/>
          <w:lang w:bidi="ar"/>
        </w:rPr>
        <w:endnoteRef/>
      </w:r>
      <w:r>
        <w:rPr>
          <w:rFonts w:ascii="Times New Roman" w:hAnsi="Times New Roman" w:eastAsia="宋体"/>
          <w:vertAlign w:val="superscript"/>
          <w:lang w:val="fr-CA" w:bidi="ar"/>
        </w:rPr>
        <w:t>]</w:t>
      </w:r>
      <w:r>
        <w:rPr>
          <w:rFonts w:ascii="Times New Roman" w:hAnsi="Times New Roman" w:eastAsia="宋体"/>
          <w:lang w:val="fr-CA" w:bidi="ar"/>
        </w:rPr>
        <w:t xml:space="preserve"> V, p.578(N3, 2).</w:t>
      </w:r>
    </w:p>
  </w:endnote>
  <w:endnote w:id="56">
    <w:p w14:paraId="6C1F6223">
      <w:pPr>
        <w:pStyle w:val="12"/>
        <w:widowControl/>
        <w:spacing w:line="360" w:lineRule="auto"/>
        <w:rPr>
          <w:rFonts w:hint="default" w:ascii="Times New Roman" w:hAnsi="Times New Roman" w:eastAsia="宋体"/>
        </w:rPr>
      </w:pPr>
      <w:r>
        <w:rPr>
          <w:rFonts w:ascii="Times New Roman" w:hAnsi="Times New Roman" w:eastAsia="宋体"/>
          <w:vertAlign w:val="superscript"/>
        </w:rPr>
        <w:t>[</w:t>
      </w:r>
      <w:r>
        <w:rPr>
          <w:rFonts w:ascii="Times New Roman" w:hAnsi="Times New Roman" w:eastAsia="宋体"/>
          <w:vertAlign w:val="superscript"/>
        </w:rPr>
        <w:endnoteRef/>
      </w:r>
      <w:r>
        <w:rPr>
          <w:rFonts w:ascii="Times New Roman" w:hAnsi="Times New Roman" w:eastAsia="宋体"/>
          <w:vertAlign w:val="superscript"/>
        </w:rPr>
        <w:t>]</w:t>
      </w:r>
      <w:r>
        <w:rPr>
          <w:rFonts w:ascii="Times New Roman" w:hAnsi="Times New Roman" w:eastAsia="宋体"/>
        </w:rPr>
        <w:t xml:space="preserve"> V, p. 579 (N3a, l; again in the Thescs on History).</w:t>
      </w:r>
    </w:p>
  </w:endnote>
  <w:endnote w:id="57">
    <w:p w14:paraId="7AF695CB">
      <w:pPr>
        <w:pStyle w:val="12"/>
        <w:widowControl/>
        <w:spacing w:line="360" w:lineRule="auto"/>
        <w:rPr>
          <w:rFonts w:hint="default" w:ascii="Times New Roman" w:hAnsi="Times New Roman" w:eastAsia="宋体"/>
        </w:rPr>
      </w:pPr>
      <w:r>
        <w:rPr>
          <w:rFonts w:ascii="Times New Roman" w:hAnsi="Times New Roman" w:eastAsia="宋体"/>
          <w:vertAlign w:val="superscript"/>
          <w:lang w:bidi="ar"/>
        </w:rPr>
        <w:t>[</w:t>
      </w:r>
      <w:r>
        <w:rPr>
          <w:rFonts w:ascii="Times New Roman" w:hAnsi="Times New Roman" w:eastAsia="宋体"/>
          <w:vertAlign w:val="superscript"/>
          <w:lang w:bidi="ar"/>
        </w:rPr>
        <w:endnoteRef/>
      </w:r>
      <w:r>
        <w:rPr>
          <w:rFonts w:ascii="Times New Roman" w:hAnsi="Times New Roman" w:eastAsia="宋体"/>
          <w:vertAlign w:val="superscript"/>
          <w:lang w:bidi="ar"/>
        </w:rPr>
        <w:t>]</w:t>
      </w:r>
      <w:r>
        <w:rPr>
          <w:rFonts w:ascii="Times New Roman" w:hAnsi="Times New Roman" w:eastAsia="宋体"/>
          <w:lang w:bidi="ar"/>
        </w:rPr>
        <w:t xml:space="preserve"> V, p.578 (N3, 4; again in the Theses on History).</w:t>
      </w:r>
    </w:p>
  </w:endnote>
  <w:endnote w:id="58">
    <w:p w14:paraId="1CCF0876">
      <w:pPr>
        <w:pStyle w:val="12"/>
        <w:widowControl/>
        <w:spacing w:line="360" w:lineRule="auto"/>
        <w:rPr>
          <w:rFonts w:hint="default" w:ascii="Times New Roman" w:hAnsi="Times New Roman" w:eastAsia="宋体"/>
        </w:rPr>
      </w:pPr>
      <w:r>
        <w:rPr>
          <w:rFonts w:ascii="Times New Roman" w:hAnsi="Times New Roman" w:eastAsia="宋体"/>
          <w:vertAlign w:val="superscript"/>
        </w:rPr>
        <w:t>[</w:t>
      </w:r>
      <w:r>
        <w:rPr>
          <w:rFonts w:ascii="Times New Roman" w:hAnsi="Times New Roman" w:eastAsia="宋体"/>
          <w:vertAlign w:val="superscript"/>
        </w:rPr>
        <w:endnoteRef/>
      </w:r>
      <w:r>
        <w:rPr>
          <w:rFonts w:ascii="Times New Roman" w:hAnsi="Times New Roman" w:eastAsia="宋体"/>
          <w:vertAlign w:val="superscript"/>
        </w:rPr>
        <w:t>]</w:t>
      </w:r>
      <w:r>
        <w:rPr>
          <w:rFonts w:ascii="Times New Roman" w:hAnsi="Times New Roman" w:eastAsia="宋体"/>
        </w:rPr>
        <w:t xml:space="preserve"> V, p.594(N10, 4).</w:t>
      </w:r>
    </w:p>
  </w:endnote>
  <w:endnote w:id="59">
    <w:p w14:paraId="6144B027">
      <w:pPr>
        <w:pStyle w:val="12"/>
        <w:widowControl/>
        <w:spacing w:line="360" w:lineRule="auto"/>
        <w:rPr>
          <w:rFonts w:hint="default" w:ascii="Times New Roman" w:hAnsi="Times New Roman" w:eastAsia="宋体"/>
        </w:rPr>
      </w:pPr>
      <w:r>
        <w:rPr>
          <w:rFonts w:ascii="Times New Roman" w:hAnsi="Times New Roman" w:eastAsia="宋体"/>
          <w:vertAlign w:val="superscript"/>
        </w:rPr>
        <w:t>[</w:t>
      </w:r>
      <w:r>
        <w:rPr>
          <w:rFonts w:ascii="Times New Roman" w:hAnsi="Times New Roman" w:eastAsia="宋体"/>
          <w:vertAlign w:val="superscript"/>
        </w:rPr>
        <w:endnoteRef/>
      </w:r>
      <w:r>
        <w:rPr>
          <w:rFonts w:ascii="Times New Roman" w:hAnsi="Times New Roman" w:eastAsia="宋体"/>
          <w:vertAlign w:val="superscript"/>
        </w:rPr>
        <w:t>]</w:t>
      </w:r>
      <w:r>
        <w:rPr>
          <w:rFonts w:ascii="Times New Roman" w:hAnsi="Times New Roman" w:eastAsia="宋体"/>
        </w:rPr>
        <w:t xml:space="preserve"> V, p.591(N9, 4).</w:t>
      </w:r>
    </w:p>
  </w:endnote>
  <w:endnote w:id="60">
    <w:p w14:paraId="73E01606">
      <w:pPr>
        <w:spacing w:line="360" w:lineRule="auto"/>
        <w:rPr>
          <w:szCs w:val="21"/>
        </w:rPr>
      </w:pPr>
      <w:r>
        <w:rPr>
          <w:rFonts w:hint="eastAsia"/>
          <w:vertAlign w:val="superscript"/>
          <w:lang w:bidi="ar"/>
        </w:rPr>
        <w:t>[</w:t>
      </w:r>
      <w:r>
        <w:rPr>
          <w:rFonts w:hint="eastAsia"/>
          <w:vertAlign w:val="superscript"/>
          <w:lang w:bidi="ar"/>
        </w:rPr>
        <w:endnoteRef/>
      </w:r>
      <w:r>
        <w:rPr>
          <w:rFonts w:hint="eastAsia"/>
          <w:vertAlign w:val="superscript"/>
          <w:lang w:bidi="ar"/>
        </w:rPr>
        <w:t>]</w:t>
      </w:r>
      <w:r>
        <w:rPr>
          <w:rFonts w:hint="eastAsia"/>
          <w:szCs w:val="21"/>
          <w:lang w:bidi="ar"/>
        </w:rPr>
        <w:t xml:space="preserve"> 恩格斯曾说：「……不能忘记，法律并不像宗教那样拥有自己的历史。」（V, p.583 [N9,4]）对这两者而言，真正决定性地适用这一点的，其实是“文化”。**他又说：“没有政治、法律、知识、艺术、宗教等的历史。”（马克思引述，V, p.584页 [N5a,3]）另见 N6a,1（再次引述恩格斯，同样也被 Fuchs 的文章所引，见第二卷，第467页）和 N7a,2（可被视为对马克思与恩格斯的批评）：“……就像文学或法学一样，经济学也并不存在一个同质性的历史……历史叙述的连续性是无法实现的。”</w:t>
      </w:r>
    </w:p>
  </w:endnote>
  <w:endnote w:id="61">
    <w:p w14:paraId="09E28217">
      <w:pPr>
        <w:pStyle w:val="12"/>
        <w:widowControl/>
        <w:spacing w:line="360" w:lineRule="auto"/>
        <w:rPr>
          <w:rFonts w:hint="default" w:ascii="Times New Roman" w:hAnsi="Times New Roman" w:eastAsia="宋体"/>
        </w:rPr>
      </w:pPr>
      <w:r>
        <w:rPr>
          <w:rFonts w:ascii="Times New Roman" w:hAnsi="Times New Roman" w:eastAsia="宋体"/>
          <w:vertAlign w:val="superscript"/>
        </w:rPr>
        <w:t>[</w:t>
      </w:r>
      <w:r>
        <w:rPr>
          <w:rFonts w:ascii="Times New Roman" w:hAnsi="Times New Roman" w:eastAsia="宋体"/>
          <w:vertAlign w:val="superscript"/>
        </w:rPr>
        <w:endnoteRef/>
      </w:r>
      <w:r>
        <w:rPr>
          <w:rFonts w:ascii="Times New Roman" w:hAnsi="Times New Roman" w:eastAsia="宋体"/>
          <w:vertAlign w:val="superscript"/>
        </w:rPr>
        <w:t>]</w:t>
      </w:r>
      <w:r>
        <w:rPr>
          <w:rFonts w:ascii="Times New Roman" w:hAnsi="Times New Roman" w:eastAsia="宋体"/>
        </w:rPr>
        <w:t xml:space="preserve"> 继承卡尔·科尔施（Karl Korsch）的思想，本雅明拒绝将马克思主义简化为一种“普遍理论”（universal theory）；相反，他认为马克思主义应当提供的是“完全非教条的研究与实践指南”（引自科尔施V, p607. [N17a 和 N17]）。</w:t>
      </w:r>
    </w:p>
  </w:endnote>
  <w:endnote w:id="62">
    <w:p w14:paraId="02C9BED3">
      <w:pPr>
        <w:spacing w:line="360" w:lineRule="auto"/>
        <w:rPr>
          <w:szCs w:val="21"/>
        </w:rPr>
      </w:pPr>
      <w:r>
        <w:rPr>
          <w:rFonts w:hint="eastAsia"/>
          <w:vertAlign w:val="superscript"/>
          <w:lang w:bidi="ar"/>
        </w:rPr>
        <w:t>[</w:t>
      </w:r>
      <w:r>
        <w:rPr>
          <w:rFonts w:hint="eastAsia"/>
          <w:vertAlign w:val="superscript"/>
          <w:lang w:bidi="ar"/>
        </w:rPr>
        <w:endnoteRef/>
      </w:r>
      <w:r>
        <w:rPr>
          <w:rFonts w:hint="eastAsia"/>
          <w:vertAlign w:val="superscript"/>
          <w:lang w:bidi="ar"/>
        </w:rPr>
        <w:t>]</w:t>
      </w:r>
      <w:r>
        <w:rPr>
          <w:rFonts w:hint="eastAsia"/>
          <w:lang w:bidi="ar"/>
        </w:rPr>
        <w:t xml:space="preserve"> </w:t>
      </w:r>
      <w:r>
        <w:rPr>
          <w:rFonts w:hint="eastAsia"/>
          <w:szCs w:val="21"/>
          <w:lang w:bidi="ar"/>
        </w:rPr>
        <w:t>这正是它“真正成问题的部分：……要证明唯物主义的历史呈现方式，是在更高意义上图像性的（imagistic），且比我们所继承下来的历史叙述方式更具图像性。”（V，p. 578. [N3,3]）</w:t>
      </w:r>
    </w:p>
  </w:endnote>
  <w:endnote w:id="63">
    <w:p w14:paraId="77963846">
      <w:pPr>
        <w:pStyle w:val="12"/>
        <w:widowControl/>
        <w:spacing w:line="360" w:lineRule="auto"/>
        <w:rPr>
          <w:rFonts w:hint="default" w:ascii="Times New Roman" w:hAnsi="Times New Roman" w:eastAsia="宋体"/>
          <w:szCs w:val="21"/>
        </w:rPr>
      </w:pPr>
      <w:r>
        <w:rPr>
          <w:rFonts w:ascii="Times New Roman" w:hAnsi="Times New Roman" w:eastAsia="宋体"/>
          <w:szCs w:val="21"/>
          <w:vertAlign w:val="superscript"/>
          <w:lang w:bidi="ar"/>
        </w:rPr>
        <w:t>[</w:t>
      </w:r>
      <w:r>
        <w:rPr>
          <w:rFonts w:ascii="Times New Roman" w:hAnsi="Times New Roman" w:eastAsia="宋体"/>
          <w:szCs w:val="21"/>
          <w:vertAlign w:val="superscript"/>
          <w:lang w:bidi="ar"/>
        </w:rPr>
        <w:endnoteRef/>
      </w:r>
      <w:r>
        <w:rPr>
          <w:rFonts w:ascii="Times New Roman" w:hAnsi="Times New Roman" w:eastAsia="宋体"/>
          <w:szCs w:val="21"/>
          <w:vertAlign w:val="superscript"/>
          <w:lang w:bidi="ar"/>
        </w:rPr>
        <w:t>]</w:t>
      </w:r>
      <w:r>
        <w:rPr>
          <w:rFonts w:ascii="Times New Roman" w:hAnsi="Times New Roman" w:eastAsia="宋体"/>
          <w:szCs w:val="21"/>
          <w:lang w:bidi="ar"/>
        </w:rPr>
        <w:t xml:space="preserve"> Lctter, Benjamin to Karplus, l6 August 1935, V, p. 1139.</w:t>
      </w:r>
    </w:p>
  </w:endnote>
  <w:endnote w:id="64">
    <w:p w14:paraId="13B4AB88">
      <w:pPr>
        <w:pStyle w:val="12"/>
        <w:widowControl/>
        <w:spacing w:line="360" w:lineRule="auto"/>
        <w:rPr>
          <w:rFonts w:hint="default" w:ascii="Times New Roman" w:hAnsi="Times New Roman" w:eastAsia="宋体"/>
        </w:rPr>
      </w:pPr>
      <w:r>
        <w:rPr>
          <w:rFonts w:ascii="Times New Roman" w:hAnsi="Times New Roman" w:eastAsia="宋体"/>
          <w:vertAlign w:val="superscript"/>
        </w:rPr>
        <w:t>[</w:t>
      </w:r>
      <w:r>
        <w:rPr>
          <w:rFonts w:ascii="Times New Roman" w:hAnsi="Times New Roman" w:eastAsia="宋体"/>
          <w:vertAlign w:val="superscript"/>
        </w:rPr>
        <w:endnoteRef/>
      </w:r>
      <w:r>
        <w:rPr>
          <w:rFonts w:ascii="Times New Roman" w:hAnsi="Times New Roman" w:eastAsia="宋体"/>
          <w:vertAlign w:val="superscript"/>
        </w:rPr>
        <w:t>]</w:t>
      </w:r>
      <w:r>
        <w:rPr>
          <w:rFonts w:ascii="Times New Roman" w:hAnsi="Times New Roman" w:eastAsia="宋体"/>
        </w:rPr>
        <w:t xml:space="preserve"> 这个作品的“理论”是“与蒙太奇紧密相连的” (V, p. 572 [N110]).</w:t>
      </w:r>
    </w:p>
  </w:endnote>
  <w:endnote w:id="65">
    <w:p w14:paraId="0B879BFD">
      <w:pPr>
        <w:pStyle w:val="12"/>
        <w:widowControl/>
        <w:spacing w:line="360" w:lineRule="auto"/>
        <w:rPr>
          <w:rFonts w:hint="default" w:ascii="Times New Roman" w:hAnsi="Times New Roman" w:eastAsia="宋体"/>
        </w:rPr>
      </w:pPr>
      <w:r>
        <w:rPr>
          <w:rFonts w:ascii="Times New Roman" w:hAnsi="Times New Roman" w:eastAsia="宋体"/>
          <w:vertAlign w:val="superscript"/>
        </w:rPr>
        <w:t>[</w:t>
      </w:r>
      <w:r>
        <w:rPr>
          <w:rFonts w:ascii="Times New Roman" w:hAnsi="Times New Roman" w:eastAsia="宋体"/>
          <w:vertAlign w:val="superscript"/>
        </w:rPr>
        <w:endnoteRef/>
      </w:r>
      <w:r>
        <w:rPr>
          <w:rFonts w:ascii="Times New Roman" w:hAnsi="Times New Roman" w:eastAsia="宋体"/>
          <w:vertAlign w:val="superscript"/>
        </w:rPr>
        <w:t>]</w:t>
      </w:r>
      <w:r>
        <w:rPr>
          <w:rFonts w:ascii="Times New Roman" w:hAnsi="Times New Roman" w:eastAsia="宋体"/>
        </w:rPr>
        <w:t xml:space="preserve"> 本雅明曾表示，他实际上是将歌德的“原现象”（Urphänomene）概念，从与自然的“异教式关联”中解放出来，转而置入“犹太式的历史关联”之中（第五卷，第577页 [N2a,4]）。就像歌德的“原始植物”（Urpflanze）一样，这些原初现象虽然可以与后来的现象并存，但它们已经包含了后来形式中所发展的全部特征。（见第三章第二节）</w:t>
      </w:r>
    </w:p>
  </w:endnote>
  <w:endnote w:id="66">
    <w:p w14:paraId="5C0FABE3">
      <w:pPr>
        <w:spacing w:line="360" w:lineRule="auto"/>
        <w:rPr>
          <w:szCs w:val="21"/>
        </w:rPr>
      </w:pPr>
      <w:r>
        <w:rPr>
          <w:rFonts w:hint="eastAsia"/>
          <w:vertAlign w:val="superscript"/>
          <w:lang w:bidi="ar"/>
        </w:rPr>
        <w:t>[</w:t>
      </w:r>
      <w:r>
        <w:rPr>
          <w:rFonts w:hint="eastAsia"/>
          <w:vertAlign w:val="superscript"/>
          <w:lang w:bidi="ar"/>
        </w:rPr>
        <w:endnoteRef/>
      </w:r>
      <w:r>
        <w:rPr>
          <w:rFonts w:hint="eastAsia"/>
          <w:vertAlign w:val="superscript"/>
          <w:lang w:bidi="ar"/>
        </w:rPr>
        <w:t>]</w:t>
      </w:r>
      <w:r>
        <w:rPr>
          <w:rFonts w:hint="eastAsia"/>
          <w:lang w:bidi="ar"/>
        </w:rPr>
        <w:t xml:space="preserve"> </w:t>
      </w:r>
      <w:r>
        <w:rPr>
          <w:rFonts w:hint="eastAsia"/>
          <w:szCs w:val="21"/>
          <w:lang w:bidi="ar"/>
        </w:rPr>
        <w:t>“本书的一个方法论目标，可以被视为是展示一种从内部彻底消解了‘进步观念’的历史唯物主义。” (V, p. 574[N2,2])</w:t>
      </w:r>
    </w:p>
  </w:endnote>
  <w:endnote w:id="67">
    <w:p w14:paraId="584DD01A">
      <w:pPr>
        <w:pStyle w:val="12"/>
        <w:widowControl/>
        <w:spacing w:line="360" w:lineRule="auto"/>
        <w:rPr>
          <w:rFonts w:hint="default" w:ascii="Times New Roman" w:hAnsi="Times New Roman" w:eastAsia="宋体"/>
        </w:rPr>
      </w:pPr>
      <w:r>
        <w:rPr>
          <w:rFonts w:ascii="Times New Roman" w:hAnsi="Times New Roman" w:eastAsia="宋体"/>
          <w:vertAlign w:val="superscript"/>
          <w:lang w:bidi="ar"/>
        </w:rPr>
        <w:t>[</w:t>
      </w:r>
      <w:r>
        <w:rPr>
          <w:rFonts w:ascii="Times New Roman" w:hAnsi="Times New Roman" w:eastAsia="宋体"/>
          <w:vertAlign w:val="superscript"/>
          <w:lang w:bidi="ar"/>
        </w:rPr>
        <w:endnoteRef/>
      </w:r>
      <w:r>
        <w:rPr>
          <w:rFonts w:ascii="Times New Roman" w:hAnsi="Times New Roman" w:eastAsia="宋体"/>
          <w:vertAlign w:val="superscript"/>
          <w:lang w:bidi="ar"/>
        </w:rPr>
        <w:t>]</w:t>
      </w:r>
      <w:r>
        <w:rPr>
          <w:rFonts w:ascii="Times New Roman" w:hAnsi="Times New Roman" w:eastAsia="宋体"/>
          <w:lang w:bidi="ar"/>
        </w:rPr>
        <w:t xml:space="preserve"> V, p.587(N7, 7).</w:t>
      </w:r>
    </w:p>
  </w:endnote>
  <w:endnote w:id="68">
    <w:p w14:paraId="62CAB4F5">
      <w:pPr>
        <w:pStyle w:val="12"/>
        <w:widowControl/>
        <w:spacing w:line="360" w:lineRule="auto"/>
        <w:rPr>
          <w:rFonts w:hint="default" w:ascii="Times New Roman" w:hAnsi="Times New Roman" w:eastAsia="宋体"/>
        </w:rPr>
      </w:pPr>
      <w:r>
        <w:rPr>
          <w:rFonts w:ascii="Times New Roman" w:hAnsi="Times New Roman" w:eastAsia="宋体"/>
          <w:vertAlign w:val="superscript"/>
        </w:rPr>
        <w:t>[</w:t>
      </w:r>
      <w:r>
        <w:rPr>
          <w:rFonts w:ascii="Times New Roman" w:hAnsi="Times New Roman" w:eastAsia="宋体"/>
          <w:vertAlign w:val="superscript"/>
        </w:rPr>
        <w:endnoteRef/>
      </w:r>
      <w:r>
        <w:rPr>
          <w:rFonts w:ascii="Times New Roman" w:hAnsi="Times New Roman" w:eastAsia="宋体"/>
          <w:vertAlign w:val="superscript"/>
        </w:rPr>
        <w:t>]</w:t>
      </w:r>
      <w:r>
        <w:rPr>
          <w:rFonts w:ascii="Times New Roman" w:hAnsi="Times New Roman" w:eastAsia="宋体"/>
        </w:rPr>
        <w:t xml:space="preserve"> V, p.587(N7, 6).</w:t>
      </w:r>
    </w:p>
  </w:endnote>
  <w:endnote w:id="69">
    <w:p w14:paraId="75238B28">
      <w:pPr>
        <w:pStyle w:val="12"/>
        <w:widowControl/>
        <w:spacing w:line="360" w:lineRule="auto"/>
        <w:rPr>
          <w:rFonts w:hint="default" w:ascii="Times New Roman" w:hAnsi="Times New Roman" w:eastAsia="宋体"/>
        </w:rPr>
      </w:pPr>
      <w:r>
        <w:rPr>
          <w:rFonts w:ascii="Times New Roman" w:hAnsi="Times New Roman" w:eastAsia="宋体"/>
          <w:vertAlign w:val="superscript"/>
        </w:rPr>
        <w:t>[</w:t>
      </w:r>
      <w:r>
        <w:rPr>
          <w:rFonts w:ascii="Times New Roman" w:hAnsi="Times New Roman" w:eastAsia="宋体"/>
          <w:vertAlign w:val="superscript"/>
        </w:rPr>
        <w:endnoteRef/>
      </w:r>
      <w:r>
        <w:rPr>
          <w:rFonts w:ascii="Times New Roman" w:hAnsi="Times New Roman" w:eastAsia="宋体"/>
          <w:vertAlign w:val="superscript"/>
        </w:rPr>
        <w:t>]</w:t>
      </w:r>
      <w:r>
        <w:rPr>
          <w:rFonts w:ascii="Times New Roman" w:hAnsi="Times New Roman" w:eastAsia="宋体"/>
        </w:rPr>
        <w:t xml:space="preserve"> “在历史的唯物主义写作中，具有破坏性或批判性的时刻，首先便是历史对象在自身构成的过程中，将历史连续性予以瓦解的那个时刻。” (V,p.594 [N10a, 1]).</w:t>
      </w:r>
    </w:p>
  </w:endnote>
  <w:endnote w:id="70">
    <w:p w14:paraId="70F15B5D">
      <w:pPr>
        <w:pStyle w:val="12"/>
        <w:widowControl/>
        <w:spacing w:line="360" w:lineRule="auto"/>
        <w:rPr>
          <w:rFonts w:hint="default" w:ascii="Times New Roman" w:hAnsi="Times New Roman" w:eastAsia="宋体"/>
        </w:rPr>
      </w:pPr>
      <w:r>
        <w:rPr>
          <w:rFonts w:ascii="Times New Roman" w:hAnsi="Times New Roman" w:eastAsia="宋体"/>
          <w:vertAlign w:val="superscript"/>
        </w:rPr>
        <w:t>[</w:t>
      </w:r>
      <w:r>
        <w:rPr>
          <w:rFonts w:ascii="Times New Roman" w:hAnsi="Times New Roman" w:eastAsia="宋体"/>
          <w:vertAlign w:val="superscript"/>
        </w:rPr>
        <w:endnoteRef/>
      </w:r>
      <w:r>
        <w:rPr>
          <w:rFonts w:ascii="Times New Roman" w:hAnsi="Times New Roman" w:eastAsia="宋体"/>
          <w:vertAlign w:val="superscript"/>
        </w:rPr>
        <w:t>]</w:t>
      </w:r>
      <w:r>
        <w:rPr>
          <w:rFonts w:ascii="Times New Roman" w:hAnsi="Times New Roman" w:eastAsia="宋体"/>
        </w:rPr>
        <w:t xml:space="preserve"> V, p.594( N10, 3).</w:t>
      </w:r>
    </w:p>
  </w:endnote>
  <w:endnote w:id="71">
    <w:p w14:paraId="272945FF">
      <w:pPr>
        <w:pStyle w:val="12"/>
        <w:widowControl/>
        <w:spacing w:line="360" w:lineRule="auto"/>
        <w:rPr>
          <w:rFonts w:hint="default" w:ascii="Times New Roman" w:hAnsi="Times New Roman" w:eastAsia="宋体"/>
        </w:rPr>
      </w:pPr>
      <w:r>
        <w:rPr>
          <w:rFonts w:ascii="Times New Roman" w:hAnsi="Times New Roman" w:eastAsia="宋体"/>
          <w:vertAlign w:val="superscript"/>
        </w:rPr>
        <w:t>[</w:t>
      </w:r>
      <w:r>
        <w:rPr>
          <w:rFonts w:ascii="Times New Roman" w:hAnsi="Times New Roman" w:eastAsia="宋体"/>
          <w:vertAlign w:val="superscript"/>
        </w:rPr>
        <w:endnoteRef/>
      </w:r>
      <w:r>
        <w:rPr>
          <w:rFonts w:ascii="Times New Roman" w:hAnsi="Times New Roman" w:eastAsia="宋体"/>
          <w:vertAlign w:val="superscript"/>
        </w:rPr>
        <w:t>]</w:t>
      </w:r>
      <w:r>
        <w:rPr>
          <w:rFonts w:ascii="Times New Roman" w:hAnsi="Times New Roman" w:eastAsia="宋体"/>
        </w:rPr>
        <w:t xml:space="preserve"> V, p.578 (N3, 2).</w:t>
      </w:r>
    </w:p>
  </w:endnote>
  <w:endnote w:id="72">
    <w:p w14:paraId="5DABED58">
      <w:pPr>
        <w:pStyle w:val="12"/>
        <w:widowControl/>
        <w:spacing w:line="360" w:lineRule="auto"/>
        <w:rPr>
          <w:rFonts w:hint="default" w:ascii="Times New Roman" w:hAnsi="Times New Roman" w:eastAsia="宋体"/>
        </w:rPr>
      </w:pPr>
      <w:r>
        <w:rPr>
          <w:rFonts w:ascii="Times New Roman" w:hAnsi="Times New Roman" w:eastAsia="宋体"/>
          <w:vertAlign w:val="superscript"/>
        </w:rPr>
        <w:t>[</w:t>
      </w:r>
      <w:r>
        <w:rPr>
          <w:rFonts w:ascii="Times New Roman" w:hAnsi="Times New Roman" w:eastAsia="宋体"/>
          <w:vertAlign w:val="superscript"/>
        </w:rPr>
        <w:endnoteRef/>
      </w:r>
      <w:r>
        <w:rPr>
          <w:rFonts w:ascii="Times New Roman" w:hAnsi="Times New Roman" w:eastAsia="宋体"/>
          <w:vertAlign w:val="superscript"/>
        </w:rPr>
        <w:t>]</w:t>
      </w:r>
      <w:r>
        <w:rPr>
          <w:rFonts w:ascii="Times New Roman" w:hAnsi="Times New Roman" w:eastAsia="宋体"/>
        </w:rPr>
        <w:t xml:space="preserve"> “现在决定了过去对象中，其前史（Vor-geschichte）与后史（Nach-geschichte）的分离之处，进而框定了其核心。” (V, p. 596 [N11, 5]).</w:t>
      </w:r>
    </w:p>
  </w:endnote>
  <w:endnote w:id="73">
    <w:p w14:paraId="1F17821A">
      <w:pPr>
        <w:pStyle w:val="12"/>
        <w:widowControl/>
        <w:spacing w:line="360" w:lineRule="auto"/>
        <w:rPr>
          <w:rFonts w:hint="default" w:ascii="Times New Roman" w:hAnsi="Times New Roman" w:eastAsia="宋体"/>
        </w:rPr>
      </w:pPr>
      <w:r>
        <w:rPr>
          <w:rFonts w:ascii="Times New Roman" w:hAnsi="Times New Roman" w:eastAsia="宋体"/>
          <w:vertAlign w:val="superscript"/>
        </w:rPr>
        <w:t>[</w:t>
      </w:r>
      <w:r>
        <w:rPr>
          <w:rFonts w:ascii="Times New Roman" w:hAnsi="Times New Roman" w:eastAsia="宋体"/>
          <w:vertAlign w:val="superscript"/>
        </w:rPr>
        <w:endnoteRef/>
      </w:r>
      <w:r>
        <w:rPr>
          <w:rFonts w:ascii="Times New Roman" w:hAnsi="Times New Roman" w:eastAsia="宋体"/>
          <w:vertAlign w:val="superscript"/>
        </w:rPr>
        <w:t>]</w:t>
      </w:r>
      <w:r>
        <w:rPr>
          <w:rFonts w:ascii="Times New Roman" w:hAnsi="Times New Roman" w:eastAsia="宋体"/>
        </w:rPr>
        <w:t xml:space="preserve"> V, p.587 (N7a, 1).</w:t>
      </w:r>
    </w:p>
  </w:endnote>
  <w:endnote w:id="74">
    <w:p w14:paraId="046839E7">
      <w:pPr>
        <w:pStyle w:val="12"/>
        <w:widowControl/>
        <w:spacing w:line="360" w:lineRule="auto"/>
        <w:rPr>
          <w:rFonts w:hint="default" w:ascii="Times New Roman" w:hAnsi="Times New Roman" w:eastAsia="宋体"/>
        </w:rPr>
      </w:pPr>
      <w:r>
        <w:rPr>
          <w:rFonts w:ascii="Times New Roman" w:hAnsi="Times New Roman" w:eastAsia="宋体"/>
          <w:vertAlign w:val="superscript"/>
          <w:lang w:bidi="ar"/>
        </w:rPr>
        <w:t>[</w:t>
      </w:r>
      <w:r>
        <w:rPr>
          <w:rFonts w:ascii="Times New Roman" w:hAnsi="Times New Roman" w:eastAsia="宋体"/>
          <w:vertAlign w:val="superscript"/>
          <w:lang w:bidi="ar"/>
        </w:rPr>
        <w:endnoteRef/>
      </w:r>
      <w:r>
        <w:rPr>
          <w:rFonts w:ascii="Times New Roman" w:hAnsi="Times New Roman" w:eastAsia="宋体"/>
          <w:vertAlign w:val="superscript"/>
          <w:lang w:bidi="ar"/>
        </w:rPr>
        <w:t>]</w:t>
      </w:r>
      <w:r>
        <w:rPr>
          <w:rFonts w:ascii="Times New Roman" w:hAnsi="Times New Roman" w:eastAsia="宋体"/>
          <w:lang w:bidi="ar"/>
        </w:rPr>
        <w:t xml:space="preserve"> V, p.594 (N10, 3).</w:t>
      </w:r>
    </w:p>
  </w:endnote>
  <w:endnote w:id="75">
    <w:p w14:paraId="73FE8E80">
      <w:pPr>
        <w:pStyle w:val="12"/>
        <w:widowControl/>
        <w:spacing w:line="360" w:lineRule="auto"/>
        <w:rPr>
          <w:rFonts w:hint="default" w:ascii="Times New Roman" w:hAnsi="Times New Roman" w:eastAsia="宋体"/>
        </w:rPr>
      </w:pPr>
      <w:r>
        <w:rPr>
          <w:rFonts w:ascii="Times New Roman" w:hAnsi="Times New Roman" w:eastAsia="宋体"/>
          <w:vertAlign w:val="superscript"/>
        </w:rPr>
        <w:t>[</w:t>
      </w:r>
      <w:r>
        <w:rPr>
          <w:rFonts w:ascii="Times New Roman" w:hAnsi="Times New Roman" w:eastAsia="宋体"/>
          <w:vertAlign w:val="superscript"/>
        </w:rPr>
        <w:endnoteRef/>
      </w:r>
      <w:r>
        <w:rPr>
          <w:rFonts w:ascii="Times New Roman" w:hAnsi="Times New Roman" w:eastAsia="宋体"/>
          <w:vertAlign w:val="superscript"/>
        </w:rPr>
        <w:t>]</w:t>
      </w:r>
      <w:r>
        <w:rPr>
          <w:rFonts w:ascii="Times New Roman" w:hAnsi="Times New Roman" w:eastAsia="宋体"/>
        </w:rPr>
        <w:t xml:space="preserve"> “因此我们总是‘过晚’的感知到过去的事物，而‘政治’需要‘当下的思维’来‘预视’现在。” (Benjamin, citing Turgot, V, p. 598 [N12a, 1]).</w:t>
      </w:r>
    </w:p>
  </w:endnote>
  <w:endnote w:id="76">
    <w:p w14:paraId="40044D39">
      <w:pPr>
        <w:pStyle w:val="12"/>
        <w:widowControl/>
        <w:spacing w:line="360" w:lineRule="auto"/>
        <w:rPr>
          <w:rFonts w:hint="default" w:ascii="Times New Roman" w:hAnsi="Times New Roman" w:eastAsia="宋体"/>
        </w:rPr>
      </w:pPr>
      <w:r>
        <w:rPr>
          <w:rFonts w:ascii="Times New Roman" w:hAnsi="Times New Roman" w:eastAsia="宋体"/>
          <w:vertAlign w:val="superscript"/>
        </w:rPr>
        <w:t>[</w:t>
      </w:r>
      <w:r>
        <w:rPr>
          <w:rFonts w:ascii="Times New Roman" w:hAnsi="Times New Roman" w:eastAsia="宋体"/>
          <w:vertAlign w:val="superscript"/>
        </w:rPr>
        <w:endnoteRef/>
      </w:r>
      <w:r>
        <w:rPr>
          <w:rFonts w:ascii="Times New Roman" w:hAnsi="Times New Roman" w:eastAsia="宋体"/>
          <w:vertAlign w:val="superscript"/>
        </w:rPr>
        <w:t>]</w:t>
      </w:r>
      <w:r>
        <w:rPr>
          <w:rFonts w:ascii="Times New Roman" w:hAnsi="Times New Roman" w:eastAsia="宋体"/>
        </w:rPr>
        <w:t xml:space="preserve"> V, p.574(N2,2).</w:t>
      </w:r>
    </w:p>
  </w:endnote>
  <w:endnote w:id="77">
    <w:p w14:paraId="60BCBC70">
      <w:pPr>
        <w:pStyle w:val="12"/>
        <w:widowControl/>
        <w:spacing w:line="360" w:lineRule="auto"/>
        <w:rPr>
          <w:rFonts w:hint="default" w:ascii="Times New Roman" w:hAnsi="Times New Roman" w:eastAsia="宋体"/>
        </w:rPr>
      </w:pPr>
      <w:r>
        <w:rPr>
          <w:rFonts w:ascii="Times New Roman" w:hAnsi="Times New Roman" w:eastAsia="宋体"/>
          <w:vertAlign w:val="superscript"/>
        </w:rPr>
        <w:t>[</w:t>
      </w:r>
      <w:r>
        <w:rPr>
          <w:rFonts w:ascii="Times New Roman" w:hAnsi="Times New Roman" w:eastAsia="宋体"/>
          <w:vertAlign w:val="superscript"/>
        </w:rPr>
        <w:endnoteRef/>
      </w:r>
      <w:r>
        <w:rPr>
          <w:rFonts w:ascii="Times New Roman" w:hAnsi="Times New Roman" w:eastAsia="宋体"/>
          <w:vertAlign w:val="superscript"/>
        </w:rPr>
        <w:t>]</w:t>
      </w:r>
      <w:r>
        <w:rPr>
          <w:rFonts w:ascii="Times New Roman" w:hAnsi="Times New Roman" w:eastAsia="宋体"/>
        </w:rPr>
        <w:t xml:space="preserve"> V, pp. 591-92 (N9, 7; cf Q°, 21 and Q°, 23).</w:t>
      </w:r>
    </w:p>
  </w:endnote>
  <w:endnote w:id="78">
    <w:p w14:paraId="4DC23940">
      <w:pPr>
        <w:pStyle w:val="12"/>
        <w:widowControl/>
        <w:spacing w:line="360" w:lineRule="auto"/>
        <w:rPr>
          <w:rFonts w:hint="default" w:ascii="Times New Roman" w:hAnsi="Times New Roman" w:eastAsia="宋体"/>
        </w:rPr>
      </w:pPr>
      <w:r>
        <w:rPr>
          <w:rFonts w:ascii="Times New Roman" w:hAnsi="Times New Roman" w:eastAsia="宋体"/>
          <w:vertAlign w:val="superscript"/>
        </w:rPr>
        <w:t>[</w:t>
      </w:r>
      <w:r>
        <w:rPr>
          <w:rFonts w:ascii="Times New Roman" w:hAnsi="Times New Roman" w:eastAsia="宋体"/>
          <w:vertAlign w:val="superscript"/>
        </w:rPr>
        <w:endnoteRef/>
      </w:r>
      <w:r>
        <w:rPr>
          <w:rFonts w:ascii="Times New Roman" w:hAnsi="Times New Roman" w:eastAsia="宋体"/>
          <w:vertAlign w:val="superscript"/>
        </w:rPr>
        <w:t>]</w:t>
      </w:r>
      <w:r>
        <w:rPr>
          <w:rFonts w:ascii="Times New Roman" w:hAnsi="Times New Roman" w:eastAsia="宋体"/>
        </w:rPr>
        <w:t xml:space="preserve"> V, p. 577 (N2a, 3).</w:t>
      </w:r>
    </w:p>
  </w:endnote>
  <w:endnote w:id="79">
    <w:p w14:paraId="3807F749">
      <w:pPr>
        <w:pStyle w:val="12"/>
        <w:widowControl/>
        <w:spacing w:line="360" w:lineRule="auto"/>
        <w:rPr>
          <w:rFonts w:hint="default" w:ascii="Times New Roman" w:hAnsi="Times New Roman" w:eastAsia="宋体"/>
        </w:rPr>
      </w:pPr>
      <w:r>
        <w:rPr>
          <w:rFonts w:ascii="Times New Roman" w:hAnsi="Times New Roman" w:eastAsia="宋体"/>
          <w:vertAlign w:val="superscript"/>
        </w:rPr>
        <w:t>[</w:t>
      </w:r>
      <w:r>
        <w:rPr>
          <w:rFonts w:ascii="Times New Roman" w:hAnsi="Times New Roman" w:eastAsia="宋体"/>
          <w:vertAlign w:val="superscript"/>
        </w:rPr>
        <w:endnoteRef/>
      </w:r>
      <w:r>
        <w:rPr>
          <w:rFonts w:ascii="Times New Roman" w:hAnsi="Times New Roman" w:eastAsia="宋体"/>
          <w:vertAlign w:val="superscript"/>
        </w:rPr>
        <w:t>]</w:t>
      </w:r>
      <w:r>
        <w:rPr>
          <w:rFonts w:ascii="Times New Roman" w:hAnsi="Times New Roman" w:eastAsia="宋体"/>
        </w:rPr>
        <w:t xml:space="preserve"> V, p. 570 (N1, 1; also N9, 7).</w:t>
      </w:r>
    </w:p>
  </w:endnote>
  <w:endnote w:id="80">
    <w:p w14:paraId="5947D14C">
      <w:pPr>
        <w:pStyle w:val="12"/>
        <w:widowControl/>
        <w:spacing w:line="360" w:lineRule="auto"/>
        <w:rPr>
          <w:rFonts w:hint="default" w:ascii="Times New Roman" w:hAnsi="Times New Roman" w:eastAsia="宋体"/>
        </w:rPr>
      </w:pPr>
      <w:r>
        <w:rPr>
          <w:rFonts w:ascii="Times New Roman" w:hAnsi="Times New Roman" w:eastAsia="宋体"/>
          <w:vertAlign w:val="superscript"/>
        </w:rPr>
        <w:t>[</w:t>
      </w:r>
      <w:r>
        <w:rPr>
          <w:rFonts w:ascii="Times New Roman" w:hAnsi="Times New Roman" w:eastAsia="宋体"/>
          <w:vertAlign w:val="superscript"/>
        </w:rPr>
        <w:endnoteRef/>
      </w:r>
      <w:r>
        <w:rPr>
          <w:rFonts w:ascii="Times New Roman" w:hAnsi="Times New Roman" w:eastAsia="宋体"/>
          <w:vertAlign w:val="superscript"/>
        </w:rPr>
        <w:t>]</w:t>
      </w:r>
      <w:r>
        <w:rPr>
          <w:rFonts w:ascii="Times New Roman" w:hAnsi="Times New Roman" w:eastAsia="宋体"/>
        </w:rPr>
        <w:t xml:space="preserve"> V, p. 587(N3, 1; cf P</w:t>
      </w:r>
      <w:r>
        <w:rPr>
          <w:rFonts w:ascii="Times New Roman" w:hAnsi="Times New Roman" w:eastAsia="宋体"/>
          <w:b/>
          <w:bCs/>
          <w:vertAlign w:val="superscript"/>
        </w:rPr>
        <w:t>.</w:t>
      </w:r>
      <w:r>
        <w:rPr>
          <w:rFonts w:ascii="Times New Roman" w:hAnsi="Times New Roman" w:eastAsia="宋体"/>
        </w:rPr>
        <w:t>°,4).</w:t>
      </w:r>
    </w:p>
  </w:endnote>
  <w:endnote w:id="81">
    <w:p w14:paraId="6243D20A">
      <w:pPr>
        <w:pStyle w:val="12"/>
        <w:widowControl/>
        <w:spacing w:line="360" w:lineRule="auto"/>
        <w:rPr>
          <w:rFonts w:hint="default" w:ascii="Times New Roman" w:hAnsi="Times New Roman" w:eastAsia="宋体"/>
        </w:rPr>
      </w:pPr>
      <w:r>
        <w:rPr>
          <w:rFonts w:ascii="Times New Roman" w:hAnsi="Times New Roman" w:eastAsia="宋体"/>
          <w:vertAlign w:val="superscript"/>
          <w:lang w:bidi="ar"/>
        </w:rPr>
        <w:t>[</w:t>
      </w:r>
      <w:r>
        <w:rPr>
          <w:rFonts w:ascii="Times New Roman" w:hAnsi="Times New Roman" w:eastAsia="宋体"/>
          <w:vertAlign w:val="superscript"/>
          <w:lang w:bidi="ar"/>
        </w:rPr>
        <w:endnoteRef/>
      </w:r>
      <w:r>
        <w:rPr>
          <w:rFonts w:ascii="Times New Roman" w:hAnsi="Times New Roman" w:eastAsia="宋体"/>
          <w:vertAlign w:val="superscript"/>
          <w:lang w:bidi="ar"/>
        </w:rPr>
        <w:t>]</w:t>
      </w:r>
      <w:r>
        <w:rPr>
          <w:rFonts w:ascii="Times New Roman" w:hAnsi="Times New Roman" w:eastAsia="宋体"/>
          <w:lang w:bidi="ar"/>
        </w:rPr>
        <w:t xml:space="preserve"> V, p. 595 (N10a, 3).</w:t>
      </w:r>
    </w:p>
  </w:endnote>
  <w:endnote w:id="82">
    <w:p w14:paraId="386BB1DA">
      <w:pPr>
        <w:pStyle w:val="12"/>
        <w:widowControl/>
        <w:spacing w:line="360" w:lineRule="auto"/>
        <w:rPr>
          <w:rFonts w:hint="default" w:ascii="Times New Roman" w:hAnsi="Times New Roman" w:eastAsia="宋体"/>
        </w:rPr>
      </w:pPr>
      <w:r>
        <w:rPr>
          <w:rFonts w:ascii="Times New Roman" w:hAnsi="Times New Roman" w:eastAsia="宋体"/>
          <w:vertAlign w:val="superscript"/>
          <w:lang w:bidi="ar"/>
        </w:rPr>
        <w:t>[</w:t>
      </w:r>
      <w:r>
        <w:rPr>
          <w:rFonts w:ascii="Times New Roman" w:hAnsi="Times New Roman" w:eastAsia="宋体"/>
          <w:vertAlign w:val="superscript"/>
          <w:lang w:bidi="ar"/>
        </w:rPr>
        <w:endnoteRef/>
      </w:r>
      <w:r>
        <w:rPr>
          <w:rFonts w:ascii="Times New Roman" w:hAnsi="Times New Roman" w:eastAsia="宋体"/>
          <w:vertAlign w:val="superscript"/>
          <w:lang w:bidi="ar"/>
        </w:rPr>
        <w:t>]</w:t>
      </w:r>
      <w:r>
        <w:rPr>
          <w:rFonts w:ascii="Times New Roman" w:hAnsi="Times New Roman" w:eastAsia="宋体"/>
          <w:lang w:bidi="ar"/>
        </w:rPr>
        <w:t xml:space="preserve"> V, pp.595-96 (N11,4).</w:t>
      </w:r>
    </w:p>
  </w:endnote>
  <w:endnote w:id="83">
    <w:p w14:paraId="04A29045">
      <w:pPr>
        <w:pStyle w:val="12"/>
        <w:widowControl/>
        <w:spacing w:line="360" w:lineRule="auto"/>
        <w:rPr>
          <w:rFonts w:hint="default" w:ascii="Times New Roman" w:hAnsi="Times New Roman" w:eastAsia="宋体"/>
        </w:rPr>
      </w:pPr>
      <w:r>
        <w:rPr>
          <w:rFonts w:ascii="Times New Roman" w:hAnsi="Times New Roman" w:eastAsia="宋体"/>
          <w:vertAlign w:val="superscript"/>
          <w:lang w:bidi="ar"/>
        </w:rPr>
        <w:t>[</w:t>
      </w:r>
      <w:r>
        <w:rPr>
          <w:rFonts w:ascii="Times New Roman" w:hAnsi="Times New Roman" w:eastAsia="宋体"/>
          <w:vertAlign w:val="superscript"/>
          <w:lang w:bidi="ar"/>
        </w:rPr>
        <w:endnoteRef/>
      </w:r>
      <w:r>
        <w:rPr>
          <w:rFonts w:ascii="Times New Roman" w:hAnsi="Times New Roman" w:eastAsia="宋体"/>
          <w:vertAlign w:val="superscript"/>
          <w:lang w:bidi="ar"/>
        </w:rPr>
        <w:t>]</w:t>
      </w:r>
      <w:r>
        <w:rPr>
          <w:rFonts w:ascii="Times New Roman" w:hAnsi="Times New Roman" w:eastAsia="宋体"/>
          <w:lang w:bidi="ar"/>
        </w:rPr>
        <w:t xml:space="preserve"> V, pp.602-03(N15,1).</w:t>
      </w:r>
    </w:p>
  </w:endnote>
  <w:endnote w:id="84">
    <w:p w14:paraId="44CF53B0">
      <w:pPr>
        <w:pStyle w:val="12"/>
        <w:widowControl/>
        <w:spacing w:line="360" w:lineRule="auto"/>
        <w:rPr>
          <w:rFonts w:hint="default" w:ascii="Times New Roman" w:hAnsi="Times New Roman" w:eastAsia="宋体"/>
        </w:rPr>
      </w:pPr>
      <w:r>
        <w:rPr>
          <w:rFonts w:ascii="Times New Roman" w:hAnsi="Times New Roman" w:eastAsia="宋体"/>
          <w:vertAlign w:val="superscript"/>
          <w:lang w:bidi="ar"/>
        </w:rPr>
        <w:t>[</w:t>
      </w:r>
      <w:r>
        <w:rPr>
          <w:rFonts w:ascii="Times New Roman" w:hAnsi="Times New Roman" w:eastAsia="宋体"/>
          <w:vertAlign w:val="superscript"/>
          <w:lang w:bidi="ar"/>
        </w:rPr>
        <w:endnoteRef/>
      </w:r>
      <w:r>
        <w:rPr>
          <w:rFonts w:ascii="Times New Roman" w:hAnsi="Times New Roman" w:eastAsia="宋体"/>
          <w:vertAlign w:val="superscript"/>
          <w:lang w:bidi="ar"/>
        </w:rPr>
        <w:t>]</w:t>
      </w:r>
      <w:r>
        <w:rPr>
          <w:rFonts w:ascii="Times New Roman" w:hAnsi="Times New Roman" w:eastAsia="宋体"/>
          <w:lang w:bidi="ar"/>
        </w:rPr>
        <w:t xml:space="preserve"> V, p. 571 (N1, 4).</w:t>
      </w:r>
    </w:p>
  </w:endnote>
  <w:endnote w:id="85">
    <w:p w14:paraId="422A6826">
      <w:pPr>
        <w:pStyle w:val="12"/>
        <w:widowControl/>
        <w:spacing w:line="360" w:lineRule="auto"/>
        <w:rPr>
          <w:rFonts w:hint="default" w:ascii="Times New Roman" w:hAnsi="Times New Roman" w:eastAsia="宋体"/>
        </w:rPr>
      </w:pPr>
      <w:r>
        <w:rPr>
          <w:rFonts w:ascii="Times New Roman" w:hAnsi="Times New Roman" w:eastAsia="宋体"/>
          <w:vertAlign w:val="superscript"/>
          <w:lang w:bidi="ar"/>
        </w:rPr>
        <w:t>[</w:t>
      </w:r>
      <w:r>
        <w:rPr>
          <w:rFonts w:ascii="Times New Roman" w:hAnsi="Times New Roman" w:eastAsia="宋体"/>
          <w:vertAlign w:val="superscript"/>
          <w:lang w:bidi="ar"/>
        </w:rPr>
        <w:endnoteRef/>
      </w:r>
      <w:r>
        <w:rPr>
          <w:rFonts w:ascii="Times New Roman" w:hAnsi="Times New Roman" w:eastAsia="宋体"/>
          <w:vertAlign w:val="superscript"/>
          <w:lang w:bidi="ar"/>
        </w:rPr>
        <w:t>]</w:t>
      </w:r>
      <w:r>
        <w:rPr>
          <w:rFonts w:ascii="Times New Roman" w:hAnsi="Times New Roman" w:eastAsia="宋体"/>
          <w:lang w:bidi="ar"/>
        </w:rPr>
        <w:t xml:space="preserve"> V, pp. 570-71(N1, 4).</w:t>
      </w:r>
    </w:p>
  </w:endnote>
  <w:endnote w:id="86">
    <w:p w14:paraId="7381F5A5">
      <w:pPr>
        <w:pStyle w:val="12"/>
        <w:widowControl/>
        <w:spacing w:line="360" w:lineRule="auto"/>
        <w:rPr>
          <w:rFonts w:hint="default" w:ascii="Times New Roman" w:hAnsi="Times New Roman" w:eastAsia="宋体"/>
        </w:rPr>
      </w:pPr>
      <w:r>
        <w:rPr>
          <w:rFonts w:ascii="Times New Roman" w:hAnsi="Times New Roman" w:eastAsia="宋体"/>
          <w:vertAlign w:val="superscript"/>
          <w:lang w:bidi="ar"/>
        </w:rPr>
        <w:t>[</w:t>
      </w:r>
      <w:r>
        <w:rPr>
          <w:rFonts w:ascii="Times New Roman" w:hAnsi="Times New Roman" w:eastAsia="宋体"/>
          <w:vertAlign w:val="superscript"/>
          <w:lang w:bidi="ar"/>
        </w:rPr>
        <w:endnoteRef/>
      </w:r>
      <w:r>
        <w:rPr>
          <w:rFonts w:ascii="Times New Roman" w:hAnsi="Times New Roman" w:eastAsia="宋体"/>
          <w:vertAlign w:val="superscript"/>
          <w:lang w:bidi="ar"/>
        </w:rPr>
        <w:t>]</w:t>
      </w:r>
      <w:r>
        <w:rPr>
          <w:rFonts w:ascii="Times New Roman" w:hAnsi="Times New Roman" w:eastAsia="宋体"/>
          <w:lang w:bidi="ar"/>
        </w:rPr>
        <w:t xml:space="preserve"> Adorno, “Zu Benjamins Gedächtnis,” Über Walter Benjamin, ed. Rolf Tiedemann (Frank-furt am Main: Suhrkamp Verlag, 1970),p. 15.</w:t>
      </w:r>
    </w:p>
  </w:endnote>
  <w:endnote w:id="87">
    <w:p w14:paraId="26C72DE6">
      <w:pPr>
        <w:pStyle w:val="12"/>
        <w:widowControl/>
        <w:spacing w:line="360" w:lineRule="auto"/>
        <w:rPr>
          <w:rFonts w:hint="default" w:ascii="Times New Roman" w:hAnsi="Times New Roman" w:eastAsia="宋体"/>
        </w:rPr>
      </w:pPr>
      <w:r>
        <w:rPr>
          <w:rFonts w:ascii="Times New Roman" w:hAnsi="Times New Roman" w:eastAsia="宋体"/>
          <w:vertAlign w:val="superscript"/>
          <w:lang w:bidi="ar"/>
        </w:rPr>
        <w:t>[</w:t>
      </w:r>
      <w:r>
        <w:rPr>
          <w:rFonts w:ascii="Times New Roman" w:hAnsi="Times New Roman" w:eastAsia="宋体"/>
          <w:vertAlign w:val="superscript"/>
          <w:lang w:bidi="ar"/>
        </w:rPr>
        <w:endnoteRef/>
      </w:r>
      <w:r>
        <w:rPr>
          <w:rFonts w:ascii="Times New Roman" w:hAnsi="Times New Roman" w:eastAsia="宋体"/>
          <w:vertAlign w:val="superscript"/>
          <w:lang w:bidi="ar"/>
        </w:rPr>
        <w:t>]</w:t>
      </w:r>
      <w:r>
        <w:rPr>
          <w:rFonts w:ascii="Times New Roman" w:hAnsi="Times New Roman" w:eastAsia="宋体"/>
          <w:lang w:bidi="ar"/>
        </w:rPr>
        <w:t xml:space="preserve"> Letter, Benjamin to Adorno, 31 May 1935,V,p. 1117.</w:t>
      </w:r>
    </w:p>
  </w:endnote>
  <w:endnote w:id="88">
    <w:p w14:paraId="647EAAC9">
      <w:pPr>
        <w:pStyle w:val="12"/>
        <w:widowControl/>
        <w:spacing w:line="360" w:lineRule="auto"/>
        <w:rPr>
          <w:rFonts w:hint="default" w:ascii="Times New Roman" w:hAnsi="Times New Roman" w:eastAsia="宋体"/>
        </w:rPr>
      </w:pPr>
      <w:r>
        <w:rPr>
          <w:rFonts w:ascii="Times New Roman" w:hAnsi="Times New Roman" w:eastAsia="宋体"/>
          <w:vertAlign w:val="superscript"/>
          <w:lang w:bidi="ar"/>
        </w:rPr>
        <w:t>[</w:t>
      </w:r>
      <w:r>
        <w:rPr>
          <w:rFonts w:ascii="Times New Roman" w:hAnsi="Times New Roman" w:eastAsia="宋体"/>
          <w:vertAlign w:val="superscript"/>
          <w:lang w:bidi="ar"/>
        </w:rPr>
        <w:endnoteRef/>
      </w:r>
      <w:r>
        <w:rPr>
          <w:rFonts w:ascii="Times New Roman" w:hAnsi="Times New Roman" w:eastAsia="宋体"/>
          <w:vertAlign w:val="superscript"/>
          <w:lang w:bidi="ar"/>
        </w:rPr>
        <w:t>]</w:t>
      </w:r>
      <w:r>
        <w:rPr>
          <w:rFonts w:ascii="Times New Roman" w:hAnsi="Times New Roman" w:eastAsia="宋体"/>
          <w:lang w:bidi="ar"/>
        </w:rPr>
        <w:t xml:space="preserve"> 参见1935年的提纲：“商品呈现出一种图像，纯粹而直接：即拜物图像。拱廊正是这种图像的展现，它既是房屋又是街道。妓女同样呈现出这种图像，既是售货员又是商品。” (V,p. 55)</w:t>
      </w:r>
    </w:p>
  </w:endnote>
  <w:endnote w:id="89">
    <w:p w14:paraId="6BDAAE6E">
      <w:pPr>
        <w:pStyle w:val="12"/>
        <w:widowControl/>
        <w:spacing w:line="360" w:lineRule="auto"/>
        <w:rPr>
          <w:rFonts w:hint="default" w:ascii="Times New Roman" w:hAnsi="Times New Roman" w:eastAsia="宋体"/>
        </w:rPr>
      </w:pPr>
      <w:r>
        <w:rPr>
          <w:rFonts w:ascii="Times New Roman" w:hAnsi="Times New Roman" w:eastAsia="宋体"/>
          <w:vertAlign w:val="superscript"/>
        </w:rPr>
        <w:t>[</w:t>
      </w:r>
      <w:r>
        <w:rPr>
          <w:rFonts w:ascii="Times New Roman" w:hAnsi="Times New Roman" w:eastAsia="宋体"/>
          <w:vertAlign w:val="superscript"/>
        </w:rPr>
        <w:endnoteRef/>
      </w:r>
      <w:r>
        <w:rPr>
          <w:rFonts w:ascii="Times New Roman" w:hAnsi="Times New Roman" w:eastAsia="宋体"/>
          <w:vertAlign w:val="superscript"/>
        </w:rPr>
        <w:t>]</w:t>
      </w:r>
      <w:r>
        <w:rPr>
          <w:rFonts w:ascii="Times New Roman" w:hAnsi="Times New Roman" w:eastAsia="宋体"/>
        </w:rPr>
        <w:t xml:space="preserve"> V, p.574 (Nla, 8).</w:t>
      </w:r>
    </w:p>
  </w:endnote>
  <w:endnote w:id="90">
    <w:p w14:paraId="5F090CA2">
      <w:pPr>
        <w:pStyle w:val="12"/>
        <w:widowControl/>
        <w:spacing w:line="360" w:lineRule="auto"/>
        <w:rPr>
          <w:rFonts w:hint="default" w:ascii="Times New Roman" w:hAnsi="Times New Roman" w:eastAsia="宋体"/>
        </w:rPr>
      </w:pPr>
      <w:r>
        <w:rPr>
          <w:rFonts w:ascii="Times New Roman" w:hAnsi="Times New Roman" w:eastAsia="宋体"/>
          <w:vertAlign w:val="superscript"/>
          <w:lang w:bidi="ar"/>
        </w:rPr>
        <w:t>[</w:t>
      </w:r>
      <w:r>
        <w:rPr>
          <w:rFonts w:ascii="Times New Roman" w:hAnsi="Times New Roman" w:eastAsia="宋体"/>
          <w:vertAlign w:val="superscript"/>
          <w:lang w:bidi="ar"/>
        </w:rPr>
        <w:endnoteRef/>
      </w:r>
      <w:r>
        <w:rPr>
          <w:rFonts w:ascii="Times New Roman" w:hAnsi="Times New Roman" w:eastAsia="宋体"/>
          <w:vertAlign w:val="superscript"/>
          <w:lang w:bidi="ar"/>
        </w:rPr>
        <w:t>]</w:t>
      </w:r>
      <w:r>
        <w:rPr>
          <w:rFonts w:ascii="Times New Roman" w:hAnsi="Times New Roman" w:eastAsia="宋体"/>
          <w:lang w:bidi="ar"/>
        </w:rPr>
        <w:t xml:space="preserve"> 早在他的博士论文《德国浪漫派中的艺术概念》中，他就已经提出了这一主张。I, pp.7-122.</w:t>
      </w:r>
    </w:p>
  </w:endnote>
  <w:endnote w:id="91">
    <w:p w14:paraId="7C60F73A">
      <w:pPr>
        <w:pStyle w:val="12"/>
        <w:widowControl/>
        <w:spacing w:line="360" w:lineRule="auto"/>
        <w:rPr>
          <w:rFonts w:hint="default" w:ascii="Times New Roman" w:hAnsi="Times New Roman" w:eastAsia="宋体"/>
        </w:rPr>
      </w:pPr>
      <w:r>
        <w:rPr>
          <w:rFonts w:ascii="Times New Roman" w:hAnsi="Times New Roman" w:eastAsia="宋体"/>
          <w:vertAlign w:val="superscript"/>
        </w:rPr>
        <w:t>[</w:t>
      </w:r>
      <w:r>
        <w:rPr>
          <w:rFonts w:ascii="Times New Roman" w:hAnsi="Times New Roman" w:eastAsia="宋体"/>
          <w:vertAlign w:val="superscript"/>
        </w:rPr>
        <w:endnoteRef/>
      </w:r>
      <w:r>
        <w:rPr>
          <w:rFonts w:ascii="Times New Roman" w:hAnsi="Times New Roman" w:eastAsia="宋体"/>
          <w:vertAlign w:val="superscript"/>
        </w:rPr>
        <w:t>]</w:t>
      </w:r>
      <w:r>
        <w:rPr>
          <w:rFonts w:ascii="Times New Roman" w:hAnsi="Times New Roman" w:eastAsia="宋体"/>
        </w:rPr>
        <w:t xml:space="preserve"> 参见他对本、塞利纳和荣格的批评, V, p. 590 (N8a, l; cf. K7a, 2).</w:t>
      </w:r>
    </w:p>
  </w:endnote>
  <w:endnote w:id="92">
    <w:p w14:paraId="51667B1E">
      <w:pPr>
        <w:pStyle w:val="12"/>
        <w:widowControl/>
        <w:spacing w:line="360" w:lineRule="auto"/>
        <w:rPr>
          <w:rFonts w:hint="default" w:ascii="Times New Roman" w:hAnsi="Times New Roman" w:eastAsia="宋体"/>
        </w:rPr>
      </w:pPr>
      <w:r>
        <w:rPr>
          <w:rFonts w:ascii="Times New Roman" w:hAnsi="Times New Roman" w:eastAsia="宋体"/>
          <w:vertAlign w:val="superscript"/>
        </w:rPr>
        <w:t>[</w:t>
      </w:r>
      <w:r>
        <w:rPr>
          <w:rFonts w:ascii="Times New Roman" w:hAnsi="Times New Roman" w:eastAsia="宋体"/>
          <w:vertAlign w:val="superscript"/>
        </w:rPr>
        <w:endnoteRef/>
      </w:r>
      <w:r>
        <w:rPr>
          <w:rFonts w:ascii="Times New Roman" w:hAnsi="Times New Roman" w:eastAsia="宋体"/>
          <w:vertAlign w:val="superscript"/>
        </w:rPr>
        <w:t>]</w:t>
      </w:r>
      <w:r>
        <w:rPr>
          <w:rFonts w:ascii="Times New Roman" w:hAnsi="Times New Roman" w:eastAsia="宋体"/>
        </w:rPr>
        <w:t xml:space="preserve"> 本雅明“并不尊重作为文学作家与哲学家区分的界限”。(Adorno,Über Walter Benjamin, p. 16).</w:t>
      </w:r>
    </w:p>
  </w:endnote>
  <w:endnote w:id="93">
    <w:p w14:paraId="34526EBE">
      <w:pPr>
        <w:pStyle w:val="12"/>
        <w:widowControl/>
        <w:spacing w:line="360" w:lineRule="auto"/>
        <w:rPr>
          <w:rFonts w:hint="default" w:ascii="Times New Roman" w:hAnsi="Times New Roman" w:eastAsia="宋体"/>
        </w:rPr>
      </w:pPr>
      <w:r>
        <w:rPr>
          <w:rFonts w:ascii="Times New Roman" w:hAnsi="Times New Roman" w:eastAsia="宋体"/>
          <w:vertAlign w:val="superscript"/>
        </w:rPr>
        <w:t>[</w:t>
      </w:r>
      <w:r>
        <w:rPr>
          <w:rFonts w:ascii="Times New Roman" w:hAnsi="Times New Roman" w:eastAsia="宋体"/>
          <w:vertAlign w:val="superscript"/>
        </w:rPr>
        <w:endnoteRef/>
      </w:r>
      <w:r>
        <w:rPr>
          <w:rFonts w:ascii="Times New Roman" w:hAnsi="Times New Roman" w:eastAsia="宋体"/>
          <w:vertAlign w:val="superscript"/>
        </w:rPr>
        <w:t>]</w:t>
      </w:r>
      <w:r>
        <w:rPr>
          <w:rFonts w:ascii="Times New Roman" w:hAnsi="Times New Roman" w:eastAsia="宋体"/>
        </w:rPr>
        <w:t xml:space="preserve"> “在‘为艺术而艺术’的理念中，诗人首次以消费者在公开市场上面对商品的方式来面对语言。”（“Taste,” written for the frst Baudelaire essay, Ip.1167）</w:t>
      </w:r>
    </w:p>
  </w:endnote>
  <w:endnote w:id="94">
    <w:p w14:paraId="6A2BB8C3">
      <w:pPr>
        <w:pStyle w:val="12"/>
        <w:widowControl/>
        <w:spacing w:line="360" w:lineRule="auto"/>
        <w:rPr>
          <w:rFonts w:hint="default" w:ascii="Times New Roman" w:hAnsi="Times New Roman" w:eastAsia="宋体"/>
        </w:rPr>
      </w:pPr>
      <w:r>
        <w:rPr>
          <w:rFonts w:ascii="Times New Roman" w:hAnsi="Times New Roman" w:eastAsia="宋体"/>
          <w:vertAlign w:val="superscript"/>
          <w:lang w:bidi="ar"/>
        </w:rPr>
        <w:t>[</w:t>
      </w:r>
      <w:r>
        <w:rPr>
          <w:rFonts w:ascii="Times New Roman" w:hAnsi="Times New Roman" w:eastAsia="宋体"/>
          <w:vertAlign w:val="superscript"/>
          <w:lang w:bidi="ar"/>
        </w:rPr>
        <w:endnoteRef/>
      </w:r>
      <w:r>
        <w:rPr>
          <w:rFonts w:ascii="Times New Roman" w:hAnsi="Times New Roman" w:eastAsia="宋体"/>
          <w:vertAlign w:val="superscript"/>
          <w:lang w:bidi="ar"/>
        </w:rPr>
        <w:t>]</w:t>
      </w:r>
      <w:r>
        <w:rPr>
          <w:rFonts w:ascii="Times New Roman" w:hAnsi="Times New Roman" w:eastAsia="宋体"/>
          <w:lang w:bidi="ar"/>
        </w:rPr>
        <w:t xml:space="preserve"> “Taste,” I, p. 1169. “我们可以推测，本雅明对当代某些思想流派中‘缺席’这一主题的批评也会是相同的。”</w:t>
      </w:r>
    </w:p>
  </w:endnote>
  <w:endnote w:id="95">
    <w:p w14:paraId="689AC184">
      <w:pPr>
        <w:pStyle w:val="12"/>
        <w:widowControl/>
        <w:spacing w:line="360" w:lineRule="auto"/>
        <w:rPr>
          <w:rFonts w:hint="default" w:ascii="Times New Roman" w:hAnsi="Times New Roman" w:eastAsia="宋体"/>
        </w:rPr>
      </w:pPr>
      <w:r>
        <w:rPr>
          <w:rFonts w:ascii="Times New Roman" w:hAnsi="Times New Roman" w:eastAsia="宋体"/>
          <w:vertAlign w:val="superscript"/>
          <w:lang w:bidi="ar"/>
        </w:rPr>
        <w:t>[</w:t>
      </w:r>
      <w:r>
        <w:rPr>
          <w:rFonts w:ascii="Times New Roman" w:hAnsi="Times New Roman" w:eastAsia="宋体"/>
          <w:vertAlign w:val="superscript"/>
          <w:lang w:bidi="ar"/>
        </w:rPr>
        <w:endnoteRef/>
      </w:r>
      <w:r>
        <w:rPr>
          <w:rFonts w:ascii="Times New Roman" w:hAnsi="Times New Roman" w:eastAsia="宋体"/>
          <w:vertAlign w:val="superscript"/>
          <w:lang w:bidi="ar"/>
        </w:rPr>
        <w:t>]</w:t>
      </w:r>
      <w:r>
        <w:rPr>
          <w:rFonts w:ascii="Times New Roman" w:hAnsi="Times New Roman" w:eastAsia="宋体"/>
          <w:lang w:bidi="ar"/>
        </w:rPr>
        <w:t xml:space="preserve"> 波德莱尔的诗描绘了一幅“水、钢铁、石板、楼梯与拱廊”的景象，在这片冻结的景观中，大自然的一切活动都已停止：</w:t>
      </w:r>
    </w:p>
    <w:p w14:paraId="77CFC2B5">
      <w:pPr>
        <w:pStyle w:val="12"/>
        <w:widowControl/>
        <w:spacing w:line="360" w:lineRule="auto"/>
        <w:rPr>
          <w:rFonts w:hint="default" w:ascii="Times New Roman" w:hAnsi="Times New Roman" w:eastAsia="宋体"/>
        </w:rPr>
      </w:pPr>
      <w:r>
        <w:rPr>
          <w:rFonts w:ascii="Times New Roman" w:hAnsi="Times New Roman" w:eastAsia="宋体"/>
        </w:rPr>
        <w:t>“而沉重的瀑布，</w:t>
      </w:r>
    </w:p>
    <w:p w14:paraId="608F7F16">
      <w:pPr>
        <w:pStyle w:val="12"/>
        <w:widowControl/>
        <w:spacing w:line="360" w:lineRule="auto"/>
        <w:rPr>
          <w:rFonts w:hint="default" w:ascii="Times New Roman" w:hAnsi="Times New Roman" w:eastAsia="宋体"/>
        </w:rPr>
      </w:pPr>
      <w:r>
        <w:rPr>
          <w:rFonts w:ascii="Times New Roman" w:hAnsi="Times New Roman" w:eastAsia="宋体"/>
        </w:rPr>
        <w:t>如同水晶帷幕，</w:t>
      </w:r>
    </w:p>
    <w:p w14:paraId="121F3247">
      <w:pPr>
        <w:pStyle w:val="12"/>
        <w:widowControl/>
        <w:spacing w:line="360" w:lineRule="auto"/>
        <w:rPr>
          <w:rFonts w:hint="default" w:ascii="Times New Roman" w:hAnsi="Times New Roman" w:eastAsia="宋体"/>
        </w:rPr>
      </w:pPr>
      <w:r>
        <w:rPr>
          <w:rFonts w:ascii="Times New Roman" w:hAnsi="Times New Roman" w:eastAsia="宋体"/>
        </w:rPr>
        <w:t>悬挂在金属墙上，</w:t>
      </w:r>
    </w:p>
    <w:p w14:paraId="43D8FF21">
      <w:pPr>
        <w:pStyle w:val="12"/>
        <w:widowControl/>
        <w:spacing w:line="360" w:lineRule="auto"/>
        <w:rPr>
          <w:rFonts w:hint="default" w:ascii="Times New Roman" w:hAnsi="Times New Roman" w:eastAsia="宋体"/>
        </w:rPr>
      </w:pPr>
      <w:r>
        <w:rPr>
          <w:rFonts w:ascii="Times New Roman" w:hAnsi="Times New Roman" w:eastAsia="宋体"/>
        </w:rPr>
        <w:t>晃眼夺目。”</w:t>
      </w:r>
    </w:p>
    <w:p w14:paraId="4E474C12">
      <w:pPr>
        <w:pStyle w:val="12"/>
        <w:widowControl/>
        <w:spacing w:line="360" w:lineRule="auto"/>
        <w:rPr>
          <w:rFonts w:hint="default" w:ascii="Times New Roman" w:hAnsi="Times New Roman" w:eastAsia="宋体"/>
        </w:rPr>
      </w:pPr>
      <w:r>
        <w:rPr>
          <w:rFonts w:ascii="Times New Roman" w:hAnsi="Times New Roman" w:eastAsia="宋体"/>
        </w:rPr>
        <w:t>——《巴黎梦》（《恶之花》，此处为作者译）</w:t>
      </w:r>
    </w:p>
  </w:endnote>
  <w:endnote w:id="96">
    <w:p w14:paraId="38574376">
      <w:pPr>
        <w:pStyle w:val="12"/>
        <w:widowControl/>
        <w:spacing w:line="360" w:lineRule="auto"/>
        <w:rPr>
          <w:rFonts w:hint="default" w:ascii="Times New Roman" w:hAnsi="Times New Roman" w:eastAsia="宋体"/>
        </w:rPr>
      </w:pPr>
      <w:r>
        <w:rPr>
          <w:rFonts w:ascii="Times New Roman" w:hAnsi="Times New Roman" w:eastAsia="宋体"/>
          <w:vertAlign w:val="superscript"/>
        </w:rPr>
        <w:t>[</w:t>
      </w:r>
      <w:r>
        <w:rPr>
          <w:rFonts w:ascii="Times New Roman" w:hAnsi="Times New Roman" w:eastAsia="宋体"/>
          <w:vertAlign w:val="superscript"/>
        </w:rPr>
        <w:endnoteRef/>
      </w:r>
      <w:r>
        <w:rPr>
          <w:rFonts w:ascii="Times New Roman" w:hAnsi="Times New Roman" w:eastAsia="宋体"/>
          <w:vertAlign w:val="superscript"/>
        </w:rPr>
        <w:t>]</w:t>
      </w:r>
      <w:r>
        <w:rPr>
          <w:rFonts w:ascii="Times New Roman" w:hAnsi="Times New Roman" w:eastAsia="宋体"/>
        </w:rPr>
        <w:t xml:space="preserve"> Hans Robert lauss, Toward an Aesthetic of Reception, trans. Timothy Bahti, intro. Paul deMan, Theory and History of Literature vol 2,eds. Wlad Godzich and Jochen Schulte-Sasse (Minneapolis: University of Minnesota Press,1982),p. 172.</w:t>
      </w:r>
    </w:p>
  </w:endnote>
  <w:endnote w:id="97">
    <w:p w14:paraId="13ED1A33">
      <w:pPr>
        <w:pStyle w:val="12"/>
        <w:widowControl/>
        <w:spacing w:line="360" w:lineRule="auto"/>
        <w:rPr>
          <w:rFonts w:hint="default" w:ascii="Times New Roman" w:hAnsi="Times New Roman" w:eastAsia="宋体"/>
          <w:lang w:val="fr-CA"/>
        </w:rPr>
      </w:pPr>
      <w:r>
        <w:rPr>
          <w:rFonts w:ascii="Times New Roman" w:hAnsi="Times New Roman" w:eastAsia="宋体"/>
          <w:vertAlign w:val="superscript"/>
          <w:lang w:val="fr-CA"/>
        </w:rPr>
        <w:t>[</w:t>
      </w:r>
      <w:r>
        <w:rPr>
          <w:rFonts w:ascii="Times New Roman" w:hAnsi="Times New Roman" w:eastAsia="宋体"/>
          <w:vertAlign w:val="superscript"/>
        </w:rPr>
        <w:endnoteRef/>
      </w:r>
      <w:r>
        <w:rPr>
          <w:rFonts w:ascii="Times New Roman" w:hAnsi="Times New Roman" w:eastAsia="宋体"/>
          <w:vertAlign w:val="superscript"/>
          <w:lang w:val="fr-CA"/>
        </w:rPr>
        <w:t>]</w:t>
      </w:r>
      <w:r>
        <w:rPr>
          <w:rFonts w:ascii="Times New Roman" w:hAnsi="Times New Roman" w:eastAsia="宋体"/>
          <w:lang w:val="fr-CA"/>
        </w:rPr>
        <w:t xml:space="preserve"> Jauss, p.173.</w:t>
      </w:r>
    </w:p>
  </w:endnote>
  <w:endnote w:id="98">
    <w:p w14:paraId="0938B084">
      <w:pPr>
        <w:pStyle w:val="12"/>
        <w:widowControl/>
        <w:spacing w:line="360" w:lineRule="auto"/>
        <w:rPr>
          <w:rFonts w:hint="default" w:ascii="Times New Roman" w:hAnsi="Times New Roman" w:eastAsia="宋体"/>
          <w:lang w:val="fr-CA"/>
        </w:rPr>
      </w:pPr>
      <w:r>
        <w:rPr>
          <w:rFonts w:ascii="Times New Roman" w:hAnsi="Times New Roman" w:eastAsia="宋体"/>
          <w:vertAlign w:val="superscript"/>
          <w:lang w:val="fr-CA" w:bidi="ar"/>
        </w:rPr>
        <w:t>[</w:t>
      </w:r>
      <w:r>
        <w:rPr>
          <w:rFonts w:ascii="Times New Roman" w:hAnsi="Times New Roman" w:eastAsia="宋体"/>
          <w:vertAlign w:val="superscript"/>
          <w:lang w:bidi="ar"/>
        </w:rPr>
        <w:endnoteRef/>
      </w:r>
      <w:r>
        <w:rPr>
          <w:rFonts w:ascii="Times New Roman" w:hAnsi="Times New Roman" w:eastAsia="宋体"/>
          <w:vertAlign w:val="superscript"/>
          <w:lang w:val="fr-CA" w:bidi="ar"/>
        </w:rPr>
        <w:t>]</w:t>
      </w:r>
      <w:r>
        <w:rPr>
          <w:rFonts w:ascii="Times New Roman" w:hAnsi="Times New Roman" w:eastAsia="宋体"/>
          <w:lang w:val="fr-CA" w:bidi="ar"/>
        </w:rPr>
        <w:t xml:space="preserve"> Jauss, p.179.</w:t>
      </w:r>
    </w:p>
  </w:endnote>
  <w:endnote w:id="99">
    <w:p w14:paraId="5EA43E64">
      <w:pPr>
        <w:pStyle w:val="12"/>
        <w:widowControl/>
        <w:spacing w:line="360" w:lineRule="auto"/>
        <w:rPr>
          <w:rFonts w:hint="default" w:ascii="Times New Roman" w:hAnsi="Times New Roman" w:eastAsia="宋体"/>
          <w:lang w:val="fr-CA"/>
        </w:rPr>
      </w:pPr>
      <w:r>
        <w:rPr>
          <w:rFonts w:ascii="Times New Roman" w:hAnsi="Times New Roman" w:eastAsia="宋体"/>
          <w:vertAlign w:val="superscript"/>
          <w:lang w:val="fr-CA"/>
        </w:rPr>
        <w:t>[</w:t>
      </w:r>
      <w:r>
        <w:rPr>
          <w:rFonts w:ascii="Times New Roman" w:hAnsi="Times New Roman" w:eastAsia="宋体"/>
          <w:vertAlign w:val="superscript"/>
        </w:rPr>
        <w:endnoteRef/>
      </w:r>
      <w:r>
        <w:rPr>
          <w:rFonts w:ascii="Times New Roman" w:hAnsi="Times New Roman" w:eastAsia="宋体"/>
          <w:vertAlign w:val="superscript"/>
          <w:lang w:val="fr-CA"/>
        </w:rPr>
        <w:t>]</w:t>
      </w:r>
      <w:r>
        <w:rPr>
          <w:rFonts w:ascii="Times New Roman" w:hAnsi="Times New Roman" w:eastAsia="宋体"/>
          <w:lang w:val="fr-CA"/>
        </w:rPr>
        <w:t xml:space="preserve"> Jauss, p.179.</w:t>
      </w:r>
    </w:p>
  </w:endnote>
  <w:endnote w:id="100">
    <w:p w14:paraId="1AF708E4">
      <w:pPr>
        <w:pStyle w:val="12"/>
        <w:widowControl/>
        <w:spacing w:line="360" w:lineRule="auto"/>
        <w:rPr>
          <w:rFonts w:hint="default" w:ascii="Times New Roman" w:hAnsi="Times New Roman" w:eastAsia="宋体"/>
        </w:rPr>
      </w:pPr>
      <w:r>
        <w:rPr>
          <w:rFonts w:ascii="Times New Roman" w:hAnsi="Times New Roman" w:eastAsia="宋体"/>
          <w:vertAlign w:val="superscript"/>
        </w:rPr>
        <w:t>[</w:t>
      </w:r>
      <w:r>
        <w:rPr>
          <w:rFonts w:ascii="Times New Roman" w:hAnsi="Times New Roman" w:eastAsia="宋体"/>
          <w:vertAlign w:val="superscript"/>
        </w:rPr>
        <w:endnoteRef/>
      </w:r>
      <w:r>
        <w:rPr>
          <w:rFonts w:ascii="Times New Roman" w:hAnsi="Times New Roman" w:eastAsia="宋体"/>
          <w:vertAlign w:val="superscript"/>
        </w:rPr>
        <w:t>]</w:t>
      </w:r>
      <w:r>
        <w:rPr>
          <w:rFonts w:ascii="Times New Roman" w:hAnsi="Times New Roman" w:eastAsia="宋体"/>
        </w:rPr>
        <w:t xml:space="preserve"> 本雅明对每种文化“连续性”的政治批判在第九章末尾有充足的论述。</w:t>
      </w:r>
    </w:p>
  </w:endnote>
  <w:endnote w:id="101">
    <w:p w14:paraId="58944F21">
      <w:pPr>
        <w:pStyle w:val="12"/>
        <w:widowControl/>
        <w:spacing w:line="360" w:lineRule="auto"/>
        <w:rPr>
          <w:rFonts w:hint="default" w:ascii="Times New Roman" w:hAnsi="Times New Roman" w:eastAsia="宋体"/>
        </w:rPr>
      </w:pPr>
      <w:r>
        <w:rPr>
          <w:rFonts w:ascii="Times New Roman" w:hAnsi="Times New Roman" w:eastAsia="宋体"/>
          <w:vertAlign w:val="superscript"/>
          <w:lang w:bidi="ar"/>
        </w:rPr>
        <w:t>[</w:t>
      </w:r>
      <w:r>
        <w:rPr>
          <w:rFonts w:ascii="Times New Roman" w:hAnsi="Times New Roman" w:eastAsia="宋体"/>
          <w:vertAlign w:val="superscript"/>
          <w:lang w:bidi="ar"/>
        </w:rPr>
        <w:endnoteRef/>
      </w:r>
      <w:r>
        <w:rPr>
          <w:rFonts w:ascii="Times New Roman" w:hAnsi="Times New Roman" w:eastAsia="宋体"/>
          <w:vertAlign w:val="superscript"/>
          <w:lang w:bidi="ar"/>
        </w:rPr>
        <w:t>]</w:t>
      </w:r>
      <w:r>
        <w:rPr>
          <w:rFonts w:ascii="Times New Roman" w:hAnsi="Times New Roman" w:eastAsia="宋体"/>
          <w:lang w:bidi="ar"/>
        </w:rPr>
        <w:t xml:space="preserve"> Paul de Man, Blindness and Insight: Essays in the Rhetoric ofContemporary Criticism, scconded., rev., intro. Wlad Godzich, Theory and History of Literature vol. 7, eds. Wlad Godzich andJochen Schulte-Sasse (Minneapolis: University of Minnesota Press, 1983),pp.182-83.</w:t>
      </w:r>
    </w:p>
  </w:endnote>
  <w:endnote w:id="102">
    <w:p w14:paraId="6910CEF2">
      <w:pPr>
        <w:pStyle w:val="12"/>
        <w:widowControl/>
        <w:spacing w:line="360" w:lineRule="auto"/>
        <w:rPr>
          <w:rFonts w:hint="default" w:ascii="Times New Roman" w:hAnsi="Times New Roman" w:eastAsia="宋体"/>
        </w:rPr>
      </w:pPr>
      <w:r>
        <w:rPr>
          <w:rFonts w:ascii="Times New Roman" w:hAnsi="Times New Roman" w:eastAsia="宋体"/>
          <w:vertAlign w:val="superscript"/>
          <w:lang w:bidi="ar"/>
        </w:rPr>
        <w:t>[</w:t>
      </w:r>
      <w:r>
        <w:rPr>
          <w:rFonts w:ascii="Times New Roman" w:hAnsi="Times New Roman" w:eastAsia="宋体"/>
          <w:vertAlign w:val="superscript"/>
          <w:lang w:bidi="ar"/>
        </w:rPr>
        <w:endnoteRef/>
      </w:r>
      <w:r>
        <w:rPr>
          <w:rFonts w:ascii="Times New Roman" w:hAnsi="Times New Roman" w:eastAsia="宋体"/>
          <w:vertAlign w:val="superscript"/>
          <w:lang w:bidi="ar"/>
        </w:rPr>
        <w:t>]</w:t>
      </w:r>
      <w:r>
        <w:rPr>
          <w:rFonts w:ascii="Times New Roman" w:hAnsi="Times New Roman" w:eastAsia="宋体"/>
          <w:lang w:bidi="ar"/>
        </w:rPr>
        <w:t xml:space="preserve"> De Man, p.183. (德·曼并未意识到，这种“父传子”的寓言式传承，其实正表达了这样一个事实：在当代社会的大学体制内部，文化的继承</w:t>
      </w:r>
      <w:r>
        <w:rPr>
          <w:rStyle w:val="22"/>
          <w:rFonts w:ascii="Times New Roman" w:hAnsi="Times New Roman" w:eastAsia="宋体"/>
          <w:lang w:bidi="ar"/>
        </w:rPr>
        <w:t>一直是沿着父权制的谱系</w:t>
      </w:r>
      <w:r>
        <w:rPr>
          <w:rFonts w:ascii="Times New Roman" w:hAnsi="Times New Roman" w:eastAsia="宋体"/>
          <w:lang w:bidi="ar"/>
        </w:rPr>
        <w:t>被传统化地传递下来的。)</w:t>
      </w:r>
    </w:p>
  </w:endnote>
  <w:endnote w:id="103">
    <w:p w14:paraId="1B003E65">
      <w:pPr>
        <w:pStyle w:val="12"/>
        <w:widowControl/>
        <w:spacing w:line="360" w:lineRule="auto"/>
        <w:rPr>
          <w:rFonts w:hint="default" w:ascii="Times New Roman" w:hAnsi="Times New Roman" w:eastAsia="宋体"/>
        </w:rPr>
      </w:pPr>
      <w:r>
        <w:rPr>
          <w:rFonts w:ascii="Times New Roman" w:hAnsi="Times New Roman" w:eastAsia="宋体"/>
          <w:vertAlign w:val="superscript"/>
          <w:lang w:bidi="ar"/>
        </w:rPr>
        <w:t>[</w:t>
      </w:r>
      <w:r>
        <w:rPr>
          <w:rFonts w:ascii="Times New Roman" w:hAnsi="Times New Roman" w:eastAsia="宋体"/>
          <w:vertAlign w:val="superscript"/>
          <w:lang w:bidi="ar"/>
        </w:rPr>
        <w:endnoteRef/>
      </w:r>
      <w:r>
        <w:rPr>
          <w:rFonts w:ascii="Times New Roman" w:hAnsi="Times New Roman" w:eastAsia="宋体"/>
          <w:vertAlign w:val="superscript"/>
          <w:lang w:bidi="ar"/>
        </w:rPr>
        <w:t>]</w:t>
      </w:r>
      <w:r>
        <w:rPr>
          <w:rFonts w:ascii="Times New Roman" w:hAnsi="Times New Roman" w:eastAsia="宋体"/>
          <w:lang w:bidi="ar"/>
        </w:rPr>
        <w:t xml:space="preserve"> De Man, p.174. 与之相对，对于德·曼而言，文学之外并不存在文学史——文学史本身就是一种文学诠释。他虽然坚持“对象的物质性”，但这是一种被再现出来的物质性，而非真实的在场。在他看来，所谓历史知识的证据并不是经验事实，而是被书写的文本，即使这些文本伪装成战争或革命的形式（同上，第165页）。由于不存在超越文本的认知参照点，所有知识都是文本内部的（intratextual）。此外，符号与意义之间的非同一性（nonidentity）始终存在，而寓言作为一种揭示本质的文学形式，只是把这种非同一性显露出来（同上，第27页）。因此，尽管德·曼批评了姚斯提出的文学历史“连续体”是一个文学性虚构，但他并不反对文学性的虚构本身。</w:t>
      </w:r>
    </w:p>
  </w:endnote>
  <w:endnote w:id="104">
    <w:p w14:paraId="4F80756A">
      <w:pPr>
        <w:pStyle w:val="12"/>
        <w:widowControl/>
        <w:spacing w:line="360" w:lineRule="auto"/>
        <w:rPr>
          <w:rFonts w:hint="default" w:ascii="Times New Roman" w:hAnsi="Times New Roman" w:eastAsia="宋体"/>
        </w:rPr>
      </w:pPr>
      <w:r>
        <w:rPr>
          <w:rFonts w:ascii="Times New Roman" w:hAnsi="Times New Roman" w:eastAsia="宋体"/>
          <w:vertAlign w:val="superscript"/>
          <w:lang w:bidi="ar"/>
        </w:rPr>
        <w:t>[</w:t>
      </w:r>
      <w:r>
        <w:rPr>
          <w:rFonts w:ascii="Times New Roman" w:hAnsi="Times New Roman" w:eastAsia="宋体"/>
          <w:vertAlign w:val="superscript"/>
          <w:lang w:bidi="ar"/>
        </w:rPr>
        <w:endnoteRef/>
      </w:r>
      <w:r>
        <w:rPr>
          <w:rFonts w:ascii="Times New Roman" w:hAnsi="Times New Roman" w:eastAsia="宋体"/>
          <w:vertAlign w:val="superscript"/>
          <w:lang w:bidi="ar"/>
        </w:rPr>
        <w:t>]</w:t>
      </w:r>
      <w:r>
        <w:rPr>
          <w:rFonts w:ascii="Times New Roman" w:hAnsi="Times New Roman" w:eastAsia="宋体"/>
          <w:lang w:bidi="ar"/>
        </w:rPr>
        <w:t xml:space="preserve"> Peter Bürger, Theory ofthe Avant-Garde, trans. Michael $haw, foreword by Jochen SchulteSasse, Theory and History of Literature vol. 4, eds. Wlad Godzich and Jochen Schulte-Sasse(Minneapolis:University of innesota Press,1984),p. 68.</w:t>
      </w:r>
    </w:p>
  </w:endnote>
  <w:endnote w:id="105">
    <w:p w14:paraId="29A54C25">
      <w:pPr>
        <w:pStyle w:val="12"/>
        <w:widowControl/>
        <w:spacing w:line="360" w:lineRule="auto"/>
        <w:rPr>
          <w:rFonts w:hint="default" w:ascii="Times New Roman" w:hAnsi="Times New Roman" w:eastAsia="宋体"/>
        </w:rPr>
      </w:pPr>
      <w:r>
        <w:rPr>
          <w:rFonts w:ascii="Times New Roman" w:hAnsi="Times New Roman" w:eastAsia="宋体"/>
          <w:vertAlign w:val="superscript"/>
        </w:rPr>
        <w:t>[</w:t>
      </w:r>
      <w:r>
        <w:rPr>
          <w:rFonts w:ascii="Times New Roman" w:hAnsi="Times New Roman" w:eastAsia="宋体"/>
          <w:vertAlign w:val="superscript"/>
        </w:rPr>
        <w:endnoteRef/>
      </w:r>
      <w:r>
        <w:rPr>
          <w:rFonts w:ascii="Times New Roman" w:hAnsi="Times New Roman" w:eastAsia="宋体"/>
          <w:vertAlign w:val="superscript"/>
        </w:rPr>
        <w:t>]</w:t>
      </w:r>
      <w:r>
        <w:rPr>
          <w:rFonts w:ascii="Times New Roman" w:hAnsi="Times New Roman" w:eastAsia="宋体"/>
        </w:rPr>
        <w:t xml:space="preserve"> “在寓言性意图的领域中，图像是一个碎片，一种符号……整体性的虚假外观（</w:t>
      </w:r>
      <w:r>
        <w:rPr>
          <w:rFonts w:ascii="Times New Roman" w:hAnsi="Times New Roman" w:eastAsia="宋体"/>
          <w:i/>
          <w:iCs/>
        </w:rPr>
        <w:t>Schein</w:t>
      </w:r>
      <w:r>
        <w:rPr>
          <w:rFonts w:ascii="Times New Roman" w:hAnsi="Times New Roman" w:eastAsia="宋体"/>
        </w:rPr>
        <w:t>）被消解了。”（转引自本雅明 Bürger, p. 69.）</w:t>
      </w:r>
    </w:p>
  </w:endnote>
  <w:endnote w:id="106">
    <w:p w14:paraId="3EB5E70C">
      <w:pPr>
        <w:pStyle w:val="12"/>
        <w:widowControl/>
        <w:spacing w:line="360" w:lineRule="auto"/>
        <w:rPr>
          <w:rFonts w:hint="default" w:ascii="Times New Roman" w:hAnsi="Times New Roman" w:eastAsia="宋体"/>
        </w:rPr>
      </w:pPr>
      <w:r>
        <w:rPr>
          <w:rFonts w:ascii="Times New Roman" w:hAnsi="Times New Roman" w:eastAsia="宋体"/>
          <w:vertAlign w:val="superscript"/>
          <w:lang w:bidi="ar"/>
        </w:rPr>
        <w:t>[</w:t>
      </w:r>
      <w:r>
        <w:rPr>
          <w:rFonts w:ascii="Times New Roman" w:hAnsi="Times New Roman" w:eastAsia="宋体"/>
          <w:vertAlign w:val="superscript"/>
          <w:lang w:bidi="ar"/>
        </w:rPr>
        <w:endnoteRef/>
      </w:r>
      <w:r>
        <w:rPr>
          <w:rFonts w:ascii="Times New Roman" w:hAnsi="Times New Roman" w:eastAsia="宋体"/>
          <w:vertAlign w:val="superscript"/>
          <w:lang w:bidi="ar"/>
        </w:rPr>
        <w:t>]</w:t>
      </w:r>
      <w:r>
        <w:rPr>
          <w:rFonts w:ascii="Times New Roman" w:hAnsi="Times New Roman" w:eastAsia="宋体"/>
          <w:lang w:bidi="ar"/>
        </w:rPr>
        <w:t xml:space="preserve"> Bürger, p. 69.</w:t>
      </w:r>
    </w:p>
  </w:endnote>
  <w:endnote w:id="107">
    <w:p w14:paraId="7B4A40E6">
      <w:pPr>
        <w:pStyle w:val="12"/>
        <w:widowControl/>
        <w:spacing w:line="360" w:lineRule="auto"/>
        <w:rPr>
          <w:rFonts w:hint="default" w:ascii="Times New Roman" w:hAnsi="Times New Roman" w:eastAsia="宋体"/>
        </w:rPr>
      </w:pPr>
      <w:r>
        <w:rPr>
          <w:rFonts w:ascii="Times New Roman" w:hAnsi="Times New Roman" w:eastAsia="宋体"/>
          <w:vertAlign w:val="superscript"/>
          <w:lang w:bidi="ar"/>
        </w:rPr>
        <w:t>[</w:t>
      </w:r>
      <w:r>
        <w:rPr>
          <w:rFonts w:ascii="Times New Roman" w:hAnsi="Times New Roman" w:eastAsia="宋体"/>
          <w:vertAlign w:val="superscript"/>
          <w:lang w:bidi="ar"/>
        </w:rPr>
        <w:endnoteRef/>
      </w:r>
      <w:r>
        <w:rPr>
          <w:rFonts w:ascii="Times New Roman" w:hAnsi="Times New Roman" w:eastAsia="宋体"/>
          <w:vertAlign w:val="superscript"/>
          <w:lang w:bidi="ar"/>
        </w:rPr>
        <w:t>]</w:t>
      </w:r>
      <w:r>
        <w:rPr>
          <w:rFonts w:ascii="Times New Roman" w:hAnsi="Times New Roman" w:eastAsia="宋体"/>
          <w:lang w:bidi="ar"/>
        </w:rPr>
        <w:t xml:space="preserve"> Bürger, p. 72.</w:t>
      </w:r>
    </w:p>
  </w:endnote>
  <w:endnote w:id="108">
    <w:p w14:paraId="7D414ED4">
      <w:pPr>
        <w:pStyle w:val="12"/>
        <w:widowControl/>
        <w:spacing w:line="360" w:lineRule="auto"/>
        <w:rPr>
          <w:rFonts w:hint="default" w:ascii="Times New Roman" w:hAnsi="Times New Roman" w:eastAsia="宋体"/>
        </w:rPr>
      </w:pPr>
      <w:r>
        <w:rPr>
          <w:rFonts w:ascii="Times New Roman" w:hAnsi="Times New Roman" w:eastAsia="宋体"/>
          <w:vertAlign w:val="superscript"/>
        </w:rPr>
        <w:t>[</w:t>
      </w:r>
      <w:r>
        <w:rPr>
          <w:rFonts w:ascii="Times New Roman" w:hAnsi="Times New Roman" w:eastAsia="宋体"/>
          <w:vertAlign w:val="superscript"/>
        </w:rPr>
        <w:endnoteRef/>
      </w:r>
      <w:r>
        <w:rPr>
          <w:rFonts w:ascii="Times New Roman" w:hAnsi="Times New Roman" w:eastAsia="宋体"/>
          <w:vertAlign w:val="superscript"/>
        </w:rPr>
        <w:t>]</w:t>
      </w:r>
      <w:r>
        <w:rPr>
          <w:rFonts w:ascii="Times New Roman" w:hAnsi="Times New Roman" w:eastAsia="宋体"/>
        </w:rPr>
        <w:t xml:space="preserve"> Bürger, p. 78.</w:t>
      </w:r>
    </w:p>
  </w:endnote>
  <w:endnote w:id="109">
    <w:p w14:paraId="05025BCB">
      <w:pPr>
        <w:pStyle w:val="12"/>
        <w:widowControl/>
        <w:spacing w:line="360" w:lineRule="auto"/>
        <w:rPr>
          <w:rFonts w:hint="default" w:ascii="Times New Roman" w:hAnsi="Times New Roman" w:eastAsia="宋体"/>
        </w:rPr>
      </w:pPr>
      <w:r>
        <w:rPr>
          <w:rFonts w:ascii="Times New Roman" w:hAnsi="Times New Roman" w:eastAsia="宋体"/>
          <w:vertAlign w:val="superscript"/>
        </w:rPr>
        <w:t>[</w:t>
      </w:r>
      <w:r>
        <w:rPr>
          <w:rFonts w:ascii="Times New Roman" w:hAnsi="Times New Roman" w:eastAsia="宋体"/>
          <w:vertAlign w:val="superscript"/>
        </w:rPr>
        <w:endnoteRef/>
      </w:r>
      <w:r>
        <w:rPr>
          <w:rFonts w:ascii="Times New Roman" w:hAnsi="Times New Roman" w:eastAsia="宋体"/>
          <w:vertAlign w:val="superscript"/>
        </w:rPr>
        <w:t>]</w:t>
      </w:r>
      <w:r>
        <w:rPr>
          <w:rFonts w:ascii="Times New Roman" w:hAnsi="Times New Roman" w:eastAsia="宋体"/>
        </w:rPr>
        <w:t xml:space="preserve"> Bürger, p. 90-91.</w:t>
      </w:r>
    </w:p>
  </w:endnote>
  <w:endnote w:id="110">
    <w:p w14:paraId="74C6D7D4">
      <w:pPr>
        <w:pStyle w:val="12"/>
        <w:widowControl/>
        <w:spacing w:line="360" w:lineRule="auto"/>
        <w:rPr>
          <w:rFonts w:hint="default" w:ascii="Times New Roman" w:hAnsi="Times New Roman" w:eastAsia="宋体"/>
        </w:rPr>
      </w:pPr>
      <w:r>
        <w:rPr>
          <w:rFonts w:ascii="Times New Roman" w:hAnsi="Times New Roman" w:eastAsia="宋体"/>
          <w:vertAlign w:val="superscript"/>
          <w:lang w:bidi="ar"/>
        </w:rPr>
        <w:t>[</w:t>
      </w:r>
      <w:r>
        <w:rPr>
          <w:rFonts w:ascii="Times New Roman" w:hAnsi="Times New Roman" w:eastAsia="宋体"/>
          <w:vertAlign w:val="superscript"/>
          <w:lang w:bidi="ar"/>
        </w:rPr>
        <w:endnoteRef/>
      </w:r>
      <w:r>
        <w:rPr>
          <w:rFonts w:ascii="Times New Roman" w:hAnsi="Times New Roman" w:eastAsia="宋体"/>
          <w:vertAlign w:val="superscript"/>
          <w:lang w:bidi="ar"/>
        </w:rPr>
        <w:t>]</w:t>
      </w:r>
      <w:r>
        <w:rPr>
          <w:rFonts w:ascii="Times New Roman" w:hAnsi="Times New Roman" w:eastAsia="宋体"/>
          <w:lang w:bidi="ar"/>
        </w:rPr>
        <w:t xml:space="preserve"> Bürger, p. 90.</w:t>
      </w:r>
    </w:p>
  </w:endnote>
  <w:endnote w:id="111">
    <w:p w14:paraId="39FCD258">
      <w:pPr>
        <w:pStyle w:val="12"/>
        <w:widowControl/>
        <w:spacing w:line="360" w:lineRule="auto"/>
        <w:rPr>
          <w:rFonts w:hint="default" w:ascii="Times New Roman" w:hAnsi="Times New Roman" w:eastAsia="宋体"/>
        </w:rPr>
      </w:pPr>
      <w:r>
        <w:rPr>
          <w:rFonts w:ascii="Times New Roman" w:hAnsi="Times New Roman" w:eastAsia="宋体"/>
          <w:vertAlign w:val="superscript"/>
          <w:lang w:bidi="ar"/>
        </w:rPr>
        <w:t>[</w:t>
      </w:r>
      <w:r>
        <w:rPr>
          <w:rFonts w:ascii="Times New Roman" w:hAnsi="Times New Roman" w:eastAsia="宋体"/>
          <w:vertAlign w:val="superscript"/>
          <w:lang w:bidi="ar"/>
        </w:rPr>
        <w:endnoteRef/>
      </w:r>
      <w:r>
        <w:rPr>
          <w:rFonts w:ascii="Times New Roman" w:hAnsi="Times New Roman" w:eastAsia="宋体"/>
          <w:vertAlign w:val="superscript"/>
          <w:lang w:bidi="ar"/>
        </w:rPr>
        <w:t>]</w:t>
      </w:r>
      <w:r>
        <w:rPr>
          <w:rFonts w:ascii="Times New Roman" w:hAnsi="Times New Roman" w:eastAsia="宋体"/>
          <w:lang w:bidi="ar"/>
        </w:rPr>
        <w:t xml:space="preserve"> Bürger, p. 90.</w:t>
      </w:r>
    </w:p>
  </w:endnote>
  <w:endnote w:id="112">
    <w:p w14:paraId="1B6A18F3">
      <w:pPr>
        <w:pStyle w:val="12"/>
        <w:widowControl/>
        <w:spacing w:line="360" w:lineRule="auto"/>
        <w:rPr>
          <w:rFonts w:hint="default" w:ascii="Times New Roman" w:hAnsi="Times New Roman" w:eastAsia="宋体"/>
        </w:rPr>
      </w:pPr>
      <w:r>
        <w:rPr>
          <w:rFonts w:ascii="Times New Roman" w:hAnsi="Times New Roman" w:eastAsia="宋体"/>
          <w:vertAlign w:val="superscript"/>
          <w:lang w:bidi="ar"/>
        </w:rPr>
        <w:t>[</w:t>
      </w:r>
      <w:r>
        <w:rPr>
          <w:rFonts w:ascii="Times New Roman" w:hAnsi="Times New Roman" w:eastAsia="宋体"/>
          <w:vertAlign w:val="superscript"/>
          <w:lang w:bidi="ar"/>
        </w:rPr>
        <w:endnoteRef/>
      </w:r>
      <w:r>
        <w:rPr>
          <w:rFonts w:ascii="Times New Roman" w:hAnsi="Times New Roman" w:eastAsia="宋体"/>
          <w:vertAlign w:val="superscript"/>
          <w:lang w:bidi="ar"/>
        </w:rPr>
        <w:t>]</w:t>
      </w:r>
      <w:r>
        <w:rPr>
          <w:rFonts w:ascii="Times New Roman" w:hAnsi="Times New Roman" w:eastAsia="宋体"/>
          <w:lang w:bidi="ar"/>
        </w:rPr>
        <w:t xml:space="preserve"> “历史上的先锋派运动虽然未能摧毁艺术作为一种制度的存在；但它们确实摧毁了任何一个特定流派提出‘普遍有效性’主张的可能性”（Bürger, p. 87.）</w:t>
      </w:r>
    </w:p>
  </w:endnote>
  <w:endnote w:id="113">
    <w:p w14:paraId="48FF5F9F">
      <w:pPr>
        <w:pStyle w:val="12"/>
        <w:widowControl/>
        <w:spacing w:line="360" w:lineRule="auto"/>
        <w:rPr>
          <w:rFonts w:hint="default" w:ascii="Times New Roman" w:hAnsi="Times New Roman" w:eastAsia="宋体"/>
        </w:rPr>
      </w:pPr>
      <w:r>
        <w:rPr>
          <w:rFonts w:ascii="Times New Roman" w:hAnsi="Times New Roman" w:eastAsia="宋体"/>
          <w:vertAlign w:val="superscript"/>
        </w:rPr>
        <w:t>[</w:t>
      </w:r>
      <w:r>
        <w:rPr>
          <w:rFonts w:ascii="Times New Roman" w:hAnsi="Times New Roman" w:eastAsia="宋体"/>
          <w:vertAlign w:val="superscript"/>
        </w:rPr>
        <w:endnoteRef/>
      </w:r>
      <w:r>
        <w:rPr>
          <w:rFonts w:ascii="Times New Roman" w:hAnsi="Times New Roman" w:eastAsia="宋体"/>
          <w:vertAlign w:val="superscript"/>
        </w:rPr>
        <w:t>]</w:t>
      </w:r>
      <w:r>
        <w:rPr>
          <w:rFonts w:ascii="Times New Roman" w:hAnsi="Times New Roman" w:eastAsia="宋体"/>
        </w:rPr>
        <w:t xml:space="preserve"> Bürger, p. 8.</w:t>
      </w:r>
    </w:p>
  </w:endnote>
  <w:endnote w:id="114">
    <w:p w14:paraId="7A2A0984">
      <w:pPr>
        <w:pStyle w:val="12"/>
        <w:widowControl/>
        <w:spacing w:line="360" w:lineRule="auto"/>
        <w:rPr>
          <w:rFonts w:hint="default" w:ascii="Times New Roman" w:hAnsi="Times New Roman" w:eastAsia="宋体"/>
        </w:rPr>
      </w:pPr>
      <w:r>
        <w:rPr>
          <w:rFonts w:ascii="Times New Roman" w:hAnsi="Times New Roman" w:eastAsia="宋体"/>
          <w:vertAlign w:val="superscript"/>
        </w:rPr>
        <w:t>[</w:t>
      </w:r>
      <w:r>
        <w:rPr>
          <w:rFonts w:ascii="Times New Roman" w:hAnsi="Times New Roman" w:eastAsia="宋体"/>
          <w:vertAlign w:val="superscript"/>
        </w:rPr>
        <w:endnoteRef/>
      </w:r>
      <w:r>
        <w:rPr>
          <w:rFonts w:ascii="Times New Roman" w:hAnsi="Times New Roman" w:eastAsia="宋体"/>
          <w:vertAlign w:val="superscript"/>
        </w:rPr>
        <w:t>]</w:t>
      </w:r>
      <w:r>
        <w:rPr>
          <w:rFonts w:ascii="Times New Roman" w:hAnsi="Times New Roman" w:eastAsia="宋体"/>
        </w:rPr>
        <w:t xml:space="preserve"> Bürger, p. 92.</w:t>
      </w:r>
    </w:p>
  </w:endnote>
  <w:endnote w:id="115">
    <w:p w14:paraId="4F6C6325">
      <w:pPr>
        <w:pStyle w:val="12"/>
        <w:widowControl/>
        <w:spacing w:line="360" w:lineRule="auto"/>
        <w:rPr>
          <w:rFonts w:hint="default" w:ascii="Times New Roman" w:hAnsi="Times New Roman" w:eastAsia="宋体"/>
        </w:rPr>
      </w:pPr>
      <w:r>
        <w:rPr>
          <w:rFonts w:ascii="Times New Roman" w:hAnsi="Times New Roman" w:eastAsia="宋体"/>
          <w:vertAlign w:val="superscript"/>
          <w:lang w:bidi="ar"/>
        </w:rPr>
        <w:t>[</w:t>
      </w:r>
      <w:r>
        <w:rPr>
          <w:rFonts w:ascii="Times New Roman" w:hAnsi="Times New Roman" w:eastAsia="宋体"/>
          <w:vertAlign w:val="superscript"/>
          <w:lang w:bidi="ar"/>
        </w:rPr>
        <w:endnoteRef/>
      </w:r>
      <w:r>
        <w:rPr>
          <w:rFonts w:ascii="Times New Roman" w:hAnsi="Times New Roman" w:eastAsia="宋体"/>
          <w:vertAlign w:val="superscript"/>
          <w:lang w:bidi="ar"/>
        </w:rPr>
        <w:t>]</w:t>
      </w:r>
      <w:r>
        <w:rPr>
          <w:rFonts w:ascii="Times New Roman" w:hAnsi="Times New Roman" w:eastAsia="宋体"/>
          <w:lang w:bidi="ar"/>
        </w:rPr>
        <w:t xml:space="preserve"> 我们这里指的是《巴黎，19世纪的首都》这本书；实际上，本雅明早期的《单向街》显然是一部先锋派的美学作品。</w:t>
      </w:r>
    </w:p>
  </w:endnote>
  <w:endnote w:id="116">
    <w:p w14:paraId="5E04C358">
      <w:pPr>
        <w:pStyle w:val="12"/>
        <w:widowControl/>
        <w:spacing w:line="360" w:lineRule="auto"/>
        <w:rPr>
          <w:rFonts w:hint="default" w:ascii="Times New Roman" w:hAnsi="Times New Roman" w:eastAsia="宋体"/>
        </w:rPr>
      </w:pPr>
      <w:r>
        <w:rPr>
          <w:rFonts w:ascii="Times New Roman" w:hAnsi="Times New Roman" w:eastAsia="宋体"/>
          <w:vertAlign w:val="superscript"/>
          <w:lang w:bidi="ar"/>
        </w:rPr>
        <w:t>[</w:t>
      </w:r>
      <w:r>
        <w:rPr>
          <w:rFonts w:ascii="Times New Roman" w:hAnsi="Times New Roman" w:eastAsia="宋体"/>
          <w:vertAlign w:val="superscript"/>
          <w:lang w:bidi="ar"/>
        </w:rPr>
        <w:endnoteRef/>
      </w:r>
      <w:r>
        <w:rPr>
          <w:rFonts w:ascii="Times New Roman" w:hAnsi="Times New Roman" w:eastAsia="宋体"/>
          <w:vertAlign w:val="superscript"/>
          <w:lang w:bidi="ar"/>
        </w:rPr>
        <w:t>]</w:t>
      </w:r>
      <w:r>
        <w:rPr>
          <w:rFonts w:ascii="Times New Roman" w:hAnsi="Times New Roman" w:eastAsia="宋体"/>
          <w:lang w:bidi="ar"/>
        </w:rPr>
        <w:t xml:space="preserve"> Bürger, p. 84.</w:t>
      </w:r>
    </w:p>
  </w:endnote>
  <w:endnote w:id="117">
    <w:p w14:paraId="0A45FBE9">
      <w:pPr>
        <w:pStyle w:val="12"/>
        <w:widowControl/>
        <w:spacing w:line="360" w:lineRule="auto"/>
        <w:rPr>
          <w:rFonts w:hint="default" w:ascii="Times New Roman" w:hAnsi="Times New Roman" w:eastAsia="宋体"/>
        </w:rPr>
      </w:pPr>
      <w:r>
        <w:rPr>
          <w:rFonts w:ascii="Times New Roman" w:hAnsi="Times New Roman" w:eastAsia="宋体"/>
          <w:vertAlign w:val="superscript"/>
        </w:rPr>
        <w:t>[</w:t>
      </w:r>
      <w:r>
        <w:rPr>
          <w:rFonts w:ascii="Times New Roman" w:hAnsi="Times New Roman" w:eastAsia="宋体"/>
          <w:vertAlign w:val="superscript"/>
        </w:rPr>
        <w:endnoteRef/>
      </w:r>
      <w:r>
        <w:rPr>
          <w:rFonts w:ascii="Times New Roman" w:hAnsi="Times New Roman" w:eastAsia="宋体"/>
          <w:vertAlign w:val="superscript"/>
        </w:rPr>
        <w:t>]</w:t>
      </w:r>
      <w:r>
        <w:rPr>
          <w:rFonts w:ascii="Times New Roman" w:hAnsi="Times New Roman" w:eastAsia="宋体"/>
        </w:rPr>
        <w:t xml:space="preserve"> Bürger, p. 66.</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Times-Roman">
    <w:altName w:val="Times New Roman"/>
    <w:panose1 w:val="00000000000000000000"/>
    <w:charset w:val="00"/>
    <w:family w:val="auto"/>
    <w:pitch w:val="default"/>
    <w:sig w:usb0="00000000" w:usb1="00000000" w:usb2="00000000" w:usb3="00000000" w:csb0="00000000" w:csb1="00000000"/>
  </w:font>
  <w:font w:name="楷体">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 w:name="方正楷体_GB2312">
    <w:altName w:val="微软雅黑"/>
    <w:panose1 w:val="00000000000000000000"/>
    <w:charset w:val="86"/>
    <w:family w:val="auto"/>
    <w:pitch w:val="default"/>
    <w:sig w:usb0="00000000" w:usb1="00000000" w:usb2="00000012" w:usb3="00000000" w:csb0="00040001" w:csb1="00000000"/>
  </w:font>
  <w:font w:name="微软雅黑">
    <w:panose1 w:val="020B0503020204020204"/>
    <w:charset w:val="86"/>
    <w:family w:val="swiss"/>
    <w:pitch w:val="default"/>
    <w:sig w:usb0="80000287" w:usb1="2ACF3C50" w:usb2="00000016" w:usb3="00000000" w:csb0="0004001F" w:csb1="00000000"/>
  </w:font>
  <w:font w:name="方正楷体_GBK">
    <w:altName w:val="微软雅黑"/>
    <w:panose1 w:val="00000000000000000000"/>
    <w:charset w:val="86"/>
    <w:family w:val="auto"/>
    <w:pitch w:val="default"/>
    <w:sig w:usb0="00000000" w:usb1="00000000" w:usb2="00000016" w:usb3="00000000" w:csb0="00040000" w:csb1="00000000"/>
  </w:font>
  <w:font w:name="Noto Sans SC Thin">
    <w:panose1 w:val="020B0200000000000000"/>
    <w:charset w:val="86"/>
    <w:family w:val="swiss"/>
    <w:pitch w:val="default"/>
    <w:sig w:usb0="20000083" w:usb1="2ADF3C10" w:usb2="00000016" w:usb3="00000000" w:csb0="60060107" w:csb1="00000000"/>
  </w:font>
  <w:font w:name="Noto Serif SC Black">
    <w:panose1 w:val="02020200000000000000"/>
    <w:charset w:val="86"/>
    <w:family w:val="roman"/>
    <w:pitch w:val="default"/>
    <w:sig w:usb0="20000083" w:usb1="2ADF3C10" w:usb2="00000016" w:usb3="00000000" w:csb0="60060107"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逍 之">
    <w15:presenceInfo w15:providerId="Windows Live" w15:userId="ad7d169abb5982b5"/>
  </w15:person>
  <w15:person w15:author="Nightzha">
    <w15:presenceInfo w15:providerId="None" w15:userId="Nightzha"/>
  </w15:person>
  <w15:person w15:author="轮回">
    <w15:presenceInfo w15:providerId="None" w15:userId="轮回"/>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endnotePr>
    <w:numFmt w:val="decimal"/>
    <w:numRestart w:val="eachSect"/>
    <w:endnote w:id="236"/>
    <w:endnote w:id="237"/>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45D9"/>
    <w:rsid w:val="000135D0"/>
    <w:rsid w:val="00014A4B"/>
    <w:rsid w:val="0003079B"/>
    <w:rsid w:val="0003406D"/>
    <w:rsid w:val="00034BCC"/>
    <w:rsid w:val="00035367"/>
    <w:rsid w:val="00064BFC"/>
    <w:rsid w:val="000658E0"/>
    <w:rsid w:val="00066EDA"/>
    <w:rsid w:val="00070CF0"/>
    <w:rsid w:val="00071750"/>
    <w:rsid w:val="00080043"/>
    <w:rsid w:val="00080275"/>
    <w:rsid w:val="00082869"/>
    <w:rsid w:val="00083776"/>
    <w:rsid w:val="0008523F"/>
    <w:rsid w:val="000871A7"/>
    <w:rsid w:val="000925AC"/>
    <w:rsid w:val="00093F28"/>
    <w:rsid w:val="000B7C39"/>
    <w:rsid w:val="000C6EAC"/>
    <w:rsid w:val="000D13C2"/>
    <w:rsid w:val="000D790F"/>
    <w:rsid w:val="000D7BD8"/>
    <w:rsid w:val="000E3EFE"/>
    <w:rsid w:val="000E540E"/>
    <w:rsid w:val="000F65C8"/>
    <w:rsid w:val="000F7737"/>
    <w:rsid w:val="0010204C"/>
    <w:rsid w:val="001024AE"/>
    <w:rsid w:val="00110969"/>
    <w:rsid w:val="00113A5C"/>
    <w:rsid w:val="001206DC"/>
    <w:rsid w:val="00125003"/>
    <w:rsid w:val="0012784D"/>
    <w:rsid w:val="00130D3E"/>
    <w:rsid w:val="00136CAF"/>
    <w:rsid w:val="001447E5"/>
    <w:rsid w:val="00154094"/>
    <w:rsid w:val="00175C22"/>
    <w:rsid w:val="00182A36"/>
    <w:rsid w:val="0018506B"/>
    <w:rsid w:val="00185A19"/>
    <w:rsid w:val="00195E15"/>
    <w:rsid w:val="001A2654"/>
    <w:rsid w:val="001B476D"/>
    <w:rsid w:val="001B509D"/>
    <w:rsid w:val="001B50D5"/>
    <w:rsid w:val="001B5B16"/>
    <w:rsid w:val="001C5887"/>
    <w:rsid w:val="001C5CA9"/>
    <w:rsid w:val="001C6605"/>
    <w:rsid w:val="001C779A"/>
    <w:rsid w:val="001D11F5"/>
    <w:rsid w:val="001D1B55"/>
    <w:rsid w:val="001D63E0"/>
    <w:rsid w:val="001D6B87"/>
    <w:rsid w:val="001F436B"/>
    <w:rsid w:val="001F5BE6"/>
    <w:rsid w:val="00200128"/>
    <w:rsid w:val="00210219"/>
    <w:rsid w:val="002205FA"/>
    <w:rsid w:val="00224775"/>
    <w:rsid w:val="00225FBB"/>
    <w:rsid w:val="00230173"/>
    <w:rsid w:val="00230C0C"/>
    <w:rsid w:val="002319E4"/>
    <w:rsid w:val="00231C8F"/>
    <w:rsid w:val="002348B6"/>
    <w:rsid w:val="002435AD"/>
    <w:rsid w:val="0024616C"/>
    <w:rsid w:val="002525DB"/>
    <w:rsid w:val="00260097"/>
    <w:rsid w:val="002645F8"/>
    <w:rsid w:val="00265027"/>
    <w:rsid w:val="00270991"/>
    <w:rsid w:val="0027172A"/>
    <w:rsid w:val="00271C57"/>
    <w:rsid w:val="00283983"/>
    <w:rsid w:val="00291307"/>
    <w:rsid w:val="00294911"/>
    <w:rsid w:val="002A4204"/>
    <w:rsid w:val="002B215F"/>
    <w:rsid w:val="002B67FB"/>
    <w:rsid w:val="002B7882"/>
    <w:rsid w:val="002C0F0C"/>
    <w:rsid w:val="002C4393"/>
    <w:rsid w:val="002C4ADB"/>
    <w:rsid w:val="002D6F24"/>
    <w:rsid w:val="002E236C"/>
    <w:rsid w:val="002E24A0"/>
    <w:rsid w:val="002E58F8"/>
    <w:rsid w:val="002E7ABE"/>
    <w:rsid w:val="002F0CB6"/>
    <w:rsid w:val="002F5CF7"/>
    <w:rsid w:val="00303E0F"/>
    <w:rsid w:val="00310E5C"/>
    <w:rsid w:val="00317F25"/>
    <w:rsid w:val="003254A1"/>
    <w:rsid w:val="00333E22"/>
    <w:rsid w:val="00345CB4"/>
    <w:rsid w:val="003478B5"/>
    <w:rsid w:val="00360FB9"/>
    <w:rsid w:val="003626B3"/>
    <w:rsid w:val="003628F7"/>
    <w:rsid w:val="00363584"/>
    <w:rsid w:val="00374DDD"/>
    <w:rsid w:val="00375B75"/>
    <w:rsid w:val="00383B91"/>
    <w:rsid w:val="00385A5A"/>
    <w:rsid w:val="0039187F"/>
    <w:rsid w:val="0039199C"/>
    <w:rsid w:val="00392B01"/>
    <w:rsid w:val="00393E5B"/>
    <w:rsid w:val="003957FF"/>
    <w:rsid w:val="00395923"/>
    <w:rsid w:val="00396220"/>
    <w:rsid w:val="00396E3F"/>
    <w:rsid w:val="003A7B5C"/>
    <w:rsid w:val="003B31B3"/>
    <w:rsid w:val="003C3166"/>
    <w:rsid w:val="003C6E20"/>
    <w:rsid w:val="003E1AE9"/>
    <w:rsid w:val="003E2B3B"/>
    <w:rsid w:val="003E3646"/>
    <w:rsid w:val="003E5584"/>
    <w:rsid w:val="003E7313"/>
    <w:rsid w:val="003F5F07"/>
    <w:rsid w:val="004068CE"/>
    <w:rsid w:val="0042213B"/>
    <w:rsid w:val="00427715"/>
    <w:rsid w:val="00432125"/>
    <w:rsid w:val="00457E84"/>
    <w:rsid w:val="00461591"/>
    <w:rsid w:val="00465586"/>
    <w:rsid w:val="00465782"/>
    <w:rsid w:val="00470242"/>
    <w:rsid w:val="00472A16"/>
    <w:rsid w:val="00474C63"/>
    <w:rsid w:val="0048472B"/>
    <w:rsid w:val="004861F5"/>
    <w:rsid w:val="00486CAF"/>
    <w:rsid w:val="0049117B"/>
    <w:rsid w:val="0049640C"/>
    <w:rsid w:val="00497760"/>
    <w:rsid w:val="004A385A"/>
    <w:rsid w:val="004A59D1"/>
    <w:rsid w:val="004A7312"/>
    <w:rsid w:val="004C0388"/>
    <w:rsid w:val="004C37D8"/>
    <w:rsid w:val="004C685B"/>
    <w:rsid w:val="004D362F"/>
    <w:rsid w:val="004D5B0C"/>
    <w:rsid w:val="004F7F59"/>
    <w:rsid w:val="00507AA7"/>
    <w:rsid w:val="00512BA2"/>
    <w:rsid w:val="005176F0"/>
    <w:rsid w:val="00524C67"/>
    <w:rsid w:val="00525246"/>
    <w:rsid w:val="00535D5E"/>
    <w:rsid w:val="0054650B"/>
    <w:rsid w:val="00552104"/>
    <w:rsid w:val="005629E2"/>
    <w:rsid w:val="00570F11"/>
    <w:rsid w:val="00573F45"/>
    <w:rsid w:val="00574B67"/>
    <w:rsid w:val="00577D66"/>
    <w:rsid w:val="00583FEF"/>
    <w:rsid w:val="00591D44"/>
    <w:rsid w:val="00592D93"/>
    <w:rsid w:val="005A7C9F"/>
    <w:rsid w:val="005B151E"/>
    <w:rsid w:val="005B5068"/>
    <w:rsid w:val="005D5B54"/>
    <w:rsid w:val="005D5C2B"/>
    <w:rsid w:val="005D7488"/>
    <w:rsid w:val="005E6438"/>
    <w:rsid w:val="00616231"/>
    <w:rsid w:val="00616B1B"/>
    <w:rsid w:val="006215B8"/>
    <w:rsid w:val="00625709"/>
    <w:rsid w:val="00626E54"/>
    <w:rsid w:val="00630527"/>
    <w:rsid w:val="0065341F"/>
    <w:rsid w:val="006829A3"/>
    <w:rsid w:val="00686C30"/>
    <w:rsid w:val="00690CF0"/>
    <w:rsid w:val="006A227A"/>
    <w:rsid w:val="006A58B1"/>
    <w:rsid w:val="006A7CF9"/>
    <w:rsid w:val="006B03C7"/>
    <w:rsid w:val="006B6558"/>
    <w:rsid w:val="006D407B"/>
    <w:rsid w:val="006D63E7"/>
    <w:rsid w:val="006E0A5E"/>
    <w:rsid w:val="006E23A3"/>
    <w:rsid w:val="006E2DD5"/>
    <w:rsid w:val="006E521C"/>
    <w:rsid w:val="006F7915"/>
    <w:rsid w:val="007015A2"/>
    <w:rsid w:val="00720FE8"/>
    <w:rsid w:val="00731D82"/>
    <w:rsid w:val="007336A9"/>
    <w:rsid w:val="0073432B"/>
    <w:rsid w:val="00740DFC"/>
    <w:rsid w:val="00752A65"/>
    <w:rsid w:val="0075427A"/>
    <w:rsid w:val="007567F1"/>
    <w:rsid w:val="00765997"/>
    <w:rsid w:val="00766872"/>
    <w:rsid w:val="00766F02"/>
    <w:rsid w:val="007755F6"/>
    <w:rsid w:val="007757B3"/>
    <w:rsid w:val="0078006A"/>
    <w:rsid w:val="0078285A"/>
    <w:rsid w:val="007A3ED9"/>
    <w:rsid w:val="007B2BED"/>
    <w:rsid w:val="007B658D"/>
    <w:rsid w:val="007B6906"/>
    <w:rsid w:val="007B72E6"/>
    <w:rsid w:val="007C0C6B"/>
    <w:rsid w:val="007C52A8"/>
    <w:rsid w:val="007D41FC"/>
    <w:rsid w:val="007E01FB"/>
    <w:rsid w:val="007E4D6A"/>
    <w:rsid w:val="007E6A0D"/>
    <w:rsid w:val="007F05C8"/>
    <w:rsid w:val="007F388D"/>
    <w:rsid w:val="00800E98"/>
    <w:rsid w:val="0080301A"/>
    <w:rsid w:val="00811DC9"/>
    <w:rsid w:val="0081248A"/>
    <w:rsid w:val="00814B38"/>
    <w:rsid w:val="00820B96"/>
    <w:rsid w:val="0082716D"/>
    <w:rsid w:val="008302E3"/>
    <w:rsid w:val="00835B4B"/>
    <w:rsid w:val="00835E4A"/>
    <w:rsid w:val="00863C96"/>
    <w:rsid w:val="00866F8E"/>
    <w:rsid w:val="00881B23"/>
    <w:rsid w:val="00891A8A"/>
    <w:rsid w:val="00895CEE"/>
    <w:rsid w:val="008A4B89"/>
    <w:rsid w:val="008B1ACF"/>
    <w:rsid w:val="008B373D"/>
    <w:rsid w:val="008B5900"/>
    <w:rsid w:val="008B6E60"/>
    <w:rsid w:val="008C0075"/>
    <w:rsid w:val="008C03B0"/>
    <w:rsid w:val="008C180A"/>
    <w:rsid w:val="008E442A"/>
    <w:rsid w:val="008E6689"/>
    <w:rsid w:val="008F07A0"/>
    <w:rsid w:val="008F672B"/>
    <w:rsid w:val="008F7FB3"/>
    <w:rsid w:val="009008B6"/>
    <w:rsid w:val="009023B9"/>
    <w:rsid w:val="00902E86"/>
    <w:rsid w:val="009075E3"/>
    <w:rsid w:val="00911E86"/>
    <w:rsid w:val="00912227"/>
    <w:rsid w:val="00913F66"/>
    <w:rsid w:val="009221C0"/>
    <w:rsid w:val="009265B3"/>
    <w:rsid w:val="00945F64"/>
    <w:rsid w:val="00946AE9"/>
    <w:rsid w:val="00951447"/>
    <w:rsid w:val="0095761B"/>
    <w:rsid w:val="009607CD"/>
    <w:rsid w:val="00962EFA"/>
    <w:rsid w:val="00965D8F"/>
    <w:rsid w:val="00971333"/>
    <w:rsid w:val="00971B80"/>
    <w:rsid w:val="00971FA1"/>
    <w:rsid w:val="009740AB"/>
    <w:rsid w:val="00981FCB"/>
    <w:rsid w:val="00987219"/>
    <w:rsid w:val="00990811"/>
    <w:rsid w:val="00990B7D"/>
    <w:rsid w:val="00997F35"/>
    <w:rsid w:val="009C471E"/>
    <w:rsid w:val="009C47AD"/>
    <w:rsid w:val="009C4C4C"/>
    <w:rsid w:val="009D38BE"/>
    <w:rsid w:val="009E5E09"/>
    <w:rsid w:val="009F0EAC"/>
    <w:rsid w:val="00A04563"/>
    <w:rsid w:val="00A07489"/>
    <w:rsid w:val="00A26FCC"/>
    <w:rsid w:val="00A315AD"/>
    <w:rsid w:val="00A32A49"/>
    <w:rsid w:val="00A34B80"/>
    <w:rsid w:val="00A35A1F"/>
    <w:rsid w:val="00A42B47"/>
    <w:rsid w:val="00A43267"/>
    <w:rsid w:val="00A51323"/>
    <w:rsid w:val="00A53DCB"/>
    <w:rsid w:val="00A56E95"/>
    <w:rsid w:val="00A64035"/>
    <w:rsid w:val="00A81B8C"/>
    <w:rsid w:val="00A94E23"/>
    <w:rsid w:val="00AB302B"/>
    <w:rsid w:val="00AC1CB7"/>
    <w:rsid w:val="00AC45D9"/>
    <w:rsid w:val="00AD0458"/>
    <w:rsid w:val="00AE21F3"/>
    <w:rsid w:val="00AF0B1C"/>
    <w:rsid w:val="00AF6D53"/>
    <w:rsid w:val="00B01BCB"/>
    <w:rsid w:val="00B07A36"/>
    <w:rsid w:val="00B17079"/>
    <w:rsid w:val="00B246E7"/>
    <w:rsid w:val="00B31C3C"/>
    <w:rsid w:val="00B33BCA"/>
    <w:rsid w:val="00B40D4D"/>
    <w:rsid w:val="00B4182D"/>
    <w:rsid w:val="00B42737"/>
    <w:rsid w:val="00B47671"/>
    <w:rsid w:val="00B5564B"/>
    <w:rsid w:val="00B57FDC"/>
    <w:rsid w:val="00B71508"/>
    <w:rsid w:val="00B72D43"/>
    <w:rsid w:val="00B85D6E"/>
    <w:rsid w:val="00B90AEF"/>
    <w:rsid w:val="00B95E34"/>
    <w:rsid w:val="00B9708D"/>
    <w:rsid w:val="00BA0E6E"/>
    <w:rsid w:val="00BA2E66"/>
    <w:rsid w:val="00BA6A40"/>
    <w:rsid w:val="00BB4EAF"/>
    <w:rsid w:val="00BC0656"/>
    <w:rsid w:val="00BC0F30"/>
    <w:rsid w:val="00BD4FA3"/>
    <w:rsid w:val="00BD5D00"/>
    <w:rsid w:val="00BD6680"/>
    <w:rsid w:val="00BE70CE"/>
    <w:rsid w:val="00BF60FD"/>
    <w:rsid w:val="00C02523"/>
    <w:rsid w:val="00C065E2"/>
    <w:rsid w:val="00C07A2B"/>
    <w:rsid w:val="00C16605"/>
    <w:rsid w:val="00C44819"/>
    <w:rsid w:val="00C465C5"/>
    <w:rsid w:val="00C77E77"/>
    <w:rsid w:val="00C904D3"/>
    <w:rsid w:val="00C90646"/>
    <w:rsid w:val="00C91A3E"/>
    <w:rsid w:val="00C952F7"/>
    <w:rsid w:val="00CC2985"/>
    <w:rsid w:val="00CC7094"/>
    <w:rsid w:val="00CD6BE3"/>
    <w:rsid w:val="00CD6FFE"/>
    <w:rsid w:val="00CE076A"/>
    <w:rsid w:val="00CE09C1"/>
    <w:rsid w:val="00CE5CE7"/>
    <w:rsid w:val="00CF6D38"/>
    <w:rsid w:val="00D040D9"/>
    <w:rsid w:val="00D068B3"/>
    <w:rsid w:val="00D10A59"/>
    <w:rsid w:val="00D15038"/>
    <w:rsid w:val="00D16B45"/>
    <w:rsid w:val="00D264B1"/>
    <w:rsid w:val="00D30930"/>
    <w:rsid w:val="00D3403D"/>
    <w:rsid w:val="00D4196D"/>
    <w:rsid w:val="00D43E91"/>
    <w:rsid w:val="00D4592B"/>
    <w:rsid w:val="00D47C25"/>
    <w:rsid w:val="00D51347"/>
    <w:rsid w:val="00D52728"/>
    <w:rsid w:val="00D54214"/>
    <w:rsid w:val="00D5747B"/>
    <w:rsid w:val="00D63563"/>
    <w:rsid w:val="00D72C8E"/>
    <w:rsid w:val="00D743A9"/>
    <w:rsid w:val="00D77176"/>
    <w:rsid w:val="00D834E6"/>
    <w:rsid w:val="00D90A04"/>
    <w:rsid w:val="00D936E2"/>
    <w:rsid w:val="00D95DD4"/>
    <w:rsid w:val="00DA25BB"/>
    <w:rsid w:val="00DA3654"/>
    <w:rsid w:val="00DA4277"/>
    <w:rsid w:val="00DB42D1"/>
    <w:rsid w:val="00DB4E2D"/>
    <w:rsid w:val="00DB6D45"/>
    <w:rsid w:val="00DB7D43"/>
    <w:rsid w:val="00DC187D"/>
    <w:rsid w:val="00DC192C"/>
    <w:rsid w:val="00DD353A"/>
    <w:rsid w:val="00DD5C54"/>
    <w:rsid w:val="00DE2385"/>
    <w:rsid w:val="00DE6CE2"/>
    <w:rsid w:val="00DF1913"/>
    <w:rsid w:val="00DF662D"/>
    <w:rsid w:val="00E02C26"/>
    <w:rsid w:val="00E1097C"/>
    <w:rsid w:val="00E10C3C"/>
    <w:rsid w:val="00E133A6"/>
    <w:rsid w:val="00E134AF"/>
    <w:rsid w:val="00E14AF3"/>
    <w:rsid w:val="00E15F09"/>
    <w:rsid w:val="00E20CFA"/>
    <w:rsid w:val="00E216E8"/>
    <w:rsid w:val="00E22406"/>
    <w:rsid w:val="00E2671E"/>
    <w:rsid w:val="00E30284"/>
    <w:rsid w:val="00E302EA"/>
    <w:rsid w:val="00E37841"/>
    <w:rsid w:val="00E46011"/>
    <w:rsid w:val="00E5061C"/>
    <w:rsid w:val="00E52445"/>
    <w:rsid w:val="00E54443"/>
    <w:rsid w:val="00E665FC"/>
    <w:rsid w:val="00E66C58"/>
    <w:rsid w:val="00E71146"/>
    <w:rsid w:val="00E855C4"/>
    <w:rsid w:val="00E92DE0"/>
    <w:rsid w:val="00EA1053"/>
    <w:rsid w:val="00EB06AA"/>
    <w:rsid w:val="00EB28B7"/>
    <w:rsid w:val="00EB5C35"/>
    <w:rsid w:val="00EE38BD"/>
    <w:rsid w:val="00EE5EBA"/>
    <w:rsid w:val="00EF3DAA"/>
    <w:rsid w:val="00F02F81"/>
    <w:rsid w:val="00F10BC3"/>
    <w:rsid w:val="00F232AA"/>
    <w:rsid w:val="00F2352F"/>
    <w:rsid w:val="00F27551"/>
    <w:rsid w:val="00F300F1"/>
    <w:rsid w:val="00F364E2"/>
    <w:rsid w:val="00F40422"/>
    <w:rsid w:val="00F40C87"/>
    <w:rsid w:val="00F44B49"/>
    <w:rsid w:val="00F51C06"/>
    <w:rsid w:val="00F53664"/>
    <w:rsid w:val="00F5533D"/>
    <w:rsid w:val="00F6315F"/>
    <w:rsid w:val="00F63928"/>
    <w:rsid w:val="00F70397"/>
    <w:rsid w:val="00F92F04"/>
    <w:rsid w:val="00FA096C"/>
    <w:rsid w:val="00FA33AE"/>
    <w:rsid w:val="00FA356F"/>
    <w:rsid w:val="00FB3484"/>
    <w:rsid w:val="00FB4ADF"/>
    <w:rsid w:val="00FC0B7D"/>
    <w:rsid w:val="00FC5E65"/>
    <w:rsid w:val="00FC7C45"/>
    <w:rsid w:val="00FD6F4D"/>
    <w:rsid w:val="00FE18D1"/>
    <w:rsid w:val="00FE74DA"/>
    <w:rsid w:val="00FF4EB0"/>
    <w:rsid w:val="0B5416AD"/>
    <w:rsid w:val="2CAEF91F"/>
    <w:rsid w:val="3FEF26DE"/>
    <w:rsid w:val="46FA3B0F"/>
    <w:rsid w:val="698578F6"/>
    <w:rsid w:val="6BF6041F"/>
    <w:rsid w:val="75DFBBED"/>
    <w:rsid w:val="77FBE457"/>
    <w:rsid w:val="7B861AB8"/>
    <w:rsid w:val="7F2D38A4"/>
    <w:rsid w:val="7FFFDDB9"/>
    <w:rsid w:val="BF5E9C20"/>
    <w:rsid w:val="DBF6FC44"/>
    <w:rsid w:val="DE3F5F22"/>
    <w:rsid w:val="E96BB7B5"/>
    <w:rsid w:val="E9DB401C"/>
    <w:rsid w:val="ECD45A0A"/>
    <w:rsid w:val="EE8A86C0"/>
    <w:rsid w:val="EFEE2E32"/>
    <w:rsid w:val="FBBF14F9"/>
    <w:rsid w:val="FF2965AD"/>
    <w:rsid w:val="FF7BBFBD"/>
    <w:rsid w:val="FFDF3A51"/>
    <w:rsid w:val="FFFBF2A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Cs w:val="24"/>
      <w:lang w:val="en-US" w:eastAsia="zh-CN" w:bidi="ar-SA"/>
    </w:rPr>
  </w:style>
  <w:style w:type="paragraph" w:styleId="2">
    <w:name w:val="heading 1"/>
    <w:basedOn w:val="1"/>
    <w:next w:val="1"/>
    <w:link w:val="26"/>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8"/>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9"/>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30"/>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31"/>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32"/>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3"/>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4"/>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48"/>
    <w:semiHidden/>
    <w:unhideWhenUsed/>
    <w:qFormat/>
    <w:uiPriority w:val="99"/>
    <w:pPr>
      <w:jc w:val="left"/>
    </w:pPr>
    <w:rPr>
      <w:rFonts w:ascii="Calibri" w:hAnsi="Calibri"/>
    </w:rPr>
  </w:style>
  <w:style w:type="paragraph" w:styleId="12">
    <w:name w:val="endnote text"/>
    <w:basedOn w:val="1"/>
    <w:link w:val="45"/>
    <w:semiHidden/>
    <w:unhideWhenUsed/>
    <w:qFormat/>
    <w:uiPriority w:val="99"/>
    <w:pPr>
      <w:snapToGrid w:val="0"/>
      <w:jc w:val="left"/>
    </w:pPr>
    <w:rPr>
      <w:rFonts w:hint="eastAsia" w:ascii="等线" w:hAnsi="等线" w:eastAsia="等线"/>
    </w:rPr>
  </w:style>
  <w:style w:type="paragraph" w:styleId="13">
    <w:name w:val="footer"/>
    <w:basedOn w:val="1"/>
    <w:link w:val="47"/>
    <w:unhideWhenUsed/>
    <w:qFormat/>
    <w:uiPriority w:val="99"/>
    <w:pPr>
      <w:tabs>
        <w:tab w:val="center" w:pos="4153"/>
        <w:tab w:val="right" w:pos="8306"/>
      </w:tabs>
      <w:snapToGrid w:val="0"/>
      <w:jc w:val="left"/>
    </w:pPr>
    <w:rPr>
      <w:sz w:val="18"/>
      <w:szCs w:val="18"/>
    </w:rPr>
  </w:style>
  <w:style w:type="paragraph" w:styleId="14">
    <w:name w:val="header"/>
    <w:basedOn w:val="1"/>
    <w:link w:val="46"/>
    <w:unhideWhenUsed/>
    <w:qFormat/>
    <w:uiPriority w:val="99"/>
    <w:pPr>
      <w:tabs>
        <w:tab w:val="center" w:pos="4153"/>
        <w:tab w:val="right" w:pos="8306"/>
      </w:tabs>
      <w:snapToGrid w:val="0"/>
      <w:jc w:val="center"/>
    </w:pPr>
    <w:rPr>
      <w:sz w:val="18"/>
      <w:szCs w:val="18"/>
    </w:rPr>
  </w:style>
  <w:style w:type="paragraph" w:styleId="15">
    <w:name w:val="Subtitle"/>
    <w:basedOn w:val="1"/>
    <w:next w:val="1"/>
    <w:link w:val="36"/>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footnote text"/>
    <w:basedOn w:val="1"/>
    <w:link w:val="44"/>
    <w:semiHidden/>
    <w:unhideWhenUsed/>
    <w:qFormat/>
    <w:uiPriority w:val="99"/>
    <w:pPr>
      <w:snapToGrid w:val="0"/>
      <w:jc w:val="left"/>
    </w:pPr>
    <w:rPr>
      <w:sz w:val="18"/>
      <w:szCs w:val="18"/>
    </w:rPr>
  </w:style>
  <w:style w:type="paragraph" w:styleId="17">
    <w:name w:val="Normal (Web)"/>
    <w:basedOn w:val="1"/>
    <w:semiHidden/>
    <w:unhideWhenUsed/>
    <w:qFormat/>
    <w:uiPriority w:val="99"/>
    <w:rPr>
      <w:sz w:val="24"/>
    </w:rPr>
  </w:style>
  <w:style w:type="paragraph" w:styleId="18">
    <w:name w:val="Title"/>
    <w:basedOn w:val="1"/>
    <w:next w:val="1"/>
    <w:link w:val="35"/>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19">
    <w:name w:val="annotation subject"/>
    <w:basedOn w:val="11"/>
    <w:next w:val="11"/>
    <w:link w:val="49"/>
    <w:semiHidden/>
    <w:unhideWhenUsed/>
    <w:qFormat/>
    <w:uiPriority w:val="99"/>
    <w:rPr>
      <w:rFonts w:asciiTheme="minorHAnsi" w:hAnsiTheme="minorHAnsi" w:eastAsiaTheme="minorEastAsia" w:cstheme="minorBidi"/>
      <w:b/>
      <w:bCs/>
      <w:szCs w:val="22"/>
    </w:rPr>
  </w:style>
  <w:style w:type="character" w:styleId="22">
    <w:name w:val="Strong"/>
    <w:basedOn w:val="21"/>
    <w:qFormat/>
    <w:uiPriority w:val="22"/>
    <w:rPr>
      <w:b/>
      <w:bCs/>
    </w:rPr>
  </w:style>
  <w:style w:type="character" w:styleId="23">
    <w:name w:val="endnote reference"/>
    <w:basedOn w:val="21"/>
    <w:semiHidden/>
    <w:unhideWhenUsed/>
    <w:qFormat/>
    <w:uiPriority w:val="99"/>
    <w:rPr>
      <w:vertAlign w:val="superscript"/>
    </w:rPr>
  </w:style>
  <w:style w:type="character" w:styleId="24">
    <w:name w:val="annotation reference"/>
    <w:basedOn w:val="21"/>
    <w:semiHidden/>
    <w:unhideWhenUsed/>
    <w:qFormat/>
    <w:uiPriority w:val="99"/>
    <w:rPr>
      <w:sz w:val="21"/>
      <w:szCs w:val="21"/>
    </w:rPr>
  </w:style>
  <w:style w:type="character" w:styleId="25">
    <w:name w:val="footnote reference"/>
    <w:basedOn w:val="21"/>
    <w:semiHidden/>
    <w:unhideWhenUsed/>
    <w:qFormat/>
    <w:uiPriority w:val="99"/>
    <w:rPr>
      <w:vertAlign w:val="superscript"/>
    </w:rPr>
  </w:style>
  <w:style w:type="character" w:customStyle="1" w:styleId="26">
    <w:name w:val="标题 1 字符"/>
    <w:basedOn w:val="21"/>
    <w:link w:val="2"/>
    <w:qFormat/>
    <w:uiPriority w:val="9"/>
    <w:rPr>
      <w:rFonts w:asciiTheme="majorHAnsi" w:hAnsiTheme="majorHAnsi" w:eastAsiaTheme="majorEastAsia" w:cstheme="majorBidi"/>
      <w:color w:val="2F5597" w:themeColor="accent1" w:themeShade="BF"/>
      <w:sz w:val="48"/>
      <w:szCs w:val="48"/>
    </w:rPr>
  </w:style>
  <w:style w:type="character" w:customStyle="1" w:styleId="27">
    <w:name w:val="标题 2 字符"/>
    <w:basedOn w:val="21"/>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8">
    <w:name w:val="标题 3 字符"/>
    <w:basedOn w:val="21"/>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9">
    <w:name w:val="标题 4 字符"/>
    <w:basedOn w:val="21"/>
    <w:link w:val="5"/>
    <w:semiHidden/>
    <w:qFormat/>
    <w:uiPriority w:val="9"/>
    <w:rPr>
      <w:rFonts w:cstheme="majorBidi"/>
      <w:color w:val="2F5597" w:themeColor="accent1" w:themeShade="BF"/>
      <w:sz w:val="28"/>
      <w:szCs w:val="28"/>
    </w:rPr>
  </w:style>
  <w:style w:type="character" w:customStyle="1" w:styleId="30">
    <w:name w:val="标题 5 字符"/>
    <w:basedOn w:val="21"/>
    <w:link w:val="6"/>
    <w:semiHidden/>
    <w:qFormat/>
    <w:uiPriority w:val="9"/>
    <w:rPr>
      <w:rFonts w:cstheme="majorBidi"/>
      <w:color w:val="2F5597" w:themeColor="accent1" w:themeShade="BF"/>
      <w:sz w:val="24"/>
      <w:szCs w:val="24"/>
    </w:rPr>
  </w:style>
  <w:style w:type="character" w:customStyle="1" w:styleId="31">
    <w:name w:val="标题 6 字符"/>
    <w:basedOn w:val="21"/>
    <w:link w:val="7"/>
    <w:semiHidden/>
    <w:qFormat/>
    <w:uiPriority w:val="9"/>
    <w:rPr>
      <w:rFonts w:cstheme="majorBidi"/>
      <w:b/>
      <w:bCs/>
      <w:color w:val="2F5597" w:themeColor="accent1" w:themeShade="BF"/>
    </w:rPr>
  </w:style>
  <w:style w:type="character" w:customStyle="1" w:styleId="32">
    <w:name w:val="标题 7 字符"/>
    <w:basedOn w:val="21"/>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3">
    <w:name w:val="标题 8 字符"/>
    <w:basedOn w:val="21"/>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4">
    <w:name w:val="标题 9 字符"/>
    <w:basedOn w:val="21"/>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5">
    <w:name w:val="标题 字符"/>
    <w:basedOn w:val="21"/>
    <w:link w:val="18"/>
    <w:qFormat/>
    <w:uiPriority w:val="10"/>
    <w:rPr>
      <w:rFonts w:asciiTheme="majorHAnsi" w:hAnsiTheme="majorHAnsi" w:eastAsiaTheme="majorEastAsia" w:cstheme="majorBidi"/>
      <w:spacing w:val="-10"/>
      <w:kern w:val="28"/>
      <w:sz w:val="56"/>
      <w:szCs w:val="56"/>
    </w:rPr>
  </w:style>
  <w:style w:type="character" w:customStyle="1" w:styleId="36">
    <w:name w:val="副标题 字符"/>
    <w:basedOn w:val="21"/>
    <w:link w:val="15"/>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7">
    <w:name w:val="Quote"/>
    <w:basedOn w:val="1"/>
    <w:next w:val="1"/>
    <w:link w:val="38"/>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8">
    <w:name w:val="引用 字符"/>
    <w:basedOn w:val="21"/>
    <w:link w:val="37"/>
    <w:qFormat/>
    <w:uiPriority w:val="29"/>
    <w:rPr>
      <w:i/>
      <w:iCs/>
      <w:color w:val="404040" w:themeColor="text1" w:themeTint="BF"/>
      <w14:textFill>
        <w14:solidFill>
          <w14:schemeClr w14:val="tx1">
            <w14:lumMod w14:val="75000"/>
            <w14:lumOff w14:val="25000"/>
          </w14:schemeClr>
        </w14:solidFill>
      </w14:textFill>
    </w:rPr>
  </w:style>
  <w:style w:type="paragraph" w:styleId="39">
    <w:name w:val="List Paragraph"/>
    <w:basedOn w:val="1"/>
    <w:qFormat/>
    <w:uiPriority w:val="34"/>
    <w:pPr>
      <w:ind w:left="720"/>
      <w:contextualSpacing/>
    </w:pPr>
  </w:style>
  <w:style w:type="character" w:customStyle="1" w:styleId="40">
    <w:name w:val="明显强调1"/>
    <w:basedOn w:val="21"/>
    <w:qFormat/>
    <w:uiPriority w:val="21"/>
    <w:rPr>
      <w:i/>
      <w:iCs/>
      <w:color w:val="2F5597" w:themeColor="accent1" w:themeShade="BF"/>
    </w:rPr>
  </w:style>
  <w:style w:type="paragraph" w:styleId="41">
    <w:name w:val="Intense Quote"/>
    <w:basedOn w:val="1"/>
    <w:next w:val="1"/>
    <w:link w:val="4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2">
    <w:name w:val="明显引用 字符"/>
    <w:basedOn w:val="21"/>
    <w:link w:val="41"/>
    <w:qFormat/>
    <w:uiPriority w:val="30"/>
    <w:rPr>
      <w:i/>
      <w:iCs/>
      <w:color w:val="2F5597" w:themeColor="accent1" w:themeShade="BF"/>
    </w:rPr>
  </w:style>
  <w:style w:type="character" w:customStyle="1" w:styleId="43">
    <w:name w:val="明显参考1"/>
    <w:basedOn w:val="21"/>
    <w:qFormat/>
    <w:uiPriority w:val="32"/>
    <w:rPr>
      <w:b/>
      <w:bCs/>
      <w:smallCaps/>
      <w:color w:val="2F5597" w:themeColor="accent1" w:themeShade="BF"/>
      <w:spacing w:val="5"/>
    </w:rPr>
  </w:style>
  <w:style w:type="character" w:customStyle="1" w:styleId="44">
    <w:name w:val="脚注文本 字符"/>
    <w:basedOn w:val="21"/>
    <w:link w:val="16"/>
    <w:semiHidden/>
    <w:qFormat/>
    <w:uiPriority w:val="99"/>
    <w:rPr>
      <w:sz w:val="18"/>
      <w:szCs w:val="18"/>
    </w:rPr>
  </w:style>
  <w:style w:type="character" w:customStyle="1" w:styleId="45">
    <w:name w:val="尾注文本 字符"/>
    <w:basedOn w:val="21"/>
    <w:link w:val="12"/>
    <w:semiHidden/>
    <w:qFormat/>
    <w:uiPriority w:val="99"/>
  </w:style>
  <w:style w:type="character" w:customStyle="1" w:styleId="46">
    <w:name w:val="页眉 字符"/>
    <w:basedOn w:val="21"/>
    <w:link w:val="14"/>
    <w:qFormat/>
    <w:uiPriority w:val="99"/>
    <w:rPr>
      <w:sz w:val="18"/>
      <w:szCs w:val="18"/>
    </w:rPr>
  </w:style>
  <w:style w:type="character" w:customStyle="1" w:styleId="47">
    <w:name w:val="页脚 字符"/>
    <w:basedOn w:val="21"/>
    <w:link w:val="13"/>
    <w:qFormat/>
    <w:uiPriority w:val="99"/>
    <w:rPr>
      <w:sz w:val="18"/>
      <w:szCs w:val="18"/>
    </w:rPr>
  </w:style>
  <w:style w:type="character" w:customStyle="1" w:styleId="48">
    <w:name w:val="批注文字 字符"/>
    <w:basedOn w:val="21"/>
    <w:link w:val="11"/>
    <w:qFormat/>
    <w:uiPriority w:val="0"/>
    <w:rPr>
      <w:rFonts w:hint="default" w:ascii="Calibri" w:hAnsi="Calibri" w:eastAsia="宋体" w:cs="Times New Roman"/>
      <w:kern w:val="2"/>
      <w:sz w:val="21"/>
      <w:szCs w:val="24"/>
    </w:rPr>
  </w:style>
  <w:style w:type="character" w:customStyle="1" w:styleId="49">
    <w:name w:val="批注主题 字符"/>
    <w:basedOn w:val="48"/>
    <w:link w:val="19"/>
    <w:semiHidden/>
    <w:qFormat/>
    <w:uiPriority w:val="99"/>
    <w:rPr>
      <w:rFonts w:hint="default" w:asciiTheme="minorHAnsi" w:hAnsiTheme="minorHAnsi" w:eastAsiaTheme="minorEastAsia" w:cstheme="minorBidi"/>
      <w:b/>
      <w:bCs/>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endnotes" Target="end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file>

<file path=customXml/itemProps1.xml><?xml version="1.0" encoding="utf-8"?>
<ds:datastoreItem xmlns:ds="http://schemas.openxmlformats.org/officeDocument/2006/customXml" ds:itemID="{D803A49D-7A3D-47BF-8BB6-2BE98B6788FB}">
  <ds:schemaRefs/>
</ds:datastoreItem>
</file>

<file path=docProps/app.xml><?xml version="1.0" encoding="utf-8"?>
<Properties xmlns="http://schemas.openxmlformats.org/officeDocument/2006/extended-properties" xmlns:vt="http://schemas.openxmlformats.org/officeDocument/2006/docPropsVTypes">
  <Template>Normal</Template>
  <Pages>25</Pages>
  <Words>15173</Words>
  <Characters>16256</Characters>
  <Lines>118</Lines>
  <Paragraphs>33</Paragraphs>
  <TotalTime>1472</TotalTime>
  <ScaleCrop>false</ScaleCrop>
  <LinksUpToDate>false</LinksUpToDate>
  <CharactersWithSpaces>16486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2025-07-03T16:08:00Z</dcterms:created>
  <dc:creator>弘宇 胡</dc:creator>
  <cp:lastModifiedBy>舟鹤</cp:lastModifiedBy>
  <dcterms:modified xsi:type="dcterms:W3CDTF">2025-07-25T16:22:18Z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eyJoZGlkIjoiNGMyYmVjYmU0NzU5ZGEzNDE3MzU5ZjVlMDJjMDE5MTYiLCJ1c2VySWQiOiIzMTA5OTc3ODQifQ==</vt:lpwstr>
  </property>
  <property fmtid="{D5CDD505-2E9C-101B-9397-08002B2CF9AE}" pid="3" name="KSOProductBuildVer">
    <vt:lpwstr>2052-12.1.0.21915</vt:lpwstr>
  </property>
  <property fmtid="{D5CDD505-2E9C-101B-9397-08002B2CF9AE}" pid="4" name="ICV">
    <vt:lpwstr>5FE39AB2923B8F4C61DD7C68A047DCBE_43</vt:lpwstr>
  </property>
</Properties>
</file>